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E3CA84" w14:textId="6204971E" w:rsidR="00E93131" w:rsidRPr="00AD5C53" w:rsidRDefault="00D33DC2" w:rsidP="00E93131">
      <w:pPr>
        <w:jc w:val="center"/>
        <w:rPr>
          <w:b/>
          <w:sz w:val="44"/>
        </w:rPr>
      </w:pPr>
      <w:r w:rsidRPr="00AD5C53">
        <w:rPr>
          <w:b/>
          <w:sz w:val="44"/>
        </w:rPr>
        <w:t>MGen CA3 rules</w:t>
      </w:r>
    </w:p>
    <w:sdt>
      <w:sdtPr>
        <w:rPr>
          <w:rFonts w:asciiTheme="minorHAnsi" w:eastAsiaTheme="minorHAnsi" w:hAnsiTheme="minorHAnsi" w:cstheme="minorBidi"/>
          <w:color w:val="auto"/>
          <w:sz w:val="22"/>
          <w:szCs w:val="22"/>
        </w:rPr>
        <w:id w:val="-1145586160"/>
        <w:docPartObj>
          <w:docPartGallery w:val="Table of Contents"/>
          <w:docPartUnique/>
        </w:docPartObj>
      </w:sdtPr>
      <w:sdtEndPr>
        <w:rPr>
          <w:b/>
          <w:bCs/>
        </w:rPr>
      </w:sdtEndPr>
      <w:sdtContent>
        <w:p w14:paraId="60533324" w14:textId="750B748A" w:rsidR="00181C4E" w:rsidRPr="00AD5C53" w:rsidRDefault="00181C4E" w:rsidP="00510288">
          <w:pPr>
            <w:pStyle w:val="af0"/>
            <w:spacing w:line="240" w:lineRule="auto"/>
          </w:pPr>
          <w:r w:rsidRPr="00AD5C53">
            <w:t>Contents</w:t>
          </w:r>
        </w:p>
        <w:p w14:paraId="1400CCB4" w14:textId="18CD54C0" w:rsidR="00D07015" w:rsidRPr="00AD5C53" w:rsidRDefault="00D07015">
          <w:pPr>
            <w:pStyle w:val="11"/>
            <w:tabs>
              <w:tab w:val="right" w:pos="9679"/>
            </w:tabs>
            <w:rPr>
              <w:rFonts w:asciiTheme="minorHAnsi" w:eastAsiaTheme="minorEastAsia" w:hAnsiTheme="minorHAnsi" w:cstheme="minorBidi"/>
              <w:b w:val="0"/>
              <w:bCs w:val="0"/>
              <w:caps w:val="0"/>
              <w:sz w:val="22"/>
              <w:szCs w:val="22"/>
            </w:rPr>
          </w:pPr>
          <w:r w:rsidRPr="00AD5C53">
            <w:fldChar w:fldCharType="begin"/>
          </w:r>
          <w:r w:rsidRPr="00AD5C53">
            <w:instrText xml:space="preserve"> TOC \o "1-3" \h \z \u </w:instrText>
          </w:r>
          <w:r w:rsidRPr="00AD5C53">
            <w:fldChar w:fldCharType="separate"/>
          </w:r>
          <w:hyperlink w:anchor="_Toc529284332" w:history="1">
            <w:r w:rsidRPr="00AD5C53">
              <w:rPr>
                <w:rStyle w:val="af1"/>
              </w:rPr>
              <w:t>Definitions, principles and limitations</w:t>
            </w:r>
            <w:r w:rsidRPr="00AD5C53">
              <w:rPr>
                <w:webHidden/>
              </w:rPr>
              <w:tab/>
            </w:r>
            <w:r w:rsidRPr="00AD5C53">
              <w:rPr>
                <w:webHidden/>
              </w:rPr>
              <w:fldChar w:fldCharType="begin"/>
            </w:r>
            <w:r w:rsidRPr="00AD5C53">
              <w:rPr>
                <w:webHidden/>
              </w:rPr>
              <w:instrText xml:space="preserve"> PAGEREF _Toc529284332 \h </w:instrText>
            </w:r>
            <w:r w:rsidRPr="00AD5C53">
              <w:rPr>
                <w:webHidden/>
              </w:rPr>
            </w:r>
            <w:r w:rsidRPr="00AD5C53">
              <w:rPr>
                <w:webHidden/>
              </w:rPr>
              <w:fldChar w:fldCharType="separate"/>
            </w:r>
            <w:r w:rsidRPr="00AD5C53">
              <w:rPr>
                <w:webHidden/>
              </w:rPr>
              <w:t>3</w:t>
            </w:r>
            <w:r w:rsidRPr="00AD5C53">
              <w:rPr>
                <w:webHidden/>
              </w:rPr>
              <w:fldChar w:fldCharType="end"/>
            </w:r>
          </w:hyperlink>
        </w:p>
        <w:p w14:paraId="7DB9CA36" w14:textId="7FFFAF4E" w:rsidR="00D07015" w:rsidRPr="00AD5C53" w:rsidRDefault="00B87ADD">
          <w:pPr>
            <w:pStyle w:val="21"/>
            <w:tabs>
              <w:tab w:val="right" w:pos="9679"/>
            </w:tabs>
            <w:rPr>
              <w:rFonts w:eastAsiaTheme="minorEastAsia" w:cstheme="minorBidi"/>
              <w:b w:val="0"/>
              <w:bCs w:val="0"/>
              <w:sz w:val="22"/>
              <w:szCs w:val="22"/>
            </w:rPr>
          </w:pPr>
          <w:hyperlink w:anchor="_Toc529284333" w:history="1">
            <w:r w:rsidR="00D07015" w:rsidRPr="00AD5C53">
              <w:rPr>
                <w:rStyle w:val="af1"/>
              </w:rPr>
              <w:t>Definitions</w:t>
            </w:r>
            <w:r w:rsidR="00D07015" w:rsidRPr="00AD5C53">
              <w:rPr>
                <w:webHidden/>
              </w:rPr>
              <w:tab/>
            </w:r>
            <w:r w:rsidR="00D07015" w:rsidRPr="00AD5C53">
              <w:rPr>
                <w:webHidden/>
              </w:rPr>
              <w:fldChar w:fldCharType="begin"/>
            </w:r>
            <w:r w:rsidR="00D07015" w:rsidRPr="00AD5C53">
              <w:rPr>
                <w:webHidden/>
              </w:rPr>
              <w:instrText xml:space="preserve"> PAGEREF _Toc529284333 \h </w:instrText>
            </w:r>
            <w:r w:rsidR="00D07015" w:rsidRPr="00AD5C53">
              <w:rPr>
                <w:webHidden/>
              </w:rPr>
            </w:r>
            <w:r w:rsidR="00D07015" w:rsidRPr="00AD5C53">
              <w:rPr>
                <w:webHidden/>
              </w:rPr>
              <w:fldChar w:fldCharType="separate"/>
            </w:r>
            <w:r w:rsidR="00D07015" w:rsidRPr="00AD5C53">
              <w:rPr>
                <w:webHidden/>
              </w:rPr>
              <w:t>3</w:t>
            </w:r>
            <w:r w:rsidR="00D07015" w:rsidRPr="00AD5C53">
              <w:rPr>
                <w:webHidden/>
              </w:rPr>
              <w:fldChar w:fldCharType="end"/>
            </w:r>
          </w:hyperlink>
        </w:p>
        <w:p w14:paraId="5B8F7BFE" w14:textId="409255D3" w:rsidR="00D07015" w:rsidRPr="00AD5C53" w:rsidRDefault="00B87ADD">
          <w:pPr>
            <w:pStyle w:val="31"/>
            <w:tabs>
              <w:tab w:val="left" w:pos="660"/>
              <w:tab w:val="right" w:pos="9679"/>
            </w:tabs>
            <w:rPr>
              <w:rFonts w:eastAsiaTheme="minorEastAsia" w:cstheme="minorBidi"/>
              <w:sz w:val="22"/>
              <w:szCs w:val="22"/>
            </w:rPr>
          </w:pPr>
          <w:hyperlink w:anchor="_Toc529284334" w:history="1">
            <w:r w:rsidR="00D07015" w:rsidRPr="00AD5C53">
              <w:rPr>
                <w:rStyle w:val="af1"/>
              </w:rPr>
              <w:t>1.</w:t>
            </w:r>
            <w:r w:rsidR="00D07015" w:rsidRPr="00AD5C53">
              <w:rPr>
                <w:rFonts w:eastAsiaTheme="minorEastAsia" w:cstheme="minorBidi"/>
                <w:sz w:val="22"/>
                <w:szCs w:val="22"/>
              </w:rPr>
              <w:tab/>
            </w:r>
            <w:r w:rsidR="00D07015" w:rsidRPr="00AD5C53">
              <w:rPr>
                <w:rStyle w:val="af1"/>
              </w:rPr>
              <w:t>Counterpoint</w:t>
            </w:r>
            <w:r w:rsidR="00D07015" w:rsidRPr="00AD5C53">
              <w:rPr>
                <w:webHidden/>
              </w:rPr>
              <w:tab/>
            </w:r>
            <w:r w:rsidR="00D07015" w:rsidRPr="00AD5C53">
              <w:rPr>
                <w:webHidden/>
              </w:rPr>
              <w:fldChar w:fldCharType="begin"/>
            </w:r>
            <w:r w:rsidR="00D07015" w:rsidRPr="00AD5C53">
              <w:rPr>
                <w:webHidden/>
              </w:rPr>
              <w:instrText xml:space="preserve"> PAGEREF _Toc529284334 \h </w:instrText>
            </w:r>
            <w:r w:rsidR="00D07015" w:rsidRPr="00AD5C53">
              <w:rPr>
                <w:webHidden/>
              </w:rPr>
            </w:r>
            <w:r w:rsidR="00D07015" w:rsidRPr="00AD5C53">
              <w:rPr>
                <w:webHidden/>
              </w:rPr>
              <w:fldChar w:fldCharType="separate"/>
            </w:r>
            <w:r w:rsidR="00D07015" w:rsidRPr="00AD5C53">
              <w:rPr>
                <w:webHidden/>
              </w:rPr>
              <w:t>3</w:t>
            </w:r>
            <w:r w:rsidR="00D07015" w:rsidRPr="00AD5C53">
              <w:rPr>
                <w:webHidden/>
              </w:rPr>
              <w:fldChar w:fldCharType="end"/>
            </w:r>
          </w:hyperlink>
        </w:p>
        <w:p w14:paraId="2A949B36" w14:textId="279E8B33" w:rsidR="00D07015" w:rsidRPr="00AD5C53" w:rsidRDefault="00B87ADD">
          <w:pPr>
            <w:pStyle w:val="31"/>
            <w:tabs>
              <w:tab w:val="left" w:pos="660"/>
              <w:tab w:val="right" w:pos="9679"/>
            </w:tabs>
            <w:rPr>
              <w:rFonts w:eastAsiaTheme="minorEastAsia" w:cstheme="minorBidi"/>
              <w:sz w:val="22"/>
              <w:szCs w:val="22"/>
            </w:rPr>
          </w:pPr>
          <w:hyperlink w:anchor="_Toc529284335" w:history="1">
            <w:r w:rsidR="00D07015" w:rsidRPr="00AD5C53">
              <w:rPr>
                <w:rStyle w:val="af1"/>
              </w:rPr>
              <w:t>2.</w:t>
            </w:r>
            <w:r w:rsidR="00D07015" w:rsidRPr="00AD5C53">
              <w:rPr>
                <w:rFonts w:eastAsiaTheme="minorEastAsia" w:cstheme="minorBidi"/>
                <w:sz w:val="22"/>
                <w:szCs w:val="22"/>
              </w:rPr>
              <w:tab/>
            </w:r>
            <w:r w:rsidR="00D07015" w:rsidRPr="00AD5C53">
              <w:rPr>
                <w:rStyle w:val="af1"/>
              </w:rPr>
              <w:t>Strict counterpoint</w:t>
            </w:r>
            <w:r w:rsidR="00D07015" w:rsidRPr="00AD5C53">
              <w:rPr>
                <w:webHidden/>
              </w:rPr>
              <w:tab/>
            </w:r>
            <w:r w:rsidR="00D07015" w:rsidRPr="00AD5C53">
              <w:rPr>
                <w:webHidden/>
              </w:rPr>
              <w:fldChar w:fldCharType="begin"/>
            </w:r>
            <w:r w:rsidR="00D07015" w:rsidRPr="00AD5C53">
              <w:rPr>
                <w:webHidden/>
              </w:rPr>
              <w:instrText xml:space="preserve"> PAGEREF _Toc529284335 \h </w:instrText>
            </w:r>
            <w:r w:rsidR="00D07015" w:rsidRPr="00AD5C53">
              <w:rPr>
                <w:webHidden/>
              </w:rPr>
            </w:r>
            <w:r w:rsidR="00D07015" w:rsidRPr="00AD5C53">
              <w:rPr>
                <w:webHidden/>
              </w:rPr>
              <w:fldChar w:fldCharType="separate"/>
            </w:r>
            <w:r w:rsidR="00D07015" w:rsidRPr="00AD5C53">
              <w:rPr>
                <w:webHidden/>
              </w:rPr>
              <w:t>3</w:t>
            </w:r>
            <w:r w:rsidR="00D07015" w:rsidRPr="00AD5C53">
              <w:rPr>
                <w:webHidden/>
              </w:rPr>
              <w:fldChar w:fldCharType="end"/>
            </w:r>
          </w:hyperlink>
        </w:p>
        <w:p w14:paraId="22133B97" w14:textId="63513EFE" w:rsidR="00D07015" w:rsidRPr="00AD5C53" w:rsidRDefault="00B87ADD">
          <w:pPr>
            <w:pStyle w:val="31"/>
            <w:tabs>
              <w:tab w:val="left" w:pos="660"/>
              <w:tab w:val="right" w:pos="9679"/>
            </w:tabs>
            <w:rPr>
              <w:rFonts w:eastAsiaTheme="minorEastAsia" w:cstheme="minorBidi"/>
              <w:sz w:val="22"/>
              <w:szCs w:val="22"/>
            </w:rPr>
          </w:pPr>
          <w:hyperlink w:anchor="_Toc529284336" w:history="1">
            <w:r w:rsidR="00D07015" w:rsidRPr="00AD5C53">
              <w:rPr>
                <w:rStyle w:val="af1"/>
              </w:rPr>
              <w:t>3.</w:t>
            </w:r>
            <w:r w:rsidR="00D07015" w:rsidRPr="00AD5C53">
              <w:rPr>
                <w:rFonts w:eastAsiaTheme="minorEastAsia" w:cstheme="minorBidi"/>
                <w:sz w:val="22"/>
                <w:szCs w:val="22"/>
              </w:rPr>
              <w:tab/>
            </w:r>
            <w:r w:rsidR="00D07015" w:rsidRPr="00AD5C53">
              <w:rPr>
                <w:rStyle w:val="af1"/>
              </w:rPr>
              <w:t>Cantus firmus</w:t>
            </w:r>
            <w:r w:rsidR="00D07015" w:rsidRPr="00AD5C53">
              <w:rPr>
                <w:webHidden/>
              </w:rPr>
              <w:tab/>
            </w:r>
            <w:r w:rsidR="00D07015" w:rsidRPr="00AD5C53">
              <w:rPr>
                <w:webHidden/>
              </w:rPr>
              <w:fldChar w:fldCharType="begin"/>
            </w:r>
            <w:r w:rsidR="00D07015" w:rsidRPr="00AD5C53">
              <w:rPr>
                <w:webHidden/>
              </w:rPr>
              <w:instrText xml:space="preserve"> PAGEREF _Toc529284336 \h </w:instrText>
            </w:r>
            <w:r w:rsidR="00D07015" w:rsidRPr="00AD5C53">
              <w:rPr>
                <w:webHidden/>
              </w:rPr>
            </w:r>
            <w:r w:rsidR="00D07015" w:rsidRPr="00AD5C53">
              <w:rPr>
                <w:webHidden/>
              </w:rPr>
              <w:fldChar w:fldCharType="separate"/>
            </w:r>
            <w:r w:rsidR="00D07015" w:rsidRPr="00AD5C53">
              <w:rPr>
                <w:webHidden/>
              </w:rPr>
              <w:t>3</w:t>
            </w:r>
            <w:r w:rsidR="00D07015" w:rsidRPr="00AD5C53">
              <w:rPr>
                <w:webHidden/>
              </w:rPr>
              <w:fldChar w:fldCharType="end"/>
            </w:r>
          </w:hyperlink>
        </w:p>
        <w:p w14:paraId="56E1C295" w14:textId="359CD3DF" w:rsidR="00D07015" w:rsidRPr="00AD5C53" w:rsidRDefault="00B87ADD">
          <w:pPr>
            <w:pStyle w:val="21"/>
            <w:tabs>
              <w:tab w:val="right" w:pos="9679"/>
            </w:tabs>
            <w:rPr>
              <w:rFonts w:eastAsiaTheme="minorEastAsia" w:cstheme="minorBidi"/>
              <w:b w:val="0"/>
              <w:bCs w:val="0"/>
              <w:sz w:val="22"/>
              <w:szCs w:val="22"/>
            </w:rPr>
          </w:pPr>
          <w:hyperlink w:anchor="_Toc529284337" w:history="1">
            <w:r w:rsidR="00D07015" w:rsidRPr="00AD5C53">
              <w:rPr>
                <w:rStyle w:val="af1"/>
              </w:rPr>
              <w:t>Principles</w:t>
            </w:r>
            <w:r w:rsidR="00D07015" w:rsidRPr="00AD5C53">
              <w:rPr>
                <w:webHidden/>
              </w:rPr>
              <w:tab/>
            </w:r>
            <w:r w:rsidR="00D07015" w:rsidRPr="00AD5C53">
              <w:rPr>
                <w:webHidden/>
              </w:rPr>
              <w:fldChar w:fldCharType="begin"/>
            </w:r>
            <w:r w:rsidR="00D07015" w:rsidRPr="00AD5C53">
              <w:rPr>
                <w:webHidden/>
              </w:rPr>
              <w:instrText xml:space="preserve"> PAGEREF _Toc529284337 \h </w:instrText>
            </w:r>
            <w:r w:rsidR="00D07015" w:rsidRPr="00AD5C53">
              <w:rPr>
                <w:webHidden/>
              </w:rPr>
            </w:r>
            <w:r w:rsidR="00D07015" w:rsidRPr="00AD5C53">
              <w:rPr>
                <w:webHidden/>
              </w:rPr>
              <w:fldChar w:fldCharType="separate"/>
            </w:r>
            <w:r w:rsidR="00D07015" w:rsidRPr="00AD5C53">
              <w:rPr>
                <w:webHidden/>
              </w:rPr>
              <w:t>3</w:t>
            </w:r>
            <w:r w:rsidR="00D07015" w:rsidRPr="00AD5C53">
              <w:rPr>
                <w:webHidden/>
              </w:rPr>
              <w:fldChar w:fldCharType="end"/>
            </w:r>
          </w:hyperlink>
        </w:p>
        <w:p w14:paraId="2DF2A6D8" w14:textId="4CE44BA4" w:rsidR="00D07015" w:rsidRPr="00AD5C53" w:rsidRDefault="00B87ADD">
          <w:pPr>
            <w:pStyle w:val="31"/>
            <w:tabs>
              <w:tab w:val="left" w:pos="660"/>
              <w:tab w:val="right" w:pos="9679"/>
            </w:tabs>
            <w:rPr>
              <w:rFonts w:eastAsiaTheme="minorEastAsia" w:cstheme="minorBidi"/>
              <w:sz w:val="22"/>
              <w:szCs w:val="22"/>
            </w:rPr>
          </w:pPr>
          <w:hyperlink w:anchor="_Toc529284338" w:history="1">
            <w:r w:rsidR="00D07015" w:rsidRPr="00AD5C53">
              <w:rPr>
                <w:rStyle w:val="af1"/>
              </w:rPr>
              <w:t>4.</w:t>
            </w:r>
            <w:r w:rsidR="00D07015" w:rsidRPr="00AD5C53">
              <w:rPr>
                <w:rFonts w:eastAsiaTheme="minorEastAsia" w:cstheme="minorBidi"/>
                <w:sz w:val="22"/>
                <w:szCs w:val="22"/>
              </w:rPr>
              <w:tab/>
            </w:r>
            <w:r w:rsidR="00D07015" w:rsidRPr="00AD5C53">
              <w:rPr>
                <w:rStyle w:val="af1"/>
              </w:rPr>
              <w:t>Modes</w:t>
            </w:r>
            <w:r w:rsidR="00D07015" w:rsidRPr="00AD5C53">
              <w:rPr>
                <w:webHidden/>
              </w:rPr>
              <w:tab/>
            </w:r>
            <w:r w:rsidR="00D07015" w:rsidRPr="00AD5C53">
              <w:rPr>
                <w:webHidden/>
              </w:rPr>
              <w:fldChar w:fldCharType="begin"/>
            </w:r>
            <w:r w:rsidR="00D07015" w:rsidRPr="00AD5C53">
              <w:rPr>
                <w:webHidden/>
              </w:rPr>
              <w:instrText xml:space="preserve"> PAGEREF _Toc529284338 \h </w:instrText>
            </w:r>
            <w:r w:rsidR="00D07015" w:rsidRPr="00AD5C53">
              <w:rPr>
                <w:webHidden/>
              </w:rPr>
            </w:r>
            <w:r w:rsidR="00D07015" w:rsidRPr="00AD5C53">
              <w:rPr>
                <w:webHidden/>
              </w:rPr>
              <w:fldChar w:fldCharType="separate"/>
            </w:r>
            <w:r w:rsidR="00D07015" w:rsidRPr="00AD5C53">
              <w:rPr>
                <w:webHidden/>
              </w:rPr>
              <w:t>3</w:t>
            </w:r>
            <w:r w:rsidR="00D07015" w:rsidRPr="00AD5C53">
              <w:rPr>
                <w:webHidden/>
              </w:rPr>
              <w:fldChar w:fldCharType="end"/>
            </w:r>
          </w:hyperlink>
        </w:p>
        <w:p w14:paraId="50F788B4" w14:textId="71D87402" w:rsidR="00D07015" w:rsidRPr="00AD5C53" w:rsidRDefault="00B87ADD">
          <w:pPr>
            <w:pStyle w:val="31"/>
            <w:tabs>
              <w:tab w:val="left" w:pos="660"/>
              <w:tab w:val="right" w:pos="9679"/>
            </w:tabs>
            <w:rPr>
              <w:rFonts w:eastAsiaTheme="minorEastAsia" w:cstheme="minorBidi"/>
              <w:sz w:val="22"/>
              <w:szCs w:val="22"/>
            </w:rPr>
          </w:pPr>
          <w:hyperlink w:anchor="_Toc529284339" w:history="1">
            <w:r w:rsidR="00D07015" w:rsidRPr="00AD5C53">
              <w:rPr>
                <w:rStyle w:val="af1"/>
              </w:rPr>
              <w:t>5.</w:t>
            </w:r>
            <w:r w:rsidR="00D07015" w:rsidRPr="00AD5C53">
              <w:rPr>
                <w:rFonts w:eastAsiaTheme="minorEastAsia" w:cstheme="minorBidi"/>
                <w:sz w:val="22"/>
                <w:szCs w:val="22"/>
              </w:rPr>
              <w:tab/>
            </w:r>
            <w:r w:rsidR="00D07015" w:rsidRPr="00AD5C53">
              <w:rPr>
                <w:rStyle w:val="af1"/>
              </w:rPr>
              <w:t>Main principles of combining the voices</w:t>
            </w:r>
            <w:r w:rsidR="00D07015" w:rsidRPr="00AD5C53">
              <w:rPr>
                <w:webHidden/>
              </w:rPr>
              <w:tab/>
            </w:r>
            <w:r w:rsidR="00D07015" w:rsidRPr="00AD5C53">
              <w:rPr>
                <w:webHidden/>
              </w:rPr>
              <w:fldChar w:fldCharType="begin"/>
            </w:r>
            <w:r w:rsidR="00D07015" w:rsidRPr="00AD5C53">
              <w:rPr>
                <w:webHidden/>
              </w:rPr>
              <w:instrText xml:space="preserve"> PAGEREF _Toc529284339 \h </w:instrText>
            </w:r>
            <w:r w:rsidR="00D07015" w:rsidRPr="00AD5C53">
              <w:rPr>
                <w:webHidden/>
              </w:rPr>
            </w:r>
            <w:r w:rsidR="00D07015" w:rsidRPr="00AD5C53">
              <w:rPr>
                <w:webHidden/>
              </w:rPr>
              <w:fldChar w:fldCharType="separate"/>
            </w:r>
            <w:r w:rsidR="00D07015" w:rsidRPr="00AD5C53">
              <w:rPr>
                <w:webHidden/>
              </w:rPr>
              <w:t>3</w:t>
            </w:r>
            <w:r w:rsidR="00D07015" w:rsidRPr="00AD5C53">
              <w:rPr>
                <w:webHidden/>
              </w:rPr>
              <w:fldChar w:fldCharType="end"/>
            </w:r>
          </w:hyperlink>
        </w:p>
        <w:p w14:paraId="4344523C" w14:textId="57E4F39C" w:rsidR="00D07015" w:rsidRPr="00AD5C53" w:rsidRDefault="00B87ADD">
          <w:pPr>
            <w:pStyle w:val="31"/>
            <w:tabs>
              <w:tab w:val="left" w:pos="660"/>
              <w:tab w:val="right" w:pos="9679"/>
            </w:tabs>
            <w:rPr>
              <w:rFonts w:eastAsiaTheme="minorEastAsia" w:cstheme="minorBidi"/>
              <w:sz w:val="22"/>
              <w:szCs w:val="22"/>
            </w:rPr>
          </w:pPr>
          <w:hyperlink w:anchor="_Toc529284340" w:history="1">
            <w:r w:rsidR="00D07015" w:rsidRPr="00AD5C53">
              <w:rPr>
                <w:rStyle w:val="af1"/>
              </w:rPr>
              <w:t>6.</w:t>
            </w:r>
            <w:r w:rsidR="00D07015" w:rsidRPr="00AD5C53">
              <w:rPr>
                <w:rFonts w:eastAsiaTheme="minorEastAsia" w:cstheme="minorBidi"/>
                <w:sz w:val="22"/>
                <w:szCs w:val="22"/>
              </w:rPr>
              <w:tab/>
            </w:r>
            <w:r w:rsidR="00D07015" w:rsidRPr="00AD5C53">
              <w:rPr>
                <w:rStyle w:val="af1"/>
              </w:rPr>
              <w:t>Harmonic and melodic notes</w:t>
            </w:r>
            <w:r w:rsidR="00D07015" w:rsidRPr="00AD5C53">
              <w:rPr>
                <w:webHidden/>
              </w:rPr>
              <w:tab/>
            </w:r>
            <w:r w:rsidR="00D07015" w:rsidRPr="00AD5C53">
              <w:rPr>
                <w:webHidden/>
              </w:rPr>
              <w:fldChar w:fldCharType="begin"/>
            </w:r>
            <w:r w:rsidR="00D07015" w:rsidRPr="00AD5C53">
              <w:rPr>
                <w:webHidden/>
              </w:rPr>
              <w:instrText xml:space="preserve"> PAGEREF _Toc529284340 \h </w:instrText>
            </w:r>
            <w:r w:rsidR="00D07015" w:rsidRPr="00AD5C53">
              <w:rPr>
                <w:webHidden/>
              </w:rPr>
            </w:r>
            <w:r w:rsidR="00D07015" w:rsidRPr="00AD5C53">
              <w:rPr>
                <w:webHidden/>
              </w:rPr>
              <w:fldChar w:fldCharType="separate"/>
            </w:r>
            <w:r w:rsidR="00D07015" w:rsidRPr="00AD5C53">
              <w:rPr>
                <w:webHidden/>
              </w:rPr>
              <w:t>4</w:t>
            </w:r>
            <w:r w:rsidR="00D07015" w:rsidRPr="00AD5C53">
              <w:rPr>
                <w:webHidden/>
              </w:rPr>
              <w:fldChar w:fldCharType="end"/>
            </w:r>
          </w:hyperlink>
        </w:p>
        <w:p w14:paraId="2F139067" w14:textId="2E78324E" w:rsidR="00D07015" w:rsidRPr="00AD5C53" w:rsidRDefault="00B87ADD">
          <w:pPr>
            <w:pStyle w:val="31"/>
            <w:tabs>
              <w:tab w:val="left" w:pos="660"/>
              <w:tab w:val="right" w:pos="9679"/>
            </w:tabs>
            <w:rPr>
              <w:rFonts w:eastAsiaTheme="minorEastAsia" w:cstheme="minorBidi"/>
              <w:sz w:val="22"/>
              <w:szCs w:val="22"/>
            </w:rPr>
          </w:pPr>
          <w:hyperlink w:anchor="_Toc529284341" w:history="1">
            <w:r w:rsidR="00D07015" w:rsidRPr="00AD5C53">
              <w:rPr>
                <w:rStyle w:val="af1"/>
              </w:rPr>
              <w:t>7.</w:t>
            </w:r>
            <w:r w:rsidR="00D07015" w:rsidRPr="00AD5C53">
              <w:rPr>
                <w:rFonts w:eastAsiaTheme="minorEastAsia" w:cstheme="minorBidi"/>
                <w:sz w:val="22"/>
                <w:szCs w:val="22"/>
              </w:rPr>
              <w:tab/>
            </w:r>
            <w:r w:rsidR="00D07015" w:rsidRPr="00AD5C53">
              <w:rPr>
                <w:rStyle w:val="af1"/>
              </w:rPr>
              <w:t>Harmonic intervals</w:t>
            </w:r>
            <w:r w:rsidR="00D07015" w:rsidRPr="00AD5C53">
              <w:rPr>
                <w:webHidden/>
              </w:rPr>
              <w:tab/>
            </w:r>
            <w:r w:rsidR="00D07015" w:rsidRPr="00AD5C53">
              <w:rPr>
                <w:webHidden/>
              </w:rPr>
              <w:fldChar w:fldCharType="begin"/>
            </w:r>
            <w:r w:rsidR="00D07015" w:rsidRPr="00AD5C53">
              <w:rPr>
                <w:webHidden/>
              </w:rPr>
              <w:instrText xml:space="preserve"> PAGEREF _Toc529284341 \h </w:instrText>
            </w:r>
            <w:r w:rsidR="00D07015" w:rsidRPr="00AD5C53">
              <w:rPr>
                <w:webHidden/>
              </w:rPr>
            </w:r>
            <w:r w:rsidR="00D07015" w:rsidRPr="00AD5C53">
              <w:rPr>
                <w:webHidden/>
              </w:rPr>
              <w:fldChar w:fldCharType="separate"/>
            </w:r>
            <w:r w:rsidR="00D07015" w:rsidRPr="00AD5C53">
              <w:rPr>
                <w:webHidden/>
              </w:rPr>
              <w:t>4</w:t>
            </w:r>
            <w:r w:rsidR="00D07015" w:rsidRPr="00AD5C53">
              <w:rPr>
                <w:webHidden/>
              </w:rPr>
              <w:fldChar w:fldCharType="end"/>
            </w:r>
          </w:hyperlink>
        </w:p>
        <w:p w14:paraId="1C9799A2" w14:textId="0A514423" w:rsidR="00D07015" w:rsidRPr="00AD5C53" w:rsidRDefault="00B87ADD">
          <w:pPr>
            <w:pStyle w:val="31"/>
            <w:tabs>
              <w:tab w:val="left" w:pos="660"/>
              <w:tab w:val="right" w:pos="9679"/>
            </w:tabs>
            <w:rPr>
              <w:rFonts w:eastAsiaTheme="minorEastAsia" w:cstheme="minorBidi"/>
              <w:sz w:val="22"/>
              <w:szCs w:val="22"/>
            </w:rPr>
          </w:pPr>
          <w:hyperlink w:anchor="_Toc529284342" w:history="1">
            <w:r w:rsidR="00D07015" w:rsidRPr="00AD5C53">
              <w:rPr>
                <w:rStyle w:val="af1"/>
              </w:rPr>
              <w:t>8.</w:t>
            </w:r>
            <w:r w:rsidR="00D07015" w:rsidRPr="00AD5C53">
              <w:rPr>
                <w:rFonts w:eastAsiaTheme="minorEastAsia" w:cstheme="minorBidi"/>
                <w:sz w:val="22"/>
                <w:szCs w:val="22"/>
              </w:rPr>
              <w:tab/>
            </w:r>
            <w:r w:rsidR="00D07015" w:rsidRPr="00AD5C53">
              <w:rPr>
                <w:rStyle w:val="af1"/>
              </w:rPr>
              <w:t>Chords</w:t>
            </w:r>
            <w:r w:rsidR="00D07015" w:rsidRPr="00AD5C53">
              <w:rPr>
                <w:webHidden/>
              </w:rPr>
              <w:tab/>
            </w:r>
            <w:r w:rsidR="00D07015" w:rsidRPr="00AD5C53">
              <w:rPr>
                <w:webHidden/>
              </w:rPr>
              <w:fldChar w:fldCharType="begin"/>
            </w:r>
            <w:r w:rsidR="00D07015" w:rsidRPr="00AD5C53">
              <w:rPr>
                <w:webHidden/>
              </w:rPr>
              <w:instrText xml:space="preserve"> PAGEREF _Toc529284342 \h </w:instrText>
            </w:r>
            <w:r w:rsidR="00D07015" w:rsidRPr="00AD5C53">
              <w:rPr>
                <w:webHidden/>
              </w:rPr>
            </w:r>
            <w:r w:rsidR="00D07015" w:rsidRPr="00AD5C53">
              <w:rPr>
                <w:webHidden/>
              </w:rPr>
              <w:fldChar w:fldCharType="separate"/>
            </w:r>
            <w:r w:rsidR="00D07015" w:rsidRPr="00AD5C53">
              <w:rPr>
                <w:webHidden/>
              </w:rPr>
              <w:t>5</w:t>
            </w:r>
            <w:r w:rsidR="00D07015" w:rsidRPr="00AD5C53">
              <w:rPr>
                <w:webHidden/>
              </w:rPr>
              <w:fldChar w:fldCharType="end"/>
            </w:r>
          </w:hyperlink>
        </w:p>
        <w:p w14:paraId="7EEDAA00" w14:textId="15625681" w:rsidR="00D07015" w:rsidRPr="00AD5C53" w:rsidRDefault="00B87ADD">
          <w:pPr>
            <w:pStyle w:val="31"/>
            <w:tabs>
              <w:tab w:val="left" w:pos="660"/>
              <w:tab w:val="right" w:pos="9679"/>
            </w:tabs>
            <w:rPr>
              <w:rFonts w:eastAsiaTheme="minorEastAsia" w:cstheme="minorBidi"/>
              <w:sz w:val="22"/>
              <w:szCs w:val="22"/>
            </w:rPr>
          </w:pPr>
          <w:hyperlink w:anchor="_Toc529284344" w:history="1">
            <w:r w:rsidR="00D07015" w:rsidRPr="00AD5C53">
              <w:rPr>
                <w:rStyle w:val="af1"/>
              </w:rPr>
              <w:t>9.</w:t>
            </w:r>
            <w:r w:rsidR="00D07015" w:rsidRPr="00AD5C53">
              <w:rPr>
                <w:rFonts w:eastAsiaTheme="minorEastAsia" w:cstheme="minorBidi"/>
                <w:sz w:val="22"/>
                <w:szCs w:val="22"/>
              </w:rPr>
              <w:tab/>
            </w:r>
            <w:r w:rsidR="00D07015" w:rsidRPr="00AD5C53">
              <w:rPr>
                <w:rStyle w:val="af1"/>
              </w:rPr>
              <w:t>Melodic notes</w:t>
            </w:r>
            <w:r w:rsidR="00D07015" w:rsidRPr="00AD5C53">
              <w:rPr>
                <w:webHidden/>
              </w:rPr>
              <w:tab/>
            </w:r>
            <w:r w:rsidR="00D07015" w:rsidRPr="00AD5C53">
              <w:rPr>
                <w:webHidden/>
              </w:rPr>
              <w:fldChar w:fldCharType="begin"/>
            </w:r>
            <w:r w:rsidR="00D07015" w:rsidRPr="00AD5C53">
              <w:rPr>
                <w:webHidden/>
              </w:rPr>
              <w:instrText xml:space="preserve"> PAGEREF _Toc529284344 \h </w:instrText>
            </w:r>
            <w:r w:rsidR="00D07015" w:rsidRPr="00AD5C53">
              <w:rPr>
                <w:webHidden/>
              </w:rPr>
            </w:r>
            <w:r w:rsidR="00D07015" w:rsidRPr="00AD5C53">
              <w:rPr>
                <w:webHidden/>
              </w:rPr>
              <w:fldChar w:fldCharType="separate"/>
            </w:r>
            <w:r w:rsidR="00D07015" w:rsidRPr="00AD5C53">
              <w:rPr>
                <w:webHidden/>
              </w:rPr>
              <w:t>5</w:t>
            </w:r>
            <w:r w:rsidR="00D07015" w:rsidRPr="00AD5C53">
              <w:rPr>
                <w:webHidden/>
              </w:rPr>
              <w:fldChar w:fldCharType="end"/>
            </w:r>
          </w:hyperlink>
        </w:p>
        <w:p w14:paraId="7E9FAD25" w14:textId="09BD5CA6" w:rsidR="00D07015" w:rsidRPr="00AD5C53" w:rsidRDefault="00B87ADD">
          <w:pPr>
            <w:pStyle w:val="21"/>
            <w:tabs>
              <w:tab w:val="right" w:pos="9679"/>
            </w:tabs>
            <w:rPr>
              <w:rFonts w:eastAsiaTheme="minorEastAsia" w:cstheme="minorBidi"/>
              <w:b w:val="0"/>
              <w:bCs w:val="0"/>
              <w:sz w:val="22"/>
              <w:szCs w:val="22"/>
            </w:rPr>
          </w:pPr>
          <w:hyperlink w:anchor="_Toc529284345" w:history="1">
            <w:r w:rsidR="00D07015" w:rsidRPr="00AD5C53">
              <w:rPr>
                <w:rStyle w:val="af1"/>
              </w:rPr>
              <w:t>Limitations</w:t>
            </w:r>
            <w:r w:rsidR="00D07015" w:rsidRPr="00AD5C53">
              <w:rPr>
                <w:webHidden/>
              </w:rPr>
              <w:tab/>
            </w:r>
            <w:r w:rsidR="00D07015" w:rsidRPr="00AD5C53">
              <w:rPr>
                <w:webHidden/>
              </w:rPr>
              <w:fldChar w:fldCharType="begin"/>
            </w:r>
            <w:r w:rsidR="00D07015" w:rsidRPr="00AD5C53">
              <w:rPr>
                <w:webHidden/>
              </w:rPr>
              <w:instrText xml:space="preserve"> PAGEREF _Toc529284345 \h </w:instrText>
            </w:r>
            <w:r w:rsidR="00D07015" w:rsidRPr="00AD5C53">
              <w:rPr>
                <w:webHidden/>
              </w:rPr>
            </w:r>
            <w:r w:rsidR="00D07015" w:rsidRPr="00AD5C53">
              <w:rPr>
                <w:webHidden/>
              </w:rPr>
              <w:fldChar w:fldCharType="separate"/>
            </w:r>
            <w:r w:rsidR="00D07015" w:rsidRPr="00AD5C53">
              <w:rPr>
                <w:webHidden/>
              </w:rPr>
              <w:t>5</w:t>
            </w:r>
            <w:r w:rsidR="00D07015" w:rsidRPr="00AD5C53">
              <w:rPr>
                <w:webHidden/>
              </w:rPr>
              <w:fldChar w:fldCharType="end"/>
            </w:r>
          </w:hyperlink>
        </w:p>
        <w:p w14:paraId="4EC25B0D" w14:textId="64CC6FDA" w:rsidR="00D07015" w:rsidRPr="00AD5C53" w:rsidRDefault="00B87ADD">
          <w:pPr>
            <w:pStyle w:val="31"/>
            <w:tabs>
              <w:tab w:val="left" w:pos="880"/>
              <w:tab w:val="right" w:pos="9679"/>
            </w:tabs>
            <w:rPr>
              <w:rFonts w:eastAsiaTheme="minorEastAsia" w:cstheme="minorBidi"/>
              <w:sz w:val="22"/>
              <w:szCs w:val="22"/>
            </w:rPr>
          </w:pPr>
          <w:hyperlink w:anchor="_Toc529284346" w:history="1">
            <w:r w:rsidR="00D07015" w:rsidRPr="00AD5C53">
              <w:rPr>
                <w:rStyle w:val="af1"/>
              </w:rPr>
              <w:t>10.</w:t>
            </w:r>
            <w:r w:rsidR="00D07015" w:rsidRPr="00AD5C53">
              <w:rPr>
                <w:rFonts w:eastAsiaTheme="minorEastAsia" w:cstheme="minorBidi"/>
                <w:sz w:val="22"/>
                <w:szCs w:val="22"/>
              </w:rPr>
              <w:tab/>
            </w:r>
            <w:r w:rsidR="00D07015" w:rsidRPr="00AD5C53">
              <w:rPr>
                <w:rStyle w:val="af1"/>
              </w:rPr>
              <w:t>Number of voices</w:t>
            </w:r>
            <w:r w:rsidR="00D07015" w:rsidRPr="00AD5C53">
              <w:rPr>
                <w:webHidden/>
              </w:rPr>
              <w:tab/>
            </w:r>
            <w:r w:rsidR="00D07015" w:rsidRPr="00AD5C53">
              <w:rPr>
                <w:webHidden/>
              </w:rPr>
              <w:fldChar w:fldCharType="begin"/>
            </w:r>
            <w:r w:rsidR="00D07015" w:rsidRPr="00AD5C53">
              <w:rPr>
                <w:webHidden/>
              </w:rPr>
              <w:instrText xml:space="preserve"> PAGEREF _Toc529284346 \h </w:instrText>
            </w:r>
            <w:r w:rsidR="00D07015" w:rsidRPr="00AD5C53">
              <w:rPr>
                <w:webHidden/>
              </w:rPr>
            </w:r>
            <w:r w:rsidR="00D07015" w:rsidRPr="00AD5C53">
              <w:rPr>
                <w:webHidden/>
              </w:rPr>
              <w:fldChar w:fldCharType="separate"/>
            </w:r>
            <w:r w:rsidR="00D07015" w:rsidRPr="00AD5C53">
              <w:rPr>
                <w:webHidden/>
              </w:rPr>
              <w:t>5</w:t>
            </w:r>
            <w:r w:rsidR="00D07015" w:rsidRPr="00AD5C53">
              <w:rPr>
                <w:webHidden/>
              </w:rPr>
              <w:fldChar w:fldCharType="end"/>
            </w:r>
          </w:hyperlink>
        </w:p>
        <w:p w14:paraId="112BF03F" w14:textId="5EBBD0A4" w:rsidR="00D07015" w:rsidRPr="00AD5C53" w:rsidRDefault="00B87ADD">
          <w:pPr>
            <w:pStyle w:val="31"/>
            <w:tabs>
              <w:tab w:val="left" w:pos="880"/>
              <w:tab w:val="right" w:pos="9679"/>
            </w:tabs>
            <w:rPr>
              <w:rFonts w:eastAsiaTheme="minorEastAsia" w:cstheme="minorBidi"/>
              <w:sz w:val="22"/>
              <w:szCs w:val="22"/>
            </w:rPr>
          </w:pPr>
          <w:hyperlink w:anchor="_Toc529284347" w:history="1">
            <w:r w:rsidR="00D07015" w:rsidRPr="00AD5C53">
              <w:rPr>
                <w:rStyle w:val="af1"/>
              </w:rPr>
              <w:t>11.</w:t>
            </w:r>
            <w:r w:rsidR="00D07015" w:rsidRPr="00AD5C53">
              <w:rPr>
                <w:rFonts w:eastAsiaTheme="minorEastAsia" w:cstheme="minorBidi"/>
                <w:sz w:val="22"/>
                <w:szCs w:val="22"/>
              </w:rPr>
              <w:tab/>
            </w:r>
            <w:r w:rsidR="00D07015" w:rsidRPr="00AD5C53">
              <w:rPr>
                <w:rStyle w:val="af1"/>
              </w:rPr>
              <w:t>Vocal ranges</w:t>
            </w:r>
            <w:r w:rsidR="00D07015" w:rsidRPr="00AD5C53">
              <w:rPr>
                <w:webHidden/>
              </w:rPr>
              <w:tab/>
            </w:r>
            <w:r w:rsidR="00D07015" w:rsidRPr="00AD5C53">
              <w:rPr>
                <w:webHidden/>
              </w:rPr>
              <w:fldChar w:fldCharType="begin"/>
            </w:r>
            <w:r w:rsidR="00D07015" w:rsidRPr="00AD5C53">
              <w:rPr>
                <w:webHidden/>
              </w:rPr>
              <w:instrText xml:space="preserve"> PAGEREF _Toc529284347 \h </w:instrText>
            </w:r>
            <w:r w:rsidR="00D07015" w:rsidRPr="00AD5C53">
              <w:rPr>
                <w:webHidden/>
              </w:rPr>
            </w:r>
            <w:r w:rsidR="00D07015" w:rsidRPr="00AD5C53">
              <w:rPr>
                <w:webHidden/>
              </w:rPr>
              <w:fldChar w:fldCharType="separate"/>
            </w:r>
            <w:r w:rsidR="00D07015" w:rsidRPr="00AD5C53">
              <w:rPr>
                <w:webHidden/>
              </w:rPr>
              <w:t>5</w:t>
            </w:r>
            <w:r w:rsidR="00D07015" w:rsidRPr="00AD5C53">
              <w:rPr>
                <w:webHidden/>
              </w:rPr>
              <w:fldChar w:fldCharType="end"/>
            </w:r>
          </w:hyperlink>
        </w:p>
        <w:p w14:paraId="5DAC514A" w14:textId="4E1EA73C" w:rsidR="00D07015" w:rsidRPr="00AD5C53" w:rsidRDefault="00B87ADD">
          <w:pPr>
            <w:pStyle w:val="31"/>
            <w:tabs>
              <w:tab w:val="left" w:pos="880"/>
              <w:tab w:val="right" w:pos="9679"/>
            </w:tabs>
            <w:rPr>
              <w:rFonts w:eastAsiaTheme="minorEastAsia" w:cstheme="minorBidi"/>
              <w:sz w:val="22"/>
              <w:szCs w:val="22"/>
            </w:rPr>
          </w:pPr>
          <w:hyperlink w:anchor="_Toc529284348" w:history="1">
            <w:r w:rsidR="00D07015" w:rsidRPr="00AD5C53">
              <w:rPr>
                <w:rStyle w:val="af1"/>
              </w:rPr>
              <w:t>12.</w:t>
            </w:r>
            <w:r w:rsidR="00D07015" w:rsidRPr="00AD5C53">
              <w:rPr>
                <w:rFonts w:eastAsiaTheme="minorEastAsia" w:cstheme="minorBidi"/>
                <w:sz w:val="22"/>
                <w:szCs w:val="22"/>
              </w:rPr>
              <w:tab/>
            </w:r>
            <w:r w:rsidR="00D07015" w:rsidRPr="00AD5C53">
              <w:rPr>
                <w:rStyle w:val="af1"/>
              </w:rPr>
              <w:t>Counterpoint species</w:t>
            </w:r>
            <w:r w:rsidR="00D07015" w:rsidRPr="00AD5C53">
              <w:rPr>
                <w:webHidden/>
              </w:rPr>
              <w:tab/>
            </w:r>
            <w:r w:rsidR="00D07015" w:rsidRPr="00AD5C53">
              <w:rPr>
                <w:webHidden/>
              </w:rPr>
              <w:fldChar w:fldCharType="begin"/>
            </w:r>
            <w:r w:rsidR="00D07015" w:rsidRPr="00AD5C53">
              <w:rPr>
                <w:webHidden/>
              </w:rPr>
              <w:instrText xml:space="preserve"> PAGEREF _Toc529284348 \h </w:instrText>
            </w:r>
            <w:r w:rsidR="00D07015" w:rsidRPr="00AD5C53">
              <w:rPr>
                <w:webHidden/>
              </w:rPr>
            </w:r>
            <w:r w:rsidR="00D07015" w:rsidRPr="00AD5C53">
              <w:rPr>
                <w:webHidden/>
              </w:rPr>
              <w:fldChar w:fldCharType="separate"/>
            </w:r>
            <w:r w:rsidR="00D07015" w:rsidRPr="00AD5C53">
              <w:rPr>
                <w:webHidden/>
              </w:rPr>
              <w:t>5</w:t>
            </w:r>
            <w:r w:rsidR="00D07015" w:rsidRPr="00AD5C53">
              <w:rPr>
                <w:webHidden/>
              </w:rPr>
              <w:fldChar w:fldCharType="end"/>
            </w:r>
          </w:hyperlink>
        </w:p>
        <w:p w14:paraId="36B76AC3" w14:textId="70615E26" w:rsidR="00D07015" w:rsidRPr="00AD5C53" w:rsidRDefault="00B87ADD">
          <w:pPr>
            <w:pStyle w:val="31"/>
            <w:tabs>
              <w:tab w:val="left" w:pos="880"/>
              <w:tab w:val="right" w:pos="9679"/>
            </w:tabs>
            <w:rPr>
              <w:rFonts w:eastAsiaTheme="minorEastAsia" w:cstheme="minorBidi"/>
              <w:sz w:val="22"/>
              <w:szCs w:val="22"/>
            </w:rPr>
          </w:pPr>
          <w:hyperlink w:anchor="_Toc529284349" w:history="1">
            <w:r w:rsidR="00D07015" w:rsidRPr="00AD5C53">
              <w:rPr>
                <w:rStyle w:val="af1"/>
              </w:rPr>
              <w:t>13.</w:t>
            </w:r>
            <w:r w:rsidR="00D07015" w:rsidRPr="00AD5C53">
              <w:rPr>
                <w:rFonts w:eastAsiaTheme="minorEastAsia" w:cstheme="minorBidi"/>
                <w:sz w:val="22"/>
                <w:szCs w:val="22"/>
              </w:rPr>
              <w:tab/>
            </w:r>
            <w:r w:rsidR="00D07015" w:rsidRPr="00AD5C53">
              <w:rPr>
                <w:rStyle w:val="af1"/>
              </w:rPr>
              <w:t>Mixed species</w:t>
            </w:r>
            <w:r w:rsidR="00D07015" w:rsidRPr="00AD5C53">
              <w:rPr>
                <w:webHidden/>
              </w:rPr>
              <w:tab/>
            </w:r>
            <w:r w:rsidR="00D07015" w:rsidRPr="00AD5C53">
              <w:rPr>
                <w:webHidden/>
              </w:rPr>
              <w:fldChar w:fldCharType="begin"/>
            </w:r>
            <w:r w:rsidR="00D07015" w:rsidRPr="00AD5C53">
              <w:rPr>
                <w:webHidden/>
              </w:rPr>
              <w:instrText xml:space="preserve"> PAGEREF _Toc529284349 \h </w:instrText>
            </w:r>
            <w:r w:rsidR="00D07015" w:rsidRPr="00AD5C53">
              <w:rPr>
                <w:webHidden/>
              </w:rPr>
            </w:r>
            <w:r w:rsidR="00D07015" w:rsidRPr="00AD5C53">
              <w:rPr>
                <w:webHidden/>
              </w:rPr>
              <w:fldChar w:fldCharType="separate"/>
            </w:r>
            <w:r w:rsidR="00D07015" w:rsidRPr="00AD5C53">
              <w:rPr>
                <w:webHidden/>
              </w:rPr>
              <w:t>6</w:t>
            </w:r>
            <w:r w:rsidR="00D07015" w:rsidRPr="00AD5C53">
              <w:rPr>
                <w:webHidden/>
              </w:rPr>
              <w:fldChar w:fldCharType="end"/>
            </w:r>
          </w:hyperlink>
        </w:p>
        <w:p w14:paraId="35877D61" w14:textId="47F43FEC" w:rsidR="00D07015" w:rsidRPr="00AD5C53" w:rsidRDefault="00B87ADD">
          <w:pPr>
            <w:pStyle w:val="31"/>
            <w:tabs>
              <w:tab w:val="left" w:pos="880"/>
              <w:tab w:val="right" w:pos="9679"/>
            </w:tabs>
            <w:rPr>
              <w:rFonts w:eastAsiaTheme="minorEastAsia" w:cstheme="minorBidi"/>
              <w:sz w:val="22"/>
              <w:szCs w:val="22"/>
            </w:rPr>
          </w:pPr>
          <w:hyperlink w:anchor="_Toc529284350" w:history="1">
            <w:r w:rsidR="00D07015" w:rsidRPr="00AD5C53">
              <w:rPr>
                <w:rStyle w:val="af1"/>
              </w:rPr>
              <w:t>14.</w:t>
            </w:r>
            <w:r w:rsidR="00D07015" w:rsidRPr="00AD5C53">
              <w:rPr>
                <w:rFonts w:eastAsiaTheme="minorEastAsia" w:cstheme="minorBidi"/>
                <w:sz w:val="22"/>
                <w:szCs w:val="22"/>
              </w:rPr>
              <w:tab/>
            </w:r>
            <w:r w:rsidR="00D07015" w:rsidRPr="00AD5C53">
              <w:rPr>
                <w:rStyle w:val="af1"/>
              </w:rPr>
              <w:t>Voice order</w:t>
            </w:r>
            <w:r w:rsidR="00D07015" w:rsidRPr="00AD5C53">
              <w:rPr>
                <w:webHidden/>
              </w:rPr>
              <w:tab/>
            </w:r>
            <w:r w:rsidR="00D07015" w:rsidRPr="00AD5C53">
              <w:rPr>
                <w:webHidden/>
              </w:rPr>
              <w:fldChar w:fldCharType="begin"/>
            </w:r>
            <w:r w:rsidR="00D07015" w:rsidRPr="00AD5C53">
              <w:rPr>
                <w:webHidden/>
              </w:rPr>
              <w:instrText xml:space="preserve"> PAGEREF _Toc529284350 \h </w:instrText>
            </w:r>
            <w:r w:rsidR="00D07015" w:rsidRPr="00AD5C53">
              <w:rPr>
                <w:webHidden/>
              </w:rPr>
            </w:r>
            <w:r w:rsidR="00D07015" w:rsidRPr="00AD5C53">
              <w:rPr>
                <w:webHidden/>
              </w:rPr>
              <w:fldChar w:fldCharType="separate"/>
            </w:r>
            <w:r w:rsidR="00D07015" w:rsidRPr="00AD5C53">
              <w:rPr>
                <w:webHidden/>
              </w:rPr>
              <w:t>6</w:t>
            </w:r>
            <w:r w:rsidR="00D07015" w:rsidRPr="00AD5C53">
              <w:rPr>
                <w:webHidden/>
              </w:rPr>
              <w:fldChar w:fldCharType="end"/>
            </w:r>
          </w:hyperlink>
        </w:p>
        <w:p w14:paraId="29E1B11B" w14:textId="2A3CBB67" w:rsidR="00D07015" w:rsidRPr="00AD5C53" w:rsidRDefault="00B87ADD">
          <w:pPr>
            <w:pStyle w:val="31"/>
            <w:tabs>
              <w:tab w:val="left" w:pos="880"/>
              <w:tab w:val="right" w:pos="9679"/>
            </w:tabs>
            <w:rPr>
              <w:rFonts w:eastAsiaTheme="minorEastAsia" w:cstheme="minorBidi"/>
              <w:sz w:val="22"/>
              <w:szCs w:val="22"/>
            </w:rPr>
          </w:pPr>
          <w:hyperlink w:anchor="_Toc529284351" w:history="1">
            <w:r w:rsidR="00D07015" w:rsidRPr="00AD5C53">
              <w:rPr>
                <w:rStyle w:val="af1"/>
              </w:rPr>
              <w:t>15.</w:t>
            </w:r>
            <w:r w:rsidR="00D07015" w:rsidRPr="00AD5C53">
              <w:rPr>
                <w:rFonts w:eastAsiaTheme="minorEastAsia" w:cstheme="minorBidi"/>
                <w:sz w:val="22"/>
                <w:szCs w:val="22"/>
              </w:rPr>
              <w:tab/>
            </w:r>
            <w:r w:rsidR="00D07015" w:rsidRPr="00AD5C53">
              <w:rPr>
                <w:rStyle w:val="af1"/>
              </w:rPr>
              <w:t>General counterpoint principles</w:t>
            </w:r>
            <w:r w:rsidR="00D07015" w:rsidRPr="00AD5C53">
              <w:rPr>
                <w:webHidden/>
              </w:rPr>
              <w:tab/>
            </w:r>
            <w:r w:rsidR="00D07015" w:rsidRPr="00AD5C53">
              <w:rPr>
                <w:webHidden/>
              </w:rPr>
              <w:fldChar w:fldCharType="begin"/>
            </w:r>
            <w:r w:rsidR="00D07015" w:rsidRPr="00AD5C53">
              <w:rPr>
                <w:webHidden/>
              </w:rPr>
              <w:instrText xml:space="preserve"> PAGEREF _Toc529284351 \h </w:instrText>
            </w:r>
            <w:r w:rsidR="00D07015" w:rsidRPr="00AD5C53">
              <w:rPr>
                <w:webHidden/>
              </w:rPr>
            </w:r>
            <w:r w:rsidR="00D07015" w:rsidRPr="00AD5C53">
              <w:rPr>
                <w:webHidden/>
              </w:rPr>
              <w:fldChar w:fldCharType="separate"/>
            </w:r>
            <w:r w:rsidR="00D07015" w:rsidRPr="00AD5C53">
              <w:rPr>
                <w:webHidden/>
              </w:rPr>
              <w:t>6</w:t>
            </w:r>
            <w:r w:rsidR="00D07015" w:rsidRPr="00AD5C53">
              <w:rPr>
                <w:webHidden/>
              </w:rPr>
              <w:fldChar w:fldCharType="end"/>
            </w:r>
          </w:hyperlink>
        </w:p>
        <w:p w14:paraId="52541B7E" w14:textId="6D0FA4F3" w:rsidR="00D07015" w:rsidRPr="00AD5C53" w:rsidRDefault="00B87ADD">
          <w:pPr>
            <w:pStyle w:val="11"/>
            <w:tabs>
              <w:tab w:val="right" w:pos="9679"/>
            </w:tabs>
            <w:rPr>
              <w:rFonts w:asciiTheme="minorHAnsi" w:eastAsiaTheme="minorEastAsia" w:hAnsiTheme="minorHAnsi" w:cstheme="minorBidi"/>
              <w:b w:val="0"/>
              <w:bCs w:val="0"/>
              <w:caps w:val="0"/>
              <w:sz w:val="22"/>
              <w:szCs w:val="22"/>
            </w:rPr>
          </w:pPr>
          <w:hyperlink w:anchor="_Toc529284352" w:history="1">
            <w:r w:rsidR="00D07015" w:rsidRPr="00AD5C53">
              <w:rPr>
                <w:rStyle w:val="af1"/>
              </w:rPr>
              <w:t>Rhythm rules</w:t>
            </w:r>
            <w:r w:rsidR="00D07015" w:rsidRPr="00AD5C53">
              <w:rPr>
                <w:webHidden/>
              </w:rPr>
              <w:tab/>
            </w:r>
            <w:r w:rsidR="00D07015" w:rsidRPr="00AD5C53">
              <w:rPr>
                <w:webHidden/>
              </w:rPr>
              <w:fldChar w:fldCharType="begin"/>
            </w:r>
            <w:r w:rsidR="00D07015" w:rsidRPr="00AD5C53">
              <w:rPr>
                <w:webHidden/>
              </w:rPr>
              <w:instrText xml:space="preserve"> PAGEREF _Toc529284352 \h </w:instrText>
            </w:r>
            <w:r w:rsidR="00D07015" w:rsidRPr="00AD5C53">
              <w:rPr>
                <w:webHidden/>
              </w:rPr>
            </w:r>
            <w:r w:rsidR="00D07015" w:rsidRPr="00AD5C53">
              <w:rPr>
                <w:webHidden/>
              </w:rPr>
              <w:fldChar w:fldCharType="separate"/>
            </w:r>
            <w:r w:rsidR="00D07015" w:rsidRPr="00AD5C53">
              <w:rPr>
                <w:webHidden/>
              </w:rPr>
              <w:t>7</w:t>
            </w:r>
            <w:r w:rsidR="00D07015" w:rsidRPr="00AD5C53">
              <w:rPr>
                <w:webHidden/>
              </w:rPr>
              <w:fldChar w:fldCharType="end"/>
            </w:r>
          </w:hyperlink>
        </w:p>
        <w:p w14:paraId="7FAFA3EF" w14:textId="2E5B548B" w:rsidR="00D07015" w:rsidRPr="00AD5C53" w:rsidRDefault="00B87ADD">
          <w:pPr>
            <w:pStyle w:val="31"/>
            <w:tabs>
              <w:tab w:val="left" w:pos="880"/>
              <w:tab w:val="right" w:pos="9679"/>
            </w:tabs>
            <w:rPr>
              <w:rFonts w:eastAsiaTheme="minorEastAsia" w:cstheme="minorBidi"/>
              <w:sz w:val="22"/>
              <w:szCs w:val="22"/>
            </w:rPr>
          </w:pPr>
          <w:hyperlink w:anchor="_Toc529284353" w:history="1">
            <w:r w:rsidR="00D07015" w:rsidRPr="00AD5C53">
              <w:rPr>
                <w:rStyle w:val="af1"/>
              </w:rPr>
              <w:t>16.</w:t>
            </w:r>
            <w:r w:rsidR="00D07015" w:rsidRPr="00AD5C53">
              <w:rPr>
                <w:rFonts w:eastAsiaTheme="minorEastAsia" w:cstheme="minorBidi"/>
                <w:sz w:val="22"/>
                <w:szCs w:val="22"/>
              </w:rPr>
              <w:tab/>
            </w:r>
            <w:r w:rsidR="00D07015" w:rsidRPr="00AD5C53">
              <w:rPr>
                <w:rStyle w:val="af1"/>
              </w:rPr>
              <w:t>Time signature</w:t>
            </w:r>
            <w:r w:rsidR="00D07015" w:rsidRPr="00AD5C53">
              <w:rPr>
                <w:webHidden/>
              </w:rPr>
              <w:tab/>
            </w:r>
            <w:r w:rsidR="00D07015" w:rsidRPr="00AD5C53">
              <w:rPr>
                <w:webHidden/>
              </w:rPr>
              <w:fldChar w:fldCharType="begin"/>
            </w:r>
            <w:r w:rsidR="00D07015" w:rsidRPr="00AD5C53">
              <w:rPr>
                <w:webHidden/>
              </w:rPr>
              <w:instrText xml:space="preserve"> PAGEREF _Toc529284353 \h </w:instrText>
            </w:r>
            <w:r w:rsidR="00D07015" w:rsidRPr="00AD5C53">
              <w:rPr>
                <w:webHidden/>
              </w:rPr>
            </w:r>
            <w:r w:rsidR="00D07015" w:rsidRPr="00AD5C53">
              <w:rPr>
                <w:webHidden/>
              </w:rPr>
              <w:fldChar w:fldCharType="separate"/>
            </w:r>
            <w:r w:rsidR="00D07015" w:rsidRPr="00AD5C53">
              <w:rPr>
                <w:webHidden/>
              </w:rPr>
              <w:t>7</w:t>
            </w:r>
            <w:r w:rsidR="00D07015" w:rsidRPr="00AD5C53">
              <w:rPr>
                <w:webHidden/>
              </w:rPr>
              <w:fldChar w:fldCharType="end"/>
            </w:r>
          </w:hyperlink>
        </w:p>
        <w:p w14:paraId="10310F00" w14:textId="1194637F" w:rsidR="00D07015" w:rsidRPr="00AD5C53" w:rsidRDefault="00B87ADD">
          <w:pPr>
            <w:pStyle w:val="31"/>
            <w:tabs>
              <w:tab w:val="left" w:pos="880"/>
              <w:tab w:val="right" w:pos="9679"/>
            </w:tabs>
            <w:rPr>
              <w:rFonts w:eastAsiaTheme="minorEastAsia" w:cstheme="minorBidi"/>
              <w:sz w:val="22"/>
              <w:szCs w:val="22"/>
            </w:rPr>
          </w:pPr>
          <w:hyperlink w:anchor="_Toc529284354" w:history="1">
            <w:r w:rsidR="00D07015" w:rsidRPr="00AD5C53">
              <w:rPr>
                <w:rStyle w:val="af1"/>
              </w:rPr>
              <w:t>17.</w:t>
            </w:r>
            <w:r w:rsidR="00D07015" w:rsidRPr="00AD5C53">
              <w:rPr>
                <w:rFonts w:eastAsiaTheme="minorEastAsia" w:cstheme="minorBidi"/>
                <w:sz w:val="22"/>
                <w:szCs w:val="22"/>
              </w:rPr>
              <w:tab/>
            </w:r>
            <w:r w:rsidR="00D07015" w:rsidRPr="00AD5C53">
              <w:rPr>
                <w:rStyle w:val="af1"/>
              </w:rPr>
              <w:t>Rhythmic limitations of each counterpoint species</w:t>
            </w:r>
            <w:r w:rsidR="00D07015" w:rsidRPr="00AD5C53">
              <w:rPr>
                <w:webHidden/>
              </w:rPr>
              <w:tab/>
            </w:r>
            <w:r w:rsidR="00D07015" w:rsidRPr="00AD5C53">
              <w:rPr>
                <w:webHidden/>
              </w:rPr>
              <w:fldChar w:fldCharType="begin"/>
            </w:r>
            <w:r w:rsidR="00D07015" w:rsidRPr="00AD5C53">
              <w:rPr>
                <w:webHidden/>
              </w:rPr>
              <w:instrText xml:space="preserve"> PAGEREF _Toc529284354 \h </w:instrText>
            </w:r>
            <w:r w:rsidR="00D07015" w:rsidRPr="00AD5C53">
              <w:rPr>
                <w:webHidden/>
              </w:rPr>
            </w:r>
            <w:r w:rsidR="00D07015" w:rsidRPr="00AD5C53">
              <w:rPr>
                <w:webHidden/>
              </w:rPr>
              <w:fldChar w:fldCharType="separate"/>
            </w:r>
            <w:r w:rsidR="00D07015" w:rsidRPr="00AD5C53">
              <w:rPr>
                <w:webHidden/>
              </w:rPr>
              <w:t>7</w:t>
            </w:r>
            <w:r w:rsidR="00D07015" w:rsidRPr="00AD5C53">
              <w:rPr>
                <w:webHidden/>
              </w:rPr>
              <w:fldChar w:fldCharType="end"/>
            </w:r>
          </w:hyperlink>
        </w:p>
        <w:p w14:paraId="45191A30" w14:textId="159D273C" w:rsidR="00D07015" w:rsidRPr="00AD5C53" w:rsidRDefault="00B87ADD">
          <w:pPr>
            <w:pStyle w:val="31"/>
            <w:tabs>
              <w:tab w:val="left" w:pos="880"/>
              <w:tab w:val="right" w:pos="9679"/>
            </w:tabs>
            <w:rPr>
              <w:rFonts w:eastAsiaTheme="minorEastAsia" w:cstheme="minorBidi"/>
              <w:sz w:val="22"/>
              <w:szCs w:val="22"/>
            </w:rPr>
          </w:pPr>
          <w:hyperlink w:anchor="_Toc529284355" w:history="1">
            <w:r w:rsidR="00D07015" w:rsidRPr="00AD5C53">
              <w:rPr>
                <w:rStyle w:val="af1"/>
              </w:rPr>
              <w:t>18.</w:t>
            </w:r>
            <w:r w:rsidR="00D07015" w:rsidRPr="00AD5C53">
              <w:rPr>
                <w:rFonts w:eastAsiaTheme="minorEastAsia" w:cstheme="minorBidi"/>
                <w:sz w:val="22"/>
                <w:szCs w:val="22"/>
              </w:rPr>
              <w:tab/>
            </w:r>
            <w:r w:rsidR="00D07015" w:rsidRPr="00AD5C53">
              <w:rPr>
                <w:rStyle w:val="af1"/>
              </w:rPr>
              <w:t>First measure</w:t>
            </w:r>
            <w:r w:rsidR="00D07015" w:rsidRPr="00AD5C53">
              <w:rPr>
                <w:webHidden/>
              </w:rPr>
              <w:tab/>
            </w:r>
            <w:r w:rsidR="00D07015" w:rsidRPr="00AD5C53">
              <w:rPr>
                <w:webHidden/>
              </w:rPr>
              <w:fldChar w:fldCharType="begin"/>
            </w:r>
            <w:r w:rsidR="00D07015" w:rsidRPr="00AD5C53">
              <w:rPr>
                <w:webHidden/>
              </w:rPr>
              <w:instrText xml:space="preserve"> PAGEREF _Toc529284355 \h </w:instrText>
            </w:r>
            <w:r w:rsidR="00D07015" w:rsidRPr="00AD5C53">
              <w:rPr>
                <w:webHidden/>
              </w:rPr>
            </w:r>
            <w:r w:rsidR="00D07015" w:rsidRPr="00AD5C53">
              <w:rPr>
                <w:webHidden/>
              </w:rPr>
              <w:fldChar w:fldCharType="separate"/>
            </w:r>
            <w:r w:rsidR="00D07015" w:rsidRPr="00AD5C53">
              <w:rPr>
                <w:webHidden/>
              </w:rPr>
              <w:t>7</w:t>
            </w:r>
            <w:r w:rsidR="00D07015" w:rsidRPr="00AD5C53">
              <w:rPr>
                <w:webHidden/>
              </w:rPr>
              <w:fldChar w:fldCharType="end"/>
            </w:r>
          </w:hyperlink>
        </w:p>
        <w:p w14:paraId="6F0E7D33" w14:textId="50E262C7" w:rsidR="00D07015" w:rsidRPr="00AD5C53" w:rsidRDefault="00B87ADD">
          <w:pPr>
            <w:pStyle w:val="31"/>
            <w:tabs>
              <w:tab w:val="left" w:pos="880"/>
              <w:tab w:val="right" w:pos="9679"/>
            </w:tabs>
            <w:rPr>
              <w:rFonts w:eastAsiaTheme="minorEastAsia" w:cstheme="minorBidi"/>
              <w:sz w:val="22"/>
              <w:szCs w:val="22"/>
            </w:rPr>
          </w:pPr>
          <w:hyperlink w:anchor="_Toc529284356" w:history="1">
            <w:r w:rsidR="00D07015" w:rsidRPr="00AD5C53">
              <w:rPr>
                <w:rStyle w:val="af1"/>
              </w:rPr>
              <w:t>19.</w:t>
            </w:r>
            <w:r w:rsidR="00D07015" w:rsidRPr="00AD5C53">
              <w:rPr>
                <w:rFonts w:eastAsiaTheme="minorEastAsia" w:cstheme="minorBidi"/>
                <w:sz w:val="22"/>
                <w:szCs w:val="22"/>
              </w:rPr>
              <w:tab/>
            </w:r>
            <w:r w:rsidR="00D07015" w:rsidRPr="00AD5C53">
              <w:rPr>
                <w:rStyle w:val="af1"/>
              </w:rPr>
              <w:t>Last measure</w:t>
            </w:r>
            <w:r w:rsidR="00D07015" w:rsidRPr="00AD5C53">
              <w:rPr>
                <w:webHidden/>
              </w:rPr>
              <w:tab/>
            </w:r>
            <w:r w:rsidR="00D07015" w:rsidRPr="00AD5C53">
              <w:rPr>
                <w:webHidden/>
              </w:rPr>
              <w:fldChar w:fldCharType="begin"/>
            </w:r>
            <w:r w:rsidR="00D07015" w:rsidRPr="00AD5C53">
              <w:rPr>
                <w:webHidden/>
              </w:rPr>
              <w:instrText xml:space="preserve"> PAGEREF _Toc529284356 \h </w:instrText>
            </w:r>
            <w:r w:rsidR="00D07015" w:rsidRPr="00AD5C53">
              <w:rPr>
                <w:webHidden/>
              </w:rPr>
            </w:r>
            <w:r w:rsidR="00D07015" w:rsidRPr="00AD5C53">
              <w:rPr>
                <w:webHidden/>
              </w:rPr>
              <w:fldChar w:fldCharType="separate"/>
            </w:r>
            <w:r w:rsidR="00D07015" w:rsidRPr="00AD5C53">
              <w:rPr>
                <w:webHidden/>
              </w:rPr>
              <w:t>7</w:t>
            </w:r>
            <w:r w:rsidR="00D07015" w:rsidRPr="00AD5C53">
              <w:rPr>
                <w:webHidden/>
              </w:rPr>
              <w:fldChar w:fldCharType="end"/>
            </w:r>
          </w:hyperlink>
        </w:p>
        <w:p w14:paraId="19E5FE99" w14:textId="20BFD97F" w:rsidR="00D07015" w:rsidRPr="00AD5C53" w:rsidRDefault="00B87ADD">
          <w:pPr>
            <w:pStyle w:val="31"/>
            <w:tabs>
              <w:tab w:val="left" w:pos="880"/>
              <w:tab w:val="right" w:pos="9679"/>
            </w:tabs>
            <w:rPr>
              <w:rFonts w:eastAsiaTheme="minorEastAsia" w:cstheme="minorBidi"/>
              <w:sz w:val="22"/>
              <w:szCs w:val="22"/>
            </w:rPr>
          </w:pPr>
          <w:hyperlink w:anchor="_Toc529284357" w:history="1">
            <w:r w:rsidR="00D07015" w:rsidRPr="00AD5C53">
              <w:rPr>
                <w:rStyle w:val="af1"/>
              </w:rPr>
              <w:t>20.</w:t>
            </w:r>
            <w:r w:rsidR="00D07015" w:rsidRPr="00AD5C53">
              <w:rPr>
                <w:rFonts w:eastAsiaTheme="minorEastAsia" w:cstheme="minorBidi"/>
                <w:sz w:val="22"/>
                <w:szCs w:val="22"/>
              </w:rPr>
              <w:tab/>
            </w:r>
            <w:r w:rsidR="00D07015" w:rsidRPr="00AD5C53">
              <w:rPr>
                <w:rStyle w:val="af1"/>
              </w:rPr>
              <w:t>Mixed species</w:t>
            </w:r>
            <w:r w:rsidR="00D07015" w:rsidRPr="00AD5C53">
              <w:rPr>
                <w:webHidden/>
              </w:rPr>
              <w:tab/>
            </w:r>
            <w:r w:rsidR="00D07015" w:rsidRPr="00AD5C53">
              <w:rPr>
                <w:webHidden/>
              </w:rPr>
              <w:fldChar w:fldCharType="begin"/>
            </w:r>
            <w:r w:rsidR="00D07015" w:rsidRPr="00AD5C53">
              <w:rPr>
                <w:webHidden/>
              </w:rPr>
              <w:instrText xml:space="preserve"> PAGEREF _Toc529284357 \h </w:instrText>
            </w:r>
            <w:r w:rsidR="00D07015" w:rsidRPr="00AD5C53">
              <w:rPr>
                <w:webHidden/>
              </w:rPr>
            </w:r>
            <w:r w:rsidR="00D07015" w:rsidRPr="00AD5C53">
              <w:rPr>
                <w:webHidden/>
              </w:rPr>
              <w:fldChar w:fldCharType="separate"/>
            </w:r>
            <w:r w:rsidR="00D07015" w:rsidRPr="00AD5C53">
              <w:rPr>
                <w:webHidden/>
              </w:rPr>
              <w:t>7</w:t>
            </w:r>
            <w:r w:rsidR="00D07015" w:rsidRPr="00AD5C53">
              <w:rPr>
                <w:webHidden/>
              </w:rPr>
              <w:fldChar w:fldCharType="end"/>
            </w:r>
          </w:hyperlink>
        </w:p>
        <w:p w14:paraId="2764EACE" w14:textId="70A7D91A" w:rsidR="00D07015" w:rsidRPr="00AD5C53" w:rsidRDefault="00B87ADD">
          <w:pPr>
            <w:pStyle w:val="21"/>
            <w:tabs>
              <w:tab w:val="right" w:pos="9679"/>
            </w:tabs>
            <w:rPr>
              <w:rFonts w:eastAsiaTheme="minorEastAsia" w:cstheme="minorBidi"/>
              <w:b w:val="0"/>
              <w:bCs w:val="0"/>
              <w:sz w:val="22"/>
              <w:szCs w:val="22"/>
            </w:rPr>
          </w:pPr>
          <w:hyperlink w:anchor="_Toc529284358" w:history="1">
            <w:r w:rsidR="00D07015" w:rsidRPr="00AD5C53">
              <w:rPr>
                <w:rStyle w:val="af1"/>
              </w:rPr>
              <w:t>Fifth species counterpoint</w:t>
            </w:r>
            <w:r w:rsidR="00D07015" w:rsidRPr="00AD5C53">
              <w:rPr>
                <w:webHidden/>
              </w:rPr>
              <w:tab/>
            </w:r>
            <w:r w:rsidR="00D07015" w:rsidRPr="00AD5C53">
              <w:rPr>
                <w:webHidden/>
              </w:rPr>
              <w:fldChar w:fldCharType="begin"/>
            </w:r>
            <w:r w:rsidR="00D07015" w:rsidRPr="00AD5C53">
              <w:rPr>
                <w:webHidden/>
              </w:rPr>
              <w:instrText xml:space="preserve"> PAGEREF _Toc529284358 \h </w:instrText>
            </w:r>
            <w:r w:rsidR="00D07015" w:rsidRPr="00AD5C53">
              <w:rPr>
                <w:webHidden/>
              </w:rPr>
            </w:r>
            <w:r w:rsidR="00D07015" w:rsidRPr="00AD5C53">
              <w:rPr>
                <w:webHidden/>
              </w:rPr>
              <w:fldChar w:fldCharType="separate"/>
            </w:r>
            <w:r w:rsidR="00D07015" w:rsidRPr="00AD5C53">
              <w:rPr>
                <w:webHidden/>
              </w:rPr>
              <w:t>8</w:t>
            </w:r>
            <w:r w:rsidR="00D07015" w:rsidRPr="00AD5C53">
              <w:rPr>
                <w:webHidden/>
              </w:rPr>
              <w:fldChar w:fldCharType="end"/>
            </w:r>
          </w:hyperlink>
        </w:p>
        <w:p w14:paraId="6590B5A7" w14:textId="611F0F2D" w:rsidR="00D07015" w:rsidRPr="00AD5C53" w:rsidRDefault="00B87ADD">
          <w:pPr>
            <w:pStyle w:val="31"/>
            <w:tabs>
              <w:tab w:val="left" w:pos="880"/>
              <w:tab w:val="right" w:pos="9679"/>
            </w:tabs>
            <w:rPr>
              <w:rFonts w:eastAsiaTheme="minorEastAsia" w:cstheme="minorBidi"/>
              <w:sz w:val="22"/>
              <w:szCs w:val="22"/>
            </w:rPr>
          </w:pPr>
          <w:hyperlink w:anchor="_Toc529284359" w:history="1">
            <w:r w:rsidR="00D07015" w:rsidRPr="00AD5C53">
              <w:rPr>
                <w:rStyle w:val="af1"/>
              </w:rPr>
              <w:t>21.</w:t>
            </w:r>
            <w:r w:rsidR="00D07015" w:rsidRPr="00AD5C53">
              <w:rPr>
                <w:rFonts w:eastAsiaTheme="minorEastAsia" w:cstheme="minorBidi"/>
                <w:sz w:val="22"/>
                <w:szCs w:val="22"/>
              </w:rPr>
              <w:tab/>
            </w:r>
            <w:r w:rsidR="00D07015" w:rsidRPr="00AD5C53">
              <w:rPr>
                <w:rStyle w:val="af1"/>
              </w:rPr>
              <w:t>Allowed rhythms</w:t>
            </w:r>
            <w:r w:rsidR="00D07015" w:rsidRPr="00AD5C53">
              <w:rPr>
                <w:webHidden/>
              </w:rPr>
              <w:tab/>
            </w:r>
            <w:r w:rsidR="00D07015" w:rsidRPr="00AD5C53">
              <w:rPr>
                <w:webHidden/>
              </w:rPr>
              <w:fldChar w:fldCharType="begin"/>
            </w:r>
            <w:r w:rsidR="00D07015" w:rsidRPr="00AD5C53">
              <w:rPr>
                <w:webHidden/>
              </w:rPr>
              <w:instrText xml:space="preserve"> PAGEREF _Toc529284359 \h </w:instrText>
            </w:r>
            <w:r w:rsidR="00D07015" w:rsidRPr="00AD5C53">
              <w:rPr>
                <w:webHidden/>
              </w:rPr>
            </w:r>
            <w:r w:rsidR="00D07015" w:rsidRPr="00AD5C53">
              <w:rPr>
                <w:webHidden/>
              </w:rPr>
              <w:fldChar w:fldCharType="separate"/>
            </w:r>
            <w:r w:rsidR="00D07015" w:rsidRPr="00AD5C53">
              <w:rPr>
                <w:webHidden/>
              </w:rPr>
              <w:t>8</w:t>
            </w:r>
            <w:r w:rsidR="00D07015" w:rsidRPr="00AD5C53">
              <w:rPr>
                <w:webHidden/>
              </w:rPr>
              <w:fldChar w:fldCharType="end"/>
            </w:r>
          </w:hyperlink>
        </w:p>
        <w:p w14:paraId="7B95B92E" w14:textId="043DFFE3" w:rsidR="00D07015" w:rsidRPr="00AD5C53" w:rsidRDefault="00B87ADD">
          <w:pPr>
            <w:pStyle w:val="31"/>
            <w:tabs>
              <w:tab w:val="left" w:pos="880"/>
              <w:tab w:val="right" w:pos="9679"/>
            </w:tabs>
            <w:rPr>
              <w:rFonts w:eastAsiaTheme="minorEastAsia" w:cstheme="minorBidi"/>
              <w:sz w:val="22"/>
              <w:szCs w:val="22"/>
            </w:rPr>
          </w:pPr>
          <w:hyperlink w:anchor="_Toc529284360" w:history="1">
            <w:r w:rsidR="00D07015" w:rsidRPr="00AD5C53">
              <w:rPr>
                <w:rStyle w:val="af1"/>
              </w:rPr>
              <w:t>22.</w:t>
            </w:r>
            <w:r w:rsidR="00D07015" w:rsidRPr="00AD5C53">
              <w:rPr>
                <w:rFonts w:eastAsiaTheme="minorEastAsia" w:cstheme="minorBidi"/>
                <w:sz w:val="22"/>
                <w:szCs w:val="22"/>
              </w:rPr>
              <w:tab/>
            </w:r>
            <w:r w:rsidR="00D07015" w:rsidRPr="00AD5C53">
              <w:rPr>
                <w:rStyle w:val="af1"/>
              </w:rPr>
              <w:t>First measure</w:t>
            </w:r>
            <w:r w:rsidR="00D07015" w:rsidRPr="00AD5C53">
              <w:rPr>
                <w:webHidden/>
              </w:rPr>
              <w:tab/>
            </w:r>
            <w:r w:rsidR="00D07015" w:rsidRPr="00AD5C53">
              <w:rPr>
                <w:webHidden/>
              </w:rPr>
              <w:fldChar w:fldCharType="begin"/>
            </w:r>
            <w:r w:rsidR="00D07015" w:rsidRPr="00AD5C53">
              <w:rPr>
                <w:webHidden/>
              </w:rPr>
              <w:instrText xml:space="preserve"> PAGEREF _Toc529284360 \h </w:instrText>
            </w:r>
            <w:r w:rsidR="00D07015" w:rsidRPr="00AD5C53">
              <w:rPr>
                <w:webHidden/>
              </w:rPr>
            </w:r>
            <w:r w:rsidR="00D07015" w:rsidRPr="00AD5C53">
              <w:rPr>
                <w:webHidden/>
              </w:rPr>
              <w:fldChar w:fldCharType="separate"/>
            </w:r>
            <w:r w:rsidR="00D07015" w:rsidRPr="00AD5C53">
              <w:rPr>
                <w:webHidden/>
              </w:rPr>
              <w:t>8</w:t>
            </w:r>
            <w:r w:rsidR="00D07015" w:rsidRPr="00AD5C53">
              <w:rPr>
                <w:webHidden/>
              </w:rPr>
              <w:fldChar w:fldCharType="end"/>
            </w:r>
          </w:hyperlink>
        </w:p>
        <w:p w14:paraId="39EE2108" w14:textId="04960693" w:rsidR="00D07015" w:rsidRPr="00AD5C53" w:rsidRDefault="00B87ADD">
          <w:pPr>
            <w:pStyle w:val="31"/>
            <w:tabs>
              <w:tab w:val="left" w:pos="880"/>
              <w:tab w:val="right" w:pos="9679"/>
            </w:tabs>
            <w:rPr>
              <w:rFonts w:eastAsiaTheme="minorEastAsia" w:cstheme="minorBidi"/>
              <w:sz w:val="22"/>
              <w:szCs w:val="22"/>
            </w:rPr>
          </w:pPr>
          <w:hyperlink w:anchor="_Toc529284361" w:history="1">
            <w:r w:rsidR="00D07015" w:rsidRPr="00AD5C53">
              <w:rPr>
                <w:rStyle w:val="af1"/>
              </w:rPr>
              <w:t>23.</w:t>
            </w:r>
            <w:r w:rsidR="00D07015" w:rsidRPr="00AD5C53">
              <w:rPr>
                <w:rFonts w:eastAsiaTheme="minorEastAsia" w:cstheme="minorBidi"/>
                <w:sz w:val="22"/>
                <w:szCs w:val="22"/>
              </w:rPr>
              <w:tab/>
            </w:r>
            <w:r w:rsidR="00D07015" w:rsidRPr="00AD5C53">
              <w:rPr>
                <w:rStyle w:val="af1"/>
              </w:rPr>
              <w:t>Rhythms distribution</w:t>
            </w:r>
            <w:r w:rsidR="00D07015" w:rsidRPr="00AD5C53">
              <w:rPr>
                <w:webHidden/>
              </w:rPr>
              <w:tab/>
            </w:r>
            <w:r w:rsidR="00D07015" w:rsidRPr="00AD5C53">
              <w:rPr>
                <w:webHidden/>
              </w:rPr>
              <w:fldChar w:fldCharType="begin"/>
            </w:r>
            <w:r w:rsidR="00D07015" w:rsidRPr="00AD5C53">
              <w:rPr>
                <w:webHidden/>
              </w:rPr>
              <w:instrText xml:space="preserve"> PAGEREF _Toc529284361 \h </w:instrText>
            </w:r>
            <w:r w:rsidR="00D07015" w:rsidRPr="00AD5C53">
              <w:rPr>
                <w:webHidden/>
              </w:rPr>
            </w:r>
            <w:r w:rsidR="00D07015" w:rsidRPr="00AD5C53">
              <w:rPr>
                <w:webHidden/>
              </w:rPr>
              <w:fldChar w:fldCharType="separate"/>
            </w:r>
            <w:r w:rsidR="00D07015" w:rsidRPr="00AD5C53">
              <w:rPr>
                <w:webHidden/>
              </w:rPr>
              <w:t>9</w:t>
            </w:r>
            <w:r w:rsidR="00D07015" w:rsidRPr="00AD5C53">
              <w:rPr>
                <w:webHidden/>
              </w:rPr>
              <w:fldChar w:fldCharType="end"/>
            </w:r>
          </w:hyperlink>
        </w:p>
        <w:p w14:paraId="7F760B8A" w14:textId="49A4268D" w:rsidR="00D07015" w:rsidRPr="00AD5C53" w:rsidRDefault="00B87ADD">
          <w:pPr>
            <w:pStyle w:val="11"/>
            <w:tabs>
              <w:tab w:val="right" w:pos="9679"/>
            </w:tabs>
            <w:rPr>
              <w:rFonts w:asciiTheme="minorHAnsi" w:eastAsiaTheme="minorEastAsia" w:hAnsiTheme="minorHAnsi" w:cstheme="minorBidi"/>
              <w:b w:val="0"/>
              <w:bCs w:val="0"/>
              <w:caps w:val="0"/>
              <w:sz w:val="22"/>
              <w:szCs w:val="22"/>
            </w:rPr>
          </w:pPr>
          <w:hyperlink w:anchor="_Toc529284362" w:history="1">
            <w:r w:rsidR="00D07015" w:rsidRPr="00AD5C53">
              <w:rPr>
                <w:rStyle w:val="af1"/>
              </w:rPr>
              <w:t>Melodic rules</w:t>
            </w:r>
            <w:r w:rsidR="00D07015" w:rsidRPr="00AD5C53">
              <w:rPr>
                <w:webHidden/>
              </w:rPr>
              <w:tab/>
            </w:r>
            <w:r w:rsidR="00D07015" w:rsidRPr="00AD5C53">
              <w:rPr>
                <w:webHidden/>
              </w:rPr>
              <w:fldChar w:fldCharType="begin"/>
            </w:r>
            <w:r w:rsidR="00D07015" w:rsidRPr="00AD5C53">
              <w:rPr>
                <w:webHidden/>
              </w:rPr>
              <w:instrText xml:space="preserve"> PAGEREF _Toc529284362 \h </w:instrText>
            </w:r>
            <w:r w:rsidR="00D07015" w:rsidRPr="00AD5C53">
              <w:rPr>
                <w:webHidden/>
              </w:rPr>
            </w:r>
            <w:r w:rsidR="00D07015" w:rsidRPr="00AD5C53">
              <w:rPr>
                <w:webHidden/>
              </w:rPr>
              <w:fldChar w:fldCharType="separate"/>
            </w:r>
            <w:r w:rsidR="00D07015" w:rsidRPr="00AD5C53">
              <w:rPr>
                <w:webHidden/>
              </w:rPr>
              <w:t>10</w:t>
            </w:r>
            <w:r w:rsidR="00D07015" w:rsidRPr="00AD5C53">
              <w:rPr>
                <w:webHidden/>
              </w:rPr>
              <w:fldChar w:fldCharType="end"/>
            </w:r>
          </w:hyperlink>
        </w:p>
        <w:p w14:paraId="6EA5B2F4" w14:textId="66B67395" w:rsidR="00D07015" w:rsidRPr="00AD5C53" w:rsidRDefault="00B87ADD">
          <w:pPr>
            <w:pStyle w:val="31"/>
            <w:tabs>
              <w:tab w:val="left" w:pos="880"/>
              <w:tab w:val="right" w:pos="9679"/>
            </w:tabs>
            <w:rPr>
              <w:rFonts w:eastAsiaTheme="minorEastAsia" w:cstheme="minorBidi"/>
              <w:sz w:val="22"/>
              <w:szCs w:val="22"/>
            </w:rPr>
          </w:pPr>
          <w:hyperlink w:anchor="_Toc529284363" w:history="1">
            <w:r w:rsidR="00D07015" w:rsidRPr="00AD5C53">
              <w:rPr>
                <w:rStyle w:val="af1"/>
              </w:rPr>
              <w:t>24.</w:t>
            </w:r>
            <w:r w:rsidR="00D07015" w:rsidRPr="00AD5C53">
              <w:rPr>
                <w:rFonts w:eastAsiaTheme="minorEastAsia" w:cstheme="minorBidi"/>
                <w:sz w:val="22"/>
                <w:szCs w:val="22"/>
              </w:rPr>
              <w:tab/>
            </w:r>
            <w:r w:rsidR="00D07015" w:rsidRPr="00AD5C53">
              <w:rPr>
                <w:rStyle w:val="af1"/>
              </w:rPr>
              <w:t>Stepwise movement</w:t>
            </w:r>
            <w:r w:rsidR="00D07015" w:rsidRPr="00AD5C53">
              <w:rPr>
                <w:webHidden/>
              </w:rPr>
              <w:tab/>
            </w:r>
            <w:r w:rsidR="00D07015" w:rsidRPr="00AD5C53">
              <w:rPr>
                <w:webHidden/>
              </w:rPr>
              <w:fldChar w:fldCharType="begin"/>
            </w:r>
            <w:r w:rsidR="00D07015" w:rsidRPr="00AD5C53">
              <w:rPr>
                <w:webHidden/>
              </w:rPr>
              <w:instrText xml:space="preserve"> PAGEREF _Toc529284363 \h </w:instrText>
            </w:r>
            <w:r w:rsidR="00D07015" w:rsidRPr="00AD5C53">
              <w:rPr>
                <w:webHidden/>
              </w:rPr>
            </w:r>
            <w:r w:rsidR="00D07015" w:rsidRPr="00AD5C53">
              <w:rPr>
                <w:webHidden/>
              </w:rPr>
              <w:fldChar w:fldCharType="separate"/>
            </w:r>
            <w:r w:rsidR="00D07015" w:rsidRPr="00AD5C53">
              <w:rPr>
                <w:webHidden/>
              </w:rPr>
              <w:t>10</w:t>
            </w:r>
            <w:r w:rsidR="00D07015" w:rsidRPr="00AD5C53">
              <w:rPr>
                <w:webHidden/>
              </w:rPr>
              <w:fldChar w:fldCharType="end"/>
            </w:r>
          </w:hyperlink>
        </w:p>
        <w:p w14:paraId="65CF245D" w14:textId="6F6EA648" w:rsidR="00D07015" w:rsidRPr="00AD5C53" w:rsidRDefault="00B87ADD">
          <w:pPr>
            <w:pStyle w:val="31"/>
            <w:tabs>
              <w:tab w:val="left" w:pos="880"/>
              <w:tab w:val="right" w:pos="9679"/>
            </w:tabs>
            <w:rPr>
              <w:rFonts w:eastAsiaTheme="minorEastAsia" w:cstheme="minorBidi"/>
              <w:sz w:val="22"/>
              <w:szCs w:val="22"/>
            </w:rPr>
          </w:pPr>
          <w:hyperlink w:anchor="_Toc529284364" w:history="1">
            <w:r w:rsidR="00D07015" w:rsidRPr="00AD5C53">
              <w:rPr>
                <w:rStyle w:val="af1"/>
              </w:rPr>
              <w:t>25.</w:t>
            </w:r>
            <w:r w:rsidR="00D07015" w:rsidRPr="00AD5C53">
              <w:rPr>
                <w:rFonts w:eastAsiaTheme="minorEastAsia" w:cstheme="minorBidi"/>
                <w:sz w:val="22"/>
                <w:szCs w:val="22"/>
              </w:rPr>
              <w:tab/>
            </w:r>
            <w:r w:rsidR="00D07015" w:rsidRPr="00AD5C53">
              <w:rPr>
                <w:rStyle w:val="af1"/>
              </w:rPr>
              <w:t>Leaps</w:t>
            </w:r>
            <w:r w:rsidR="00D07015" w:rsidRPr="00AD5C53">
              <w:rPr>
                <w:webHidden/>
              </w:rPr>
              <w:tab/>
            </w:r>
            <w:r w:rsidR="00D07015" w:rsidRPr="00AD5C53">
              <w:rPr>
                <w:webHidden/>
              </w:rPr>
              <w:fldChar w:fldCharType="begin"/>
            </w:r>
            <w:r w:rsidR="00D07015" w:rsidRPr="00AD5C53">
              <w:rPr>
                <w:webHidden/>
              </w:rPr>
              <w:instrText xml:space="preserve"> PAGEREF _Toc529284364 \h </w:instrText>
            </w:r>
            <w:r w:rsidR="00D07015" w:rsidRPr="00AD5C53">
              <w:rPr>
                <w:webHidden/>
              </w:rPr>
            </w:r>
            <w:r w:rsidR="00D07015" w:rsidRPr="00AD5C53">
              <w:rPr>
                <w:webHidden/>
              </w:rPr>
              <w:fldChar w:fldCharType="separate"/>
            </w:r>
            <w:r w:rsidR="00D07015" w:rsidRPr="00AD5C53">
              <w:rPr>
                <w:webHidden/>
              </w:rPr>
              <w:t>10</w:t>
            </w:r>
            <w:r w:rsidR="00D07015" w:rsidRPr="00AD5C53">
              <w:rPr>
                <w:webHidden/>
              </w:rPr>
              <w:fldChar w:fldCharType="end"/>
            </w:r>
          </w:hyperlink>
        </w:p>
        <w:p w14:paraId="56B2E903" w14:textId="105B31C3" w:rsidR="00D07015" w:rsidRPr="00AD5C53" w:rsidRDefault="00B87ADD">
          <w:pPr>
            <w:pStyle w:val="31"/>
            <w:tabs>
              <w:tab w:val="left" w:pos="880"/>
              <w:tab w:val="right" w:pos="9679"/>
            </w:tabs>
            <w:rPr>
              <w:rFonts w:eastAsiaTheme="minorEastAsia" w:cstheme="minorBidi"/>
              <w:sz w:val="22"/>
              <w:szCs w:val="22"/>
            </w:rPr>
          </w:pPr>
          <w:hyperlink w:anchor="_Toc529284365" w:history="1">
            <w:r w:rsidR="00D07015" w:rsidRPr="00AD5C53">
              <w:rPr>
                <w:rStyle w:val="af1"/>
              </w:rPr>
              <w:t>26.</w:t>
            </w:r>
            <w:r w:rsidR="00D07015" w:rsidRPr="00AD5C53">
              <w:rPr>
                <w:rFonts w:eastAsiaTheme="minorEastAsia" w:cstheme="minorBidi"/>
                <w:sz w:val="22"/>
                <w:szCs w:val="22"/>
              </w:rPr>
              <w:tab/>
            </w:r>
            <w:r w:rsidR="00D07015" w:rsidRPr="00AD5C53">
              <w:rPr>
                <w:rStyle w:val="af1"/>
              </w:rPr>
              <w:t>Leaps between measures</w:t>
            </w:r>
            <w:r w:rsidR="00D07015" w:rsidRPr="00AD5C53">
              <w:rPr>
                <w:webHidden/>
              </w:rPr>
              <w:tab/>
            </w:r>
            <w:r w:rsidR="00D07015" w:rsidRPr="00AD5C53">
              <w:rPr>
                <w:webHidden/>
              </w:rPr>
              <w:fldChar w:fldCharType="begin"/>
            </w:r>
            <w:r w:rsidR="00D07015" w:rsidRPr="00AD5C53">
              <w:rPr>
                <w:webHidden/>
              </w:rPr>
              <w:instrText xml:space="preserve"> PAGEREF _Toc529284365 \h </w:instrText>
            </w:r>
            <w:r w:rsidR="00D07015" w:rsidRPr="00AD5C53">
              <w:rPr>
                <w:webHidden/>
              </w:rPr>
            </w:r>
            <w:r w:rsidR="00D07015" w:rsidRPr="00AD5C53">
              <w:rPr>
                <w:webHidden/>
              </w:rPr>
              <w:fldChar w:fldCharType="separate"/>
            </w:r>
            <w:r w:rsidR="00D07015" w:rsidRPr="00AD5C53">
              <w:rPr>
                <w:webHidden/>
              </w:rPr>
              <w:t>10</w:t>
            </w:r>
            <w:r w:rsidR="00D07015" w:rsidRPr="00AD5C53">
              <w:rPr>
                <w:webHidden/>
              </w:rPr>
              <w:fldChar w:fldCharType="end"/>
            </w:r>
          </w:hyperlink>
        </w:p>
        <w:p w14:paraId="28A20124" w14:textId="433638A2" w:rsidR="00D07015" w:rsidRPr="00AD5C53" w:rsidRDefault="00B87ADD">
          <w:pPr>
            <w:pStyle w:val="31"/>
            <w:tabs>
              <w:tab w:val="left" w:pos="880"/>
              <w:tab w:val="right" w:pos="9679"/>
            </w:tabs>
            <w:rPr>
              <w:rFonts w:eastAsiaTheme="minorEastAsia" w:cstheme="minorBidi"/>
              <w:sz w:val="22"/>
              <w:szCs w:val="22"/>
            </w:rPr>
          </w:pPr>
          <w:hyperlink w:anchor="_Toc529284366" w:history="1">
            <w:r w:rsidR="00D07015" w:rsidRPr="00AD5C53">
              <w:rPr>
                <w:rStyle w:val="af1"/>
              </w:rPr>
              <w:t>27.</w:t>
            </w:r>
            <w:r w:rsidR="00D07015" w:rsidRPr="00AD5C53">
              <w:rPr>
                <w:rFonts w:eastAsiaTheme="minorEastAsia" w:cstheme="minorBidi"/>
                <w:sz w:val="22"/>
                <w:szCs w:val="22"/>
              </w:rPr>
              <w:tab/>
            </w:r>
            <w:r w:rsidR="00D07015" w:rsidRPr="00AD5C53">
              <w:rPr>
                <w:rStyle w:val="af1"/>
              </w:rPr>
              <w:t>Melodic intervals between two sequential notes</w:t>
            </w:r>
            <w:r w:rsidR="00D07015" w:rsidRPr="00AD5C53">
              <w:rPr>
                <w:webHidden/>
              </w:rPr>
              <w:tab/>
            </w:r>
            <w:r w:rsidR="00D07015" w:rsidRPr="00AD5C53">
              <w:rPr>
                <w:webHidden/>
              </w:rPr>
              <w:fldChar w:fldCharType="begin"/>
            </w:r>
            <w:r w:rsidR="00D07015" w:rsidRPr="00AD5C53">
              <w:rPr>
                <w:webHidden/>
              </w:rPr>
              <w:instrText xml:space="preserve"> PAGEREF _Toc529284366 \h </w:instrText>
            </w:r>
            <w:r w:rsidR="00D07015" w:rsidRPr="00AD5C53">
              <w:rPr>
                <w:webHidden/>
              </w:rPr>
            </w:r>
            <w:r w:rsidR="00D07015" w:rsidRPr="00AD5C53">
              <w:rPr>
                <w:webHidden/>
              </w:rPr>
              <w:fldChar w:fldCharType="separate"/>
            </w:r>
            <w:r w:rsidR="00D07015" w:rsidRPr="00AD5C53">
              <w:rPr>
                <w:webHidden/>
              </w:rPr>
              <w:t>10</w:t>
            </w:r>
            <w:r w:rsidR="00D07015" w:rsidRPr="00AD5C53">
              <w:rPr>
                <w:webHidden/>
              </w:rPr>
              <w:fldChar w:fldCharType="end"/>
            </w:r>
          </w:hyperlink>
        </w:p>
        <w:p w14:paraId="6A128EE1" w14:textId="42BA801E" w:rsidR="00D07015" w:rsidRPr="00AD5C53" w:rsidRDefault="00B87ADD">
          <w:pPr>
            <w:pStyle w:val="31"/>
            <w:tabs>
              <w:tab w:val="left" w:pos="880"/>
              <w:tab w:val="right" w:pos="9679"/>
            </w:tabs>
            <w:rPr>
              <w:rFonts w:eastAsiaTheme="minorEastAsia" w:cstheme="minorBidi"/>
              <w:sz w:val="22"/>
              <w:szCs w:val="22"/>
            </w:rPr>
          </w:pPr>
          <w:hyperlink w:anchor="_Toc529284367" w:history="1">
            <w:r w:rsidR="00D07015" w:rsidRPr="00AD5C53">
              <w:rPr>
                <w:rStyle w:val="af1"/>
              </w:rPr>
              <w:t>28.</w:t>
            </w:r>
            <w:r w:rsidR="00D07015" w:rsidRPr="00AD5C53">
              <w:rPr>
                <w:rFonts w:eastAsiaTheme="minorEastAsia" w:cstheme="minorBidi"/>
                <w:sz w:val="22"/>
                <w:szCs w:val="22"/>
              </w:rPr>
              <w:tab/>
            </w:r>
            <w:r w:rsidR="00D07015" w:rsidRPr="00AD5C53">
              <w:rPr>
                <w:rStyle w:val="af1"/>
              </w:rPr>
              <w:t>Melodic intervals between more than two consecutive notes</w:t>
            </w:r>
            <w:r w:rsidR="00D07015" w:rsidRPr="00AD5C53">
              <w:rPr>
                <w:webHidden/>
              </w:rPr>
              <w:tab/>
            </w:r>
            <w:r w:rsidR="00D07015" w:rsidRPr="00AD5C53">
              <w:rPr>
                <w:webHidden/>
              </w:rPr>
              <w:fldChar w:fldCharType="begin"/>
            </w:r>
            <w:r w:rsidR="00D07015" w:rsidRPr="00AD5C53">
              <w:rPr>
                <w:webHidden/>
              </w:rPr>
              <w:instrText xml:space="preserve"> PAGEREF _Toc529284367 \h </w:instrText>
            </w:r>
            <w:r w:rsidR="00D07015" w:rsidRPr="00AD5C53">
              <w:rPr>
                <w:webHidden/>
              </w:rPr>
            </w:r>
            <w:r w:rsidR="00D07015" w:rsidRPr="00AD5C53">
              <w:rPr>
                <w:webHidden/>
              </w:rPr>
              <w:fldChar w:fldCharType="separate"/>
            </w:r>
            <w:r w:rsidR="00D07015" w:rsidRPr="00AD5C53">
              <w:rPr>
                <w:webHidden/>
              </w:rPr>
              <w:t>11</w:t>
            </w:r>
            <w:r w:rsidR="00D07015" w:rsidRPr="00AD5C53">
              <w:rPr>
                <w:webHidden/>
              </w:rPr>
              <w:fldChar w:fldCharType="end"/>
            </w:r>
          </w:hyperlink>
        </w:p>
        <w:p w14:paraId="65002E8B" w14:textId="7F754FE3" w:rsidR="00D07015" w:rsidRPr="00AD5C53" w:rsidRDefault="00B87ADD">
          <w:pPr>
            <w:pStyle w:val="31"/>
            <w:tabs>
              <w:tab w:val="left" w:pos="880"/>
              <w:tab w:val="right" w:pos="9679"/>
            </w:tabs>
            <w:rPr>
              <w:rFonts w:eastAsiaTheme="minorEastAsia" w:cstheme="minorBidi"/>
              <w:sz w:val="22"/>
              <w:szCs w:val="22"/>
            </w:rPr>
          </w:pPr>
          <w:hyperlink w:anchor="_Toc529284368" w:history="1">
            <w:r w:rsidR="00D07015" w:rsidRPr="00AD5C53">
              <w:rPr>
                <w:rStyle w:val="af1"/>
              </w:rPr>
              <w:t>29.</w:t>
            </w:r>
            <w:r w:rsidR="00D07015" w:rsidRPr="00AD5C53">
              <w:rPr>
                <w:rFonts w:eastAsiaTheme="minorEastAsia" w:cstheme="minorBidi"/>
                <w:sz w:val="22"/>
                <w:szCs w:val="22"/>
              </w:rPr>
              <w:tab/>
            </w:r>
            <w:r w:rsidR="00D07015" w:rsidRPr="00AD5C53">
              <w:rPr>
                <w:rStyle w:val="af1"/>
              </w:rPr>
              <w:t>Obligatory note preparation</w:t>
            </w:r>
            <w:r w:rsidR="00D07015" w:rsidRPr="00AD5C53">
              <w:rPr>
                <w:webHidden/>
              </w:rPr>
              <w:tab/>
            </w:r>
            <w:r w:rsidR="00D07015" w:rsidRPr="00AD5C53">
              <w:rPr>
                <w:webHidden/>
              </w:rPr>
              <w:fldChar w:fldCharType="begin"/>
            </w:r>
            <w:r w:rsidR="00D07015" w:rsidRPr="00AD5C53">
              <w:rPr>
                <w:webHidden/>
              </w:rPr>
              <w:instrText xml:space="preserve"> PAGEREF _Toc529284368 \h </w:instrText>
            </w:r>
            <w:r w:rsidR="00D07015" w:rsidRPr="00AD5C53">
              <w:rPr>
                <w:webHidden/>
              </w:rPr>
            </w:r>
            <w:r w:rsidR="00D07015" w:rsidRPr="00AD5C53">
              <w:rPr>
                <w:webHidden/>
              </w:rPr>
              <w:fldChar w:fldCharType="separate"/>
            </w:r>
            <w:r w:rsidR="00D07015" w:rsidRPr="00AD5C53">
              <w:rPr>
                <w:webHidden/>
              </w:rPr>
              <w:t>12</w:t>
            </w:r>
            <w:r w:rsidR="00D07015" w:rsidRPr="00AD5C53">
              <w:rPr>
                <w:webHidden/>
              </w:rPr>
              <w:fldChar w:fldCharType="end"/>
            </w:r>
          </w:hyperlink>
        </w:p>
        <w:p w14:paraId="53067E69" w14:textId="26220833" w:rsidR="00D07015" w:rsidRPr="00AD5C53" w:rsidRDefault="00B87ADD">
          <w:pPr>
            <w:pStyle w:val="31"/>
            <w:tabs>
              <w:tab w:val="left" w:pos="880"/>
              <w:tab w:val="right" w:pos="9679"/>
            </w:tabs>
            <w:rPr>
              <w:rFonts w:eastAsiaTheme="minorEastAsia" w:cstheme="minorBidi"/>
              <w:sz w:val="22"/>
              <w:szCs w:val="22"/>
            </w:rPr>
          </w:pPr>
          <w:hyperlink w:anchor="_Toc529284369" w:history="1">
            <w:r w:rsidR="00D07015" w:rsidRPr="00AD5C53">
              <w:rPr>
                <w:rStyle w:val="af1"/>
              </w:rPr>
              <w:t>30.</w:t>
            </w:r>
            <w:r w:rsidR="00D07015" w:rsidRPr="00AD5C53">
              <w:rPr>
                <w:rFonts w:eastAsiaTheme="minorEastAsia" w:cstheme="minorBidi"/>
                <w:sz w:val="22"/>
                <w:szCs w:val="22"/>
              </w:rPr>
              <w:tab/>
            </w:r>
            <w:r w:rsidR="00D07015" w:rsidRPr="00AD5C53">
              <w:rPr>
                <w:rStyle w:val="af1"/>
              </w:rPr>
              <w:t>Obligatory movement between notes</w:t>
            </w:r>
            <w:r w:rsidR="00D07015" w:rsidRPr="00AD5C53">
              <w:rPr>
                <w:webHidden/>
              </w:rPr>
              <w:tab/>
            </w:r>
            <w:r w:rsidR="00D07015" w:rsidRPr="00AD5C53">
              <w:rPr>
                <w:webHidden/>
              </w:rPr>
              <w:fldChar w:fldCharType="begin"/>
            </w:r>
            <w:r w:rsidR="00D07015" w:rsidRPr="00AD5C53">
              <w:rPr>
                <w:webHidden/>
              </w:rPr>
              <w:instrText xml:space="preserve"> PAGEREF _Toc529284369 \h </w:instrText>
            </w:r>
            <w:r w:rsidR="00D07015" w:rsidRPr="00AD5C53">
              <w:rPr>
                <w:webHidden/>
              </w:rPr>
            </w:r>
            <w:r w:rsidR="00D07015" w:rsidRPr="00AD5C53">
              <w:rPr>
                <w:webHidden/>
              </w:rPr>
              <w:fldChar w:fldCharType="separate"/>
            </w:r>
            <w:r w:rsidR="00D07015" w:rsidRPr="00AD5C53">
              <w:rPr>
                <w:webHidden/>
              </w:rPr>
              <w:t>12</w:t>
            </w:r>
            <w:r w:rsidR="00D07015" w:rsidRPr="00AD5C53">
              <w:rPr>
                <w:webHidden/>
              </w:rPr>
              <w:fldChar w:fldCharType="end"/>
            </w:r>
          </w:hyperlink>
        </w:p>
        <w:p w14:paraId="3B2C5BE9" w14:textId="1B782E00" w:rsidR="00D07015" w:rsidRPr="00AD5C53" w:rsidRDefault="00B87ADD">
          <w:pPr>
            <w:pStyle w:val="31"/>
            <w:tabs>
              <w:tab w:val="left" w:pos="880"/>
              <w:tab w:val="right" w:pos="9679"/>
            </w:tabs>
            <w:rPr>
              <w:rFonts w:eastAsiaTheme="minorEastAsia" w:cstheme="minorBidi"/>
              <w:sz w:val="22"/>
              <w:szCs w:val="22"/>
            </w:rPr>
          </w:pPr>
          <w:hyperlink w:anchor="_Toc529284370" w:history="1">
            <w:r w:rsidR="00D07015" w:rsidRPr="00AD5C53">
              <w:rPr>
                <w:rStyle w:val="af1"/>
              </w:rPr>
              <w:t>31.</w:t>
            </w:r>
            <w:r w:rsidR="00D07015" w:rsidRPr="00AD5C53">
              <w:rPr>
                <w:rFonts w:eastAsiaTheme="minorEastAsia" w:cstheme="minorBidi"/>
                <w:sz w:val="22"/>
                <w:szCs w:val="22"/>
              </w:rPr>
              <w:tab/>
            </w:r>
            <w:r w:rsidR="00D07015" w:rsidRPr="00AD5C53">
              <w:rPr>
                <w:rStyle w:val="af1"/>
              </w:rPr>
              <w:t>Notes repeat</w:t>
            </w:r>
            <w:r w:rsidR="00D07015" w:rsidRPr="00AD5C53">
              <w:rPr>
                <w:webHidden/>
              </w:rPr>
              <w:tab/>
            </w:r>
            <w:r w:rsidR="00D07015" w:rsidRPr="00AD5C53">
              <w:rPr>
                <w:webHidden/>
              </w:rPr>
              <w:fldChar w:fldCharType="begin"/>
            </w:r>
            <w:r w:rsidR="00D07015" w:rsidRPr="00AD5C53">
              <w:rPr>
                <w:webHidden/>
              </w:rPr>
              <w:instrText xml:space="preserve"> PAGEREF _Toc529284370 \h </w:instrText>
            </w:r>
            <w:r w:rsidR="00D07015" w:rsidRPr="00AD5C53">
              <w:rPr>
                <w:webHidden/>
              </w:rPr>
            </w:r>
            <w:r w:rsidR="00D07015" w:rsidRPr="00AD5C53">
              <w:rPr>
                <w:webHidden/>
              </w:rPr>
              <w:fldChar w:fldCharType="separate"/>
            </w:r>
            <w:r w:rsidR="00D07015" w:rsidRPr="00AD5C53">
              <w:rPr>
                <w:webHidden/>
              </w:rPr>
              <w:t>12</w:t>
            </w:r>
            <w:r w:rsidR="00D07015" w:rsidRPr="00AD5C53">
              <w:rPr>
                <w:webHidden/>
              </w:rPr>
              <w:fldChar w:fldCharType="end"/>
            </w:r>
          </w:hyperlink>
        </w:p>
        <w:p w14:paraId="2FCEC459" w14:textId="1131052D" w:rsidR="00D07015" w:rsidRPr="00AD5C53" w:rsidRDefault="00B87ADD">
          <w:pPr>
            <w:pStyle w:val="31"/>
            <w:tabs>
              <w:tab w:val="left" w:pos="880"/>
              <w:tab w:val="right" w:pos="9679"/>
            </w:tabs>
            <w:rPr>
              <w:rFonts w:eastAsiaTheme="minorEastAsia" w:cstheme="minorBidi"/>
              <w:sz w:val="22"/>
              <w:szCs w:val="22"/>
            </w:rPr>
          </w:pPr>
          <w:hyperlink w:anchor="_Toc529284371" w:history="1">
            <w:r w:rsidR="00D07015" w:rsidRPr="00AD5C53">
              <w:rPr>
                <w:rStyle w:val="af1"/>
              </w:rPr>
              <w:t>32.</w:t>
            </w:r>
            <w:r w:rsidR="00D07015" w:rsidRPr="00AD5C53">
              <w:rPr>
                <w:rFonts w:eastAsiaTheme="minorEastAsia" w:cstheme="minorBidi"/>
                <w:sz w:val="22"/>
                <w:szCs w:val="22"/>
              </w:rPr>
              <w:tab/>
            </w:r>
            <w:r w:rsidR="00D07015" w:rsidRPr="00AD5C53">
              <w:rPr>
                <w:rStyle w:val="af1"/>
              </w:rPr>
              <w:t>Melody organization</w:t>
            </w:r>
            <w:r w:rsidR="00D07015" w:rsidRPr="00AD5C53">
              <w:rPr>
                <w:webHidden/>
              </w:rPr>
              <w:tab/>
            </w:r>
            <w:r w:rsidR="00D07015" w:rsidRPr="00AD5C53">
              <w:rPr>
                <w:webHidden/>
              </w:rPr>
              <w:fldChar w:fldCharType="begin"/>
            </w:r>
            <w:r w:rsidR="00D07015" w:rsidRPr="00AD5C53">
              <w:rPr>
                <w:webHidden/>
              </w:rPr>
              <w:instrText xml:space="preserve"> PAGEREF _Toc529284371 \h </w:instrText>
            </w:r>
            <w:r w:rsidR="00D07015" w:rsidRPr="00AD5C53">
              <w:rPr>
                <w:webHidden/>
              </w:rPr>
            </w:r>
            <w:r w:rsidR="00D07015" w:rsidRPr="00AD5C53">
              <w:rPr>
                <w:webHidden/>
              </w:rPr>
              <w:fldChar w:fldCharType="separate"/>
            </w:r>
            <w:r w:rsidR="00D07015" w:rsidRPr="00AD5C53">
              <w:rPr>
                <w:webHidden/>
              </w:rPr>
              <w:t>12</w:t>
            </w:r>
            <w:r w:rsidR="00D07015" w:rsidRPr="00AD5C53">
              <w:rPr>
                <w:webHidden/>
              </w:rPr>
              <w:fldChar w:fldCharType="end"/>
            </w:r>
          </w:hyperlink>
        </w:p>
        <w:p w14:paraId="2A4F67D8" w14:textId="6FC6BF34" w:rsidR="00D07015" w:rsidRPr="00AD5C53" w:rsidRDefault="00B87ADD">
          <w:pPr>
            <w:pStyle w:val="21"/>
            <w:tabs>
              <w:tab w:val="right" w:pos="9679"/>
            </w:tabs>
            <w:rPr>
              <w:rFonts w:eastAsiaTheme="minorEastAsia" w:cstheme="minorBidi"/>
              <w:b w:val="0"/>
              <w:bCs w:val="0"/>
              <w:sz w:val="22"/>
              <w:szCs w:val="22"/>
            </w:rPr>
          </w:pPr>
          <w:hyperlink w:anchor="_Toc529284372" w:history="1">
            <w:r w:rsidR="00D07015" w:rsidRPr="00AD5C53">
              <w:rPr>
                <w:rStyle w:val="af1"/>
              </w:rPr>
              <w:t>Melodic minor</w:t>
            </w:r>
            <w:r w:rsidR="00D07015" w:rsidRPr="00AD5C53">
              <w:rPr>
                <w:webHidden/>
              </w:rPr>
              <w:tab/>
            </w:r>
            <w:r w:rsidR="00D07015" w:rsidRPr="00AD5C53">
              <w:rPr>
                <w:webHidden/>
              </w:rPr>
              <w:fldChar w:fldCharType="begin"/>
            </w:r>
            <w:r w:rsidR="00D07015" w:rsidRPr="00AD5C53">
              <w:rPr>
                <w:webHidden/>
              </w:rPr>
              <w:instrText xml:space="preserve"> PAGEREF _Toc529284372 \h </w:instrText>
            </w:r>
            <w:r w:rsidR="00D07015" w:rsidRPr="00AD5C53">
              <w:rPr>
                <w:webHidden/>
              </w:rPr>
            </w:r>
            <w:r w:rsidR="00D07015" w:rsidRPr="00AD5C53">
              <w:rPr>
                <w:webHidden/>
              </w:rPr>
              <w:fldChar w:fldCharType="separate"/>
            </w:r>
            <w:r w:rsidR="00D07015" w:rsidRPr="00AD5C53">
              <w:rPr>
                <w:webHidden/>
              </w:rPr>
              <w:t>13</w:t>
            </w:r>
            <w:r w:rsidR="00D07015" w:rsidRPr="00AD5C53">
              <w:rPr>
                <w:webHidden/>
              </w:rPr>
              <w:fldChar w:fldCharType="end"/>
            </w:r>
          </w:hyperlink>
        </w:p>
        <w:p w14:paraId="434F9752" w14:textId="0F0F430F" w:rsidR="00D07015" w:rsidRPr="00AD5C53" w:rsidRDefault="00B87ADD">
          <w:pPr>
            <w:pStyle w:val="31"/>
            <w:tabs>
              <w:tab w:val="left" w:pos="880"/>
              <w:tab w:val="right" w:pos="9679"/>
            </w:tabs>
            <w:rPr>
              <w:rFonts w:eastAsiaTheme="minorEastAsia" w:cstheme="minorBidi"/>
              <w:sz w:val="22"/>
              <w:szCs w:val="22"/>
            </w:rPr>
          </w:pPr>
          <w:hyperlink w:anchor="_Toc529284373" w:history="1">
            <w:r w:rsidR="00D07015" w:rsidRPr="00AD5C53">
              <w:rPr>
                <w:rStyle w:val="af1"/>
              </w:rPr>
              <w:t>33.</w:t>
            </w:r>
            <w:r w:rsidR="00D07015" w:rsidRPr="00AD5C53">
              <w:rPr>
                <w:rFonts w:eastAsiaTheme="minorEastAsia" w:cstheme="minorBidi"/>
                <w:sz w:val="22"/>
                <w:szCs w:val="22"/>
              </w:rPr>
              <w:tab/>
            </w:r>
            <w:r w:rsidR="00D07015" w:rsidRPr="00AD5C53">
              <w:rPr>
                <w:rStyle w:val="af1"/>
              </w:rPr>
              <w:t>Two forms of melodic minor</w:t>
            </w:r>
            <w:r w:rsidR="00D07015" w:rsidRPr="00AD5C53">
              <w:rPr>
                <w:webHidden/>
              </w:rPr>
              <w:tab/>
            </w:r>
            <w:r w:rsidR="00D07015" w:rsidRPr="00AD5C53">
              <w:rPr>
                <w:webHidden/>
              </w:rPr>
              <w:fldChar w:fldCharType="begin"/>
            </w:r>
            <w:r w:rsidR="00D07015" w:rsidRPr="00AD5C53">
              <w:rPr>
                <w:webHidden/>
              </w:rPr>
              <w:instrText xml:space="preserve"> PAGEREF _Toc529284373 \h </w:instrText>
            </w:r>
            <w:r w:rsidR="00D07015" w:rsidRPr="00AD5C53">
              <w:rPr>
                <w:webHidden/>
              </w:rPr>
            </w:r>
            <w:r w:rsidR="00D07015" w:rsidRPr="00AD5C53">
              <w:rPr>
                <w:webHidden/>
              </w:rPr>
              <w:fldChar w:fldCharType="separate"/>
            </w:r>
            <w:r w:rsidR="00D07015" w:rsidRPr="00AD5C53">
              <w:rPr>
                <w:webHidden/>
              </w:rPr>
              <w:t>13</w:t>
            </w:r>
            <w:r w:rsidR="00D07015" w:rsidRPr="00AD5C53">
              <w:rPr>
                <w:webHidden/>
              </w:rPr>
              <w:fldChar w:fldCharType="end"/>
            </w:r>
          </w:hyperlink>
        </w:p>
        <w:p w14:paraId="5F6CF410" w14:textId="65EE0692" w:rsidR="00D07015" w:rsidRPr="00AD5C53" w:rsidRDefault="00B87ADD">
          <w:pPr>
            <w:pStyle w:val="31"/>
            <w:tabs>
              <w:tab w:val="left" w:pos="880"/>
              <w:tab w:val="right" w:pos="9679"/>
            </w:tabs>
            <w:rPr>
              <w:rFonts w:eastAsiaTheme="minorEastAsia" w:cstheme="minorBidi"/>
              <w:sz w:val="22"/>
              <w:szCs w:val="22"/>
            </w:rPr>
          </w:pPr>
          <w:hyperlink w:anchor="_Toc529284374" w:history="1">
            <w:r w:rsidR="00D07015" w:rsidRPr="00AD5C53">
              <w:rPr>
                <w:rStyle w:val="af1"/>
              </w:rPr>
              <w:t>34.</w:t>
            </w:r>
            <w:r w:rsidR="00D07015" w:rsidRPr="00AD5C53">
              <w:rPr>
                <w:rFonts w:eastAsiaTheme="minorEastAsia" w:cstheme="minorBidi"/>
                <w:sz w:val="22"/>
                <w:szCs w:val="22"/>
              </w:rPr>
              <w:tab/>
            </w:r>
            <w:r w:rsidR="00D07015" w:rsidRPr="00AD5C53">
              <w:rPr>
                <w:rStyle w:val="af1"/>
              </w:rPr>
              <w:t>Use of melodic notes VI# or VII</w:t>
            </w:r>
            <w:r w:rsidR="00D07015" w:rsidRPr="00AD5C53">
              <w:rPr>
                <w:webHidden/>
              </w:rPr>
              <w:tab/>
            </w:r>
            <w:r w:rsidR="00D07015" w:rsidRPr="00AD5C53">
              <w:rPr>
                <w:webHidden/>
              </w:rPr>
              <w:fldChar w:fldCharType="begin"/>
            </w:r>
            <w:r w:rsidR="00D07015" w:rsidRPr="00AD5C53">
              <w:rPr>
                <w:webHidden/>
              </w:rPr>
              <w:instrText xml:space="preserve"> PAGEREF _Toc529284374 \h </w:instrText>
            </w:r>
            <w:r w:rsidR="00D07015" w:rsidRPr="00AD5C53">
              <w:rPr>
                <w:webHidden/>
              </w:rPr>
            </w:r>
            <w:r w:rsidR="00D07015" w:rsidRPr="00AD5C53">
              <w:rPr>
                <w:webHidden/>
              </w:rPr>
              <w:fldChar w:fldCharType="separate"/>
            </w:r>
            <w:r w:rsidR="00D07015" w:rsidRPr="00AD5C53">
              <w:rPr>
                <w:webHidden/>
              </w:rPr>
              <w:t>13</w:t>
            </w:r>
            <w:r w:rsidR="00D07015" w:rsidRPr="00AD5C53">
              <w:rPr>
                <w:webHidden/>
              </w:rPr>
              <w:fldChar w:fldCharType="end"/>
            </w:r>
          </w:hyperlink>
        </w:p>
        <w:p w14:paraId="71DBEA64" w14:textId="639E33C3" w:rsidR="00D07015" w:rsidRPr="00AD5C53" w:rsidRDefault="00B87ADD">
          <w:pPr>
            <w:pStyle w:val="31"/>
            <w:tabs>
              <w:tab w:val="left" w:pos="880"/>
              <w:tab w:val="right" w:pos="9679"/>
            </w:tabs>
            <w:rPr>
              <w:rFonts w:eastAsiaTheme="minorEastAsia" w:cstheme="minorBidi"/>
              <w:sz w:val="22"/>
              <w:szCs w:val="22"/>
            </w:rPr>
          </w:pPr>
          <w:hyperlink w:anchor="_Toc529284375" w:history="1">
            <w:r w:rsidR="00D07015" w:rsidRPr="00AD5C53">
              <w:rPr>
                <w:rStyle w:val="af1"/>
              </w:rPr>
              <w:t>35.</w:t>
            </w:r>
            <w:r w:rsidR="00D07015" w:rsidRPr="00AD5C53">
              <w:rPr>
                <w:rFonts w:eastAsiaTheme="minorEastAsia" w:cstheme="minorBidi"/>
                <w:sz w:val="22"/>
                <w:szCs w:val="22"/>
              </w:rPr>
              <w:tab/>
            </w:r>
            <w:r w:rsidR="00D07015" w:rsidRPr="00AD5C53">
              <w:rPr>
                <w:rStyle w:val="af1"/>
              </w:rPr>
              <w:t>Use of harmonic tones VI# or VII</w:t>
            </w:r>
            <w:r w:rsidR="00D07015" w:rsidRPr="00AD5C53">
              <w:rPr>
                <w:webHidden/>
              </w:rPr>
              <w:tab/>
            </w:r>
            <w:r w:rsidR="00D07015" w:rsidRPr="00AD5C53">
              <w:rPr>
                <w:webHidden/>
              </w:rPr>
              <w:fldChar w:fldCharType="begin"/>
            </w:r>
            <w:r w:rsidR="00D07015" w:rsidRPr="00AD5C53">
              <w:rPr>
                <w:webHidden/>
              </w:rPr>
              <w:instrText xml:space="preserve"> PAGEREF _Toc529284375 \h </w:instrText>
            </w:r>
            <w:r w:rsidR="00D07015" w:rsidRPr="00AD5C53">
              <w:rPr>
                <w:webHidden/>
              </w:rPr>
            </w:r>
            <w:r w:rsidR="00D07015" w:rsidRPr="00AD5C53">
              <w:rPr>
                <w:webHidden/>
              </w:rPr>
              <w:fldChar w:fldCharType="separate"/>
            </w:r>
            <w:r w:rsidR="00D07015" w:rsidRPr="00AD5C53">
              <w:rPr>
                <w:webHidden/>
              </w:rPr>
              <w:t>13</w:t>
            </w:r>
            <w:r w:rsidR="00D07015" w:rsidRPr="00AD5C53">
              <w:rPr>
                <w:webHidden/>
              </w:rPr>
              <w:fldChar w:fldCharType="end"/>
            </w:r>
          </w:hyperlink>
        </w:p>
        <w:p w14:paraId="1CBC03B4" w14:textId="576ED8B2" w:rsidR="00D07015" w:rsidRPr="00AD5C53" w:rsidRDefault="00B87ADD">
          <w:pPr>
            <w:pStyle w:val="31"/>
            <w:tabs>
              <w:tab w:val="left" w:pos="880"/>
              <w:tab w:val="right" w:pos="9679"/>
            </w:tabs>
            <w:rPr>
              <w:rFonts w:eastAsiaTheme="minorEastAsia" w:cstheme="minorBidi"/>
              <w:sz w:val="22"/>
              <w:szCs w:val="22"/>
            </w:rPr>
          </w:pPr>
          <w:hyperlink w:anchor="_Toc529284376" w:history="1">
            <w:r w:rsidR="00D07015" w:rsidRPr="00AD5C53">
              <w:rPr>
                <w:rStyle w:val="af1"/>
              </w:rPr>
              <w:t>36.</w:t>
            </w:r>
            <w:r w:rsidR="00D07015" w:rsidRPr="00AD5C53">
              <w:rPr>
                <w:rFonts w:eastAsiaTheme="minorEastAsia" w:cstheme="minorBidi"/>
                <w:sz w:val="22"/>
                <w:szCs w:val="22"/>
              </w:rPr>
              <w:tab/>
            </w:r>
            <w:r w:rsidR="00D07015" w:rsidRPr="00AD5C53">
              <w:rPr>
                <w:rStyle w:val="af1"/>
              </w:rPr>
              <w:t xml:space="preserve">Close positioning of two forms of VI or VII degree in melodic minor </w:t>
            </w:r>
            <w:r w:rsidR="00D07015" w:rsidRPr="00AD5C53">
              <w:rPr>
                <w:rStyle w:val="af1"/>
                <w:noProof/>
              </w:rPr>
              <w:drawing>
                <wp:inline distT="0" distB="0" distL="0" distR="0" wp14:anchorId="0A450594" wp14:editId="14F3B2C5">
                  <wp:extent cx="158750" cy="15875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o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750" cy="158750"/>
                          </a:xfrm>
                          <a:prstGeom prst="rect">
                            <a:avLst/>
                          </a:prstGeom>
                        </pic:spPr>
                      </pic:pic>
                    </a:graphicData>
                  </a:graphic>
                </wp:inline>
              </w:drawing>
            </w:r>
            <w:r w:rsidR="00D07015" w:rsidRPr="00AD5C53">
              <w:rPr>
                <w:webHidden/>
              </w:rPr>
              <w:tab/>
            </w:r>
            <w:r w:rsidR="00D07015" w:rsidRPr="00AD5C53">
              <w:rPr>
                <w:webHidden/>
              </w:rPr>
              <w:fldChar w:fldCharType="begin"/>
            </w:r>
            <w:r w:rsidR="00D07015" w:rsidRPr="00AD5C53">
              <w:rPr>
                <w:webHidden/>
              </w:rPr>
              <w:instrText xml:space="preserve"> PAGEREF _Toc529284376 \h </w:instrText>
            </w:r>
            <w:r w:rsidR="00D07015" w:rsidRPr="00AD5C53">
              <w:rPr>
                <w:webHidden/>
              </w:rPr>
            </w:r>
            <w:r w:rsidR="00D07015" w:rsidRPr="00AD5C53">
              <w:rPr>
                <w:webHidden/>
              </w:rPr>
              <w:fldChar w:fldCharType="separate"/>
            </w:r>
            <w:r w:rsidR="00D07015" w:rsidRPr="00AD5C53">
              <w:rPr>
                <w:webHidden/>
              </w:rPr>
              <w:t>13</w:t>
            </w:r>
            <w:r w:rsidR="00D07015" w:rsidRPr="00AD5C53">
              <w:rPr>
                <w:webHidden/>
              </w:rPr>
              <w:fldChar w:fldCharType="end"/>
            </w:r>
          </w:hyperlink>
        </w:p>
        <w:p w14:paraId="73E6D027" w14:textId="7023424E" w:rsidR="00D07015" w:rsidRPr="00AD5C53" w:rsidRDefault="00B87ADD">
          <w:pPr>
            <w:pStyle w:val="11"/>
            <w:tabs>
              <w:tab w:val="right" w:pos="9679"/>
            </w:tabs>
            <w:rPr>
              <w:rFonts w:asciiTheme="minorHAnsi" w:eastAsiaTheme="minorEastAsia" w:hAnsiTheme="minorHAnsi" w:cstheme="minorBidi"/>
              <w:b w:val="0"/>
              <w:bCs w:val="0"/>
              <w:caps w:val="0"/>
              <w:sz w:val="22"/>
              <w:szCs w:val="22"/>
            </w:rPr>
          </w:pPr>
          <w:hyperlink w:anchor="_Toc529284377" w:history="1">
            <w:r w:rsidR="00D07015" w:rsidRPr="00AD5C53">
              <w:rPr>
                <w:rStyle w:val="af1"/>
              </w:rPr>
              <w:t>Harmonic rules</w:t>
            </w:r>
            <w:r w:rsidR="00D07015" w:rsidRPr="00AD5C53">
              <w:rPr>
                <w:webHidden/>
              </w:rPr>
              <w:tab/>
            </w:r>
            <w:r w:rsidR="00D07015" w:rsidRPr="00AD5C53">
              <w:rPr>
                <w:webHidden/>
              </w:rPr>
              <w:fldChar w:fldCharType="begin"/>
            </w:r>
            <w:r w:rsidR="00D07015" w:rsidRPr="00AD5C53">
              <w:rPr>
                <w:webHidden/>
              </w:rPr>
              <w:instrText xml:space="preserve"> PAGEREF _Toc529284377 \h </w:instrText>
            </w:r>
            <w:r w:rsidR="00D07015" w:rsidRPr="00AD5C53">
              <w:rPr>
                <w:webHidden/>
              </w:rPr>
            </w:r>
            <w:r w:rsidR="00D07015" w:rsidRPr="00AD5C53">
              <w:rPr>
                <w:webHidden/>
              </w:rPr>
              <w:fldChar w:fldCharType="separate"/>
            </w:r>
            <w:r w:rsidR="00D07015" w:rsidRPr="00AD5C53">
              <w:rPr>
                <w:webHidden/>
              </w:rPr>
              <w:t>15</w:t>
            </w:r>
            <w:r w:rsidR="00D07015" w:rsidRPr="00AD5C53">
              <w:rPr>
                <w:webHidden/>
              </w:rPr>
              <w:fldChar w:fldCharType="end"/>
            </w:r>
          </w:hyperlink>
        </w:p>
        <w:p w14:paraId="78CC581C" w14:textId="54967017" w:rsidR="00D07015" w:rsidRPr="00AD5C53" w:rsidRDefault="00B87ADD">
          <w:pPr>
            <w:pStyle w:val="31"/>
            <w:tabs>
              <w:tab w:val="left" w:pos="880"/>
              <w:tab w:val="right" w:pos="9679"/>
            </w:tabs>
            <w:rPr>
              <w:rFonts w:eastAsiaTheme="minorEastAsia" w:cstheme="minorBidi"/>
              <w:sz w:val="22"/>
              <w:szCs w:val="22"/>
            </w:rPr>
          </w:pPr>
          <w:hyperlink w:anchor="_Toc529284378" w:history="1">
            <w:r w:rsidR="00D07015" w:rsidRPr="00AD5C53">
              <w:rPr>
                <w:rStyle w:val="af1"/>
              </w:rPr>
              <w:t>37.</w:t>
            </w:r>
            <w:r w:rsidR="00D07015" w:rsidRPr="00AD5C53">
              <w:rPr>
                <w:rFonts w:eastAsiaTheme="minorEastAsia" w:cstheme="minorBidi"/>
                <w:sz w:val="22"/>
                <w:szCs w:val="22"/>
              </w:rPr>
              <w:tab/>
            </w:r>
            <w:r w:rsidR="00D07015" w:rsidRPr="00AD5C53">
              <w:rPr>
                <w:rStyle w:val="af1"/>
              </w:rPr>
              <w:t>Contrary motion of voices</w:t>
            </w:r>
            <w:r w:rsidR="00D07015" w:rsidRPr="00AD5C53">
              <w:rPr>
                <w:webHidden/>
              </w:rPr>
              <w:tab/>
            </w:r>
            <w:r w:rsidR="00D07015" w:rsidRPr="00AD5C53">
              <w:rPr>
                <w:webHidden/>
              </w:rPr>
              <w:fldChar w:fldCharType="begin"/>
            </w:r>
            <w:r w:rsidR="00D07015" w:rsidRPr="00AD5C53">
              <w:rPr>
                <w:webHidden/>
              </w:rPr>
              <w:instrText xml:space="preserve"> PAGEREF _Toc529284378 \h </w:instrText>
            </w:r>
            <w:r w:rsidR="00D07015" w:rsidRPr="00AD5C53">
              <w:rPr>
                <w:webHidden/>
              </w:rPr>
            </w:r>
            <w:r w:rsidR="00D07015" w:rsidRPr="00AD5C53">
              <w:rPr>
                <w:webHidden/>
              </w:rPr>
              <w:fldChar w:fldCharType="separate"/>
            </w:r>
            <w:r w:rsidR="00D07015" w:rsidRPr="00AD5C53">
              <w:rPr>
                <w:webHidden/>
              </w:rPr>
              <w:t>15</w:t>
            </w:r>
            <w:r w:rsidR="00D07015" w:rsidRPr="00AD5C53">
              <w:rPr>
                <w:webHidden/>
              </w:rPr>
              <w:fldChar w:fldCharType="end"/>
            </w:r>
          </w:hyperlink>
        </w:p>
        <w:p w14:paraId="525D1265" w14:textId="5139A29C" w:rsidR="00D07015" w:rsidRPr="00AD5C53" w:rsidRDefault="00B87ADD">
          <w:pPr>
            <w:pStyle w:val="31"/>
            <w:tabs>
              <w:tab w:val="left" w:pos="880"/>
              <w:tab w:val="right" w:pos="9679"/>
            </w:tabs>
            <w:rPr>
              <w:rFonts w:eastAsiaTheme="minorEastAsia" w:cstheme="minorBidi"/>
              <w:sz w:val="22"/>
              <w:szCs w:val="22"/>
            </w:rPr>
          </w:pPr>
          <w:hyperlink w:anchor="_Toc529284379" w:history="1">
            <w:r w:rsidR="00D07015" w:rsidRPr="00AD5C53">
              <w:rPr>
                <w:rStyle w:val="af1"/>
              </w:rPr>
              <w:t>38.</w:t>
            </w:r>
            <w:r w:rsidR="00D07015" w:rsidRPr="00AD5C53">
              <w:rPr>
                <w:rFonts w:eastAsiaTheme="minorEastAsia" w:cstheme="minorBidi"/>
                <w:sz w:val="22"/>
                <w:szCs w:val="22"/>
              </w:rPr>
              <w:tab/>
            </w:r>
            <w:r w:rsidR="00D07015" w:rsidRPr="00AD5C53">
              <w:rPr>
                <w:rStyle w:val="af1"/>
              </w:rPr>
              <w:t>Oblique motion</w:t>
            </w:r>
            <w:r w:rsidR="00D07015" w:rsidRPr="00AD5C53">
              <w:rPr>
                <w:webHidden/>
              </w:rPr>
              <w:tab/>
            </w:r>
            <w:r w:rsidR="00D07015" w:rsidRPr="00AD5C53">
              <w:rPr>
                <w:webHidden/>
              </w:rPr>
              <w:fldChar w:fldCharType="begin"/>
            </w:r>
            <w:r w:rsidR="00D07015" w:rsidRPr="00AD5C53">
              <w:rPr>
                <w:webHidden/>
              </w:rPr>
              <w:instrText xml:space="preserve"> PAGEREF _Toc529284379 \h </w:instrText>
            </w:r>
            <w:r w:rsidR="00D07015" w:rsidRPr="00AD5C53">
              <w:rPr>
                <w:webHidden/>
              </w:rPr>
            </w:r>
            <w:r w:rsidR="00D07015" w:rsidRPr="00AD5C53">
              <w:rPr>
                <w:webHidden/>
              </w:rPr>
              <w:fldChar w:fldCharType="separate"/>
            </w:r>
            <w:r w:rsidR="00D07015" w:rsidRPr="00AD5C53">
              <w:rPr>
                <w:webHidden/>
              </w:rPr>
              <w:t>15</w:t>
            </w:r>
            <w:r w:rsidR="00D07015" w:rsidRPr="00AD5C53">
              <w:rPr>
                <w:webHidden/>
              </w:rPr>
              <w:fldChar w:fldCharType="end"/>
            </w:r>
          </w:hyperlink>
        </w:p>
        <w:p w14:paraId="5797A001" w14:textId="52335876" w:rsidR="00D07015" w:rsidRPr="00AD5C53" w:rsidRDefault="00B87ADD">
          <w:pPr>
            <w:pStyle w:val="31"/>
            <w:tabs>
              <w:tab w:val="left" w:pos="880"/>
              <w:tab w:val="right" w:pos="9679"/>
            </w:tabs>
            <w:rPr>
              <w:rFonts w:eastAsiaTheme="minorEastAsia" w:cstheme="minorBidi"/>
              <w:sz w:val="22"/>
              <w:szCs w:val="22"/>
            </w:rPr>
          </w:pPr>
          <w:hyperlink w:anchor="_Toc529284380" w:history="1">
            <w:r w:rsidR="00D07015" w:rsidRPr="00AD5C53">
              <w:rPr>
                <w:rStyle w:val="af1"/>
              </w:rPr>
              <w:t>39.</w:t>
            </w:r>
            <w:r w:rsidR="00D07015" w:rsidRPr="00AD5C53">
              <w:rPr>
                <w:rFonts w:eastAsiaTheme="minorEastAsia" w:cstheme="minorBidi"/>
                <w:sz w:val="22"/>
                <w:szCs w:val="22"/>
              </w:rPr>
              <w:tab/>
            </w:r>
            <w:r w:rsidR="00D07015" w:rsidRPr="00AD5C53">
              <w:rPr>
                <w:rStyle w:val="af1"/>
              </w:rPr>
              <w:t>Similar motion</w:t>
            </w:r>
            <w:r w:rsidR="00D07015" w:rsidRPr="00AD5C53">
              <w:rPr>
                <w:webHidden/>
              </w:rPr>
              <w:tab/>
            </w:r>
            <w:r w:rsidR="00D07015" w:rsidRPr="00AD5C53">
              <w:rPr>
                <w:webHidden/>
              </w:rPr>
              <w:fldChar w:fldCharType="begin"/>
            </w:r>
            <w:r w:rsidR="00D07015" w:rsidRPr="00AD5C53">
              <w:rPr>
                <w:webHidden/>
              </w:rPr>
              <w:instrText xml:space="preserve"> PAGEREF _Toc529284380 \h </w:instrText>
            </w:r>
            <w:r w:rsidR="00D07015" w:rsidRPr="00AD5C53">
              <w:rPr>
                <w:webHidden/>
              </w:rPr>
            </w:r>
            <w:r w:rsidR="00D07015" w:rsidRPr="00AD5C53">
              <w:rPr>
                <w:webHidden/>
              </w:rPr>
              <w:fldChar w:fldCharType="separate"/>
            </w:r>
            <w:r w:rsidR="00D07015" w:rsidRPr="00AD5C53">
              <w:rPr>
                <w:webHidden/>
              </w:rPr>
              <w:t>15</w:t>
            </w:r>
            <w:r w:rsidR="00D07015" w:rsidRPr="00AD5C53">
              <w:rPr>
                <w:webHidden/>
              </w:rPr>
              <w:fldChar w:fldCharType="end"/>
            </w:r>
          </w:hyperlink>
        </w:p>
        <w:p w14:paraId="6EE2351B" w14:textId="2B127FFD" w:rsidR="00D07015" w:rsidRPr="00AD5C53" w:rsidRDefault="00B87ADD">
          <w:pPr>
            <w:pStyle w:val="31"/>
            <w:tabs>
              <w:tab w:val="left" w:pos="880"/>
              <w:tab w:val="right" w:pos="9679"/>
            </w:tabs>
            <w:rPr>
              <w:rFonts w:eastAsiaTheme="minorEastAsia" w:cstheme="minorBidi"/>
              <w:sz w:val="22"/>
              <w:szCs w:val="22"/>
            </w:rPr>
          </w:pPr>
          <w:hyperlink w:anchor="_Toc529284381" w:history="1">
            <w:r w:rsidR="00D07015" w:rsidRPr="00AD5C53">
              <w:rPr>
                <w:rStyle w:val="af1"/>
              </w:rPr>
              <w:t>40.</w:t>
            </w:r>
            <w:r w:rsidR="00D07015" w:rsidRPr="00AD5C53">
              <w:rPr>
                <w:rFonts w:eastAsiaTheme="minorEastAsia" w:cstheme="minorBidi"/>
                <w:sz w:val="22"/>
                <w:szCs w:val="22"/>
              </w:rPr>
              <w:tab/>
            </w:r>
            <w:r w:rsidR="00D07015" w:rsidRPr="00AD5C53">
              <w:rPr>
                <w:rStyle w:val="af1"/>
              </w:rPr>
              <w:t>Sequential 3rds, 4ths and 6ths</w:t>
            </w:r>
            <w:r w:rsidR="00D07015" w:rsidRPr="00AD5C53">
              <w:rPr>
                <w:webHidden/>
              </w:rPr>
              <w:tab/>
            </w:r>
            <w:r w:rsidR="00D07015" w:rsidRPr="00AD5C53">
              <w:rPr>
                <w:webHidden/>
              </w:rPr>
              <w:fldChar w:fldCharType="begin"/>
            </w:r>
            <w:r w:rsidR="00D07015" w:rsidRPr="00AD5C53">
              <w:rPr>
                <w:webHidden/>
              </w:rPr>
              <w:instrText xml:space="preserve"> PAGEREF _Toc529284381 \h </w:instrText>
            </w:r>
            <w:r w:rsidR="00D07015" w:rsidRPr="00AD5C53">
              <w:rPr>
                <w:webHidden/>
              </w:rPr>
            </w:r>
            <w:r w:rsidR="00D07015" w:rsidRPr="00AD5C53">
              <w:rPr>
                <w:webHidden/>
              </w:rPr>
              <w:fldChar w:fldCharType="separate"/>
            </w:r>
            <w:r w:rsidR="00D07015" w:rsidRPr="00AD5C53">
              <w:rPr>
                <w:webHidden/>
              </w:rPr>
              <w:t>15</w:t>
            </w:r>
            <w:r w:rsidR="00D07015" w:rsidRPr="00AD5C53">
              <w:rPr>
                <w:webHidden/>
              </w:rPr>
              <w:fldChar w:fldCharType="end"/>
            </w:r>
          </w:hyperlink>
        </w:p>
        <w:p w14:paraId="771C387A" w14:textId="1FADFFED" w:rsidR="00D07015" w:rsidRPr="00AD5C53" w:rsidRDefault="00B87ADD">
          <w:pPr>
            <w:pStyle w:val="31"/>
            <w:tabs>
              <w:tab w:val="left" w:pos="880"/>
              <w:tab w:val="right" w:pos="9679"/>
            </w:tabs>
            <w:rPr>
              <w:rFonts w:eastAsiaTheme="minorEastAsia" w:cstheme="minorBidi"/>
              <w:sz w:val="22"/>
              <w:szCs w:val="22"/>
            </w:rPr>
          </w:pPr>
          <w:hyperlink w:anchor="_Toc529284382" w:history="1">
            <w:r w:rsidR="00D07015" w:rsidRPr="00AD5C53">
              <w:rPr>
                <w:rStyle w:val="af1"/>
              </w:rPr>
              <w:t>41.</w:t>
            </w:r>
            <w:r w:rsidR="00D07015" w:rsidRPr="00AD5C53">
              <w:rPr>
                <w:rFonts w:eastAsiaTheme="minorEastAsia" w:cstheme="minorBidi"/>
                <w:sz w:val="22"/>
                <w:szCs w:val="22"/>
              </w:rPr>
              <w:tab/>
            </w:r>
            <w:r w:rsidR="00D07015" w:rsidRPr="00AD5C53">
              <w:rPr>
                <w:rStyle w:val="af1"/>
              </w:rPr>
              <w:t>Similar motion to 3rd, 4th or 6th</w:t>
            </w:r>
            <w:r w:rsidR="00D07015" w:rsidRPr="00AD5C53">
              <w:rPr>
                <w:webHidden/>
              </w:rPr>
              <w:tab/>
            </w:r>
            <w:r w:rsidR="00D07015" w:rsidRPr="00AD5C53">
              <w:rPr>
                <w:webHidden/>
              </w:rPr>
              <w:fldChar w:fldCharType="begin"/>
            </w:r>
            <w:r w:rsidR="00D07015" w:rsidRPr="00AD5C53">
              <w:rPr>
                <w:webHidden/>
              </w:rPr>
              <w:instrText xml:space="preserve"> PAGEREF _Toc529284382 \h </w:instrText>
            </w:r>
            <w:r w:rsidR="00D07015" w:rsidRPr="00AD5C53">
              <w:rPr>
                <w:webHidden/>
              </w:rPr>
            </w:r>
            <w:r w:rsidR="00D07015" w:rsidRPr="00AD5C53">
              <w:rPr>
                <w:webHidden/>
              </w:rPr>
              <w:fldChar w:fldCharType="separate"/>
            </w:r>
            <w:r w:rsidR="00D07015" w:rsidRPr="00AD5C53">
              <w:rPr>
                <w:webHidden/>
              </w:rPr>
              <w:t>16</w:t>
            </w:r>
            <w:r w:rsidR="00D07015" w:rsidRPr="00AD5C53">
              <w:rPr>
                <w:webHidden/>
              </w:rPr>
              <w:fldChar w:fldCharType="end"/>
            </w:r>
          </w:hyperlink>
        </w:p>
        <w:p w14:paraId="10AFA146" w14:textId="043AF16A" w:rsidR="00D07015" w:rsidRPr="00AD5C53" w:rsidRDefault="00B87ADD">
          <w:pPr>
            <w:pStyle w:val="31"/>
            <w:tabs>
              <w:tab w:val="left" w:pos="880"/>
              <w:tab w:val="right" w:pos="9679"/>
            </w:tabs>
            <w:rPr>
              <w:rFonts w:eastAsiaTheme="minorEastAsia" w:cstheme="minorBidi"/>
              <w:sz w:val="22"/>
              <w:szCs w:val="22"/>
            </w:rPr>
          </w:pPr>
          <w:hyperlink w:anchor="_Toc529284383" w:history="1">
            <w:r w:rsidR="00D07015" w:rsidRPr="00AD5C53">
              <w:rPr>
                <w:rStyle w:val="af1"/>
              </w:rPr>
              <w:t>42.</w:t>
            </w:r>
            <w:r w:rsidR="00D07015" w:rsidRPr="00AD5C53">
              <w:rPr>
                <w:rFonts w:eastAsiaTheme="minorEastAsia" w:cstheme="minorBidi"/>
                <w:sz w:val="22"/>
                <w:szCs w:val="22"/>
              </w:rPr>
              <w:tab/>
            </w:r>
            <w:r w:rsidR="00D07015" w:rsidRPr="00AD5C53">
              <w:rPr>
                <w:rStyle w:val="af1"/>
              </w:rPr>
              <w:t>Sequential 5ths or 8ves</w:t>
            </w:r>
            <w:r w:rsidR="00D07015" w:rsidRPr="00AD5C53">
              <w:rPr>
                <w:webHidden/>
              </w:rPr>
              <w:tab/>
            </w:r>
            <w:r w:rsidR="00D07015" w:rsidRPr="00AD5C53">
              <w:rPr>
                <w:webHidden/>
              </w:rPr>
              <w:fldChar w:fldCharType="begin"/>
            </w:r>
            <w:r w:rsidR="00D07015" w:rsidRPr="00AD5C53">
              <w:rPr>
                <w:webHidden/>
              </w:rPr>
              <w:instrText xml:space="preserve"> PAGEREF _Toc529284383 \h </w:instrText>
            </w:r>
            <w:r w:rsidR="00D07015" w:rsidRPr="00AD5C53">
              <w:rPr>
                <w:webHidden/>
              </w:rPr>
            </w:r>
            <w:r w:rsidR="00D07015" w:rsidRPr="00AD5C53">
              <w:rPr>
                <w:webHidden/>
              </w:rPr>
              <w:fldChar w:fldCharType="separate"/>
            </w:r>
            <w:r w:rsidR="00D07015" w:rsidRPr="00AD5C53">
              <w:rPr>
                <w:webHidden/>
              </w:rPr>
              <w:t>16</w:t>
            </w:r>
            <w:r w:rsidR="00D07015" w:rsidRPr="00AD5C53">
              <w:rPr>
                <w:webHidden/>
              </w:rPr>
              <w:fldChar w:fldCharType="end"/>
            </w:r>
          </w:hyperlink>
        </w:p>
        <w:p w14:paraId="3CCAC522" w14:textId="632A3EEF" w:rsidR="00D07015" w:rsidRPr="00AD5C53" w:rsidRDefault="00B87ADD">
          <w:pPr>
            <w:pStyle w:val="31"/>
            <w:tabs>
              <w:tab w:val="left" w:pos="880"/>
              <w:tab w:val="right" w:pos="9679"/>
            </w:tabs>
            <w:rPr>
              <w:rFonts w:eastAsiaTheme="minorEastAsia" w:cstheme="minorBidi"/>
              <w:sz w:val="22"/>
              <w:szCs w:val="22"/>
            </w:rPr>
          </w:pPr>
          <w:hyperlink w:anchor="_Toc529284384" w:history="1">
            <w:r w:rsidR="00D07015" w:rsidRPr="00AD5C53">
              <w:rPr>
                <w:rStyle w:val="af1"/>
              </w:rPr>
              <w:t>43.</w:t>
            </w:r>
            <w:r w:rsidR="00D07015" w:rsidRPr="00AD5C53">
              <w:rPr>
                <w:rFonts w:eastAsiaTheme="minorEastAsia" w:cstheme="minorBidi"/>
                <w:sz w:val="22"/>
                <w:szCs w:val="22"/>
              </w:rPr>
              <w:tab/>
            </w:r>
            <w:r w:rsidR="00D07015" w:rsidRPr="00AD5C53">
              <w:rPr>
                <w:rStyle w:val="af1"/>
              </w:rPr>
              <w:t>5ths or 8ves, separated by one or multiple notes</w:t>
            </w:r>
            <w:r w:rsidR="00D07015" w:rsidRPr="00AD5C53">
              <w:rPr>
                <w:webHidden/>
              </w:rPr>
              <w:tab/>
            </w:r>
            <w:r w:rsidR="00D07015" w:rsidRPr="00AD5C53">
              <w:rPr>
                <w:webHidden/>
              </w:rPr>
              <w:fldChar w:fldCharType="begin"/>
            </w:r>
            <w:r w:rsidR="00D07015" w:rsidRPr="00AD5C53">
              <w:rPr>
                <w:webHidden/>
              </w:rPr>
              <w:instrText xml:space="preserve"> PAGEREF _Toc529284384 \h </w:instrText>
            </w:r>
            <w:r w:rsidR="00D07015" w:rsidRPr="00AD5C53">
              <w:rPr>
                <w:webHidden/>
              </w:rPr>
            </w:r>
            <w:r w:rsidR="00D07015" w:rsidRPr="00AD5C53">
              <w:rPr>
                <w:webHidden/>
              </w:rPr>
              <w:fldChar w:fldCharType="separate"/>
            </w:r>
            <w:r w:rsidR="00D07015" w:rsidRPr="00AD5C53">
              <w:rPr>
                <w:webHidden/>
              </w:rPr>
              <w:t>16</w:t>
            </w:r>
            <w:r w:rsidR="00D07015" w:rsidRPr="00AD5C53">
              <w:rPr>
                <w:webHidden/>
              </w:rPr>
              <w:fldChar w:fldCharType="end"/>
            </w:r>
          </w:hyperlink>
        </w:p>
        <w:p w14:paraId="49F986DD" w14:textId="0563DAA9" w:rsidR="00D07015" w:rsidRPr="00AD5C53" w:rsidRDefault="00B87ADD">
          <w:pPr>
            <w:pStyle w:val="31"/>
            <w:tabs>
              <w:tab w:val="left" w:pos="880"/>
              <w:tab w:val="right" w:pos="9679"/>
            </w:tabs>
            <w:rPr>
              <w:rFonts w:eastAsiaTheme="minorEastAsia" w:cstheme="minorBidi"/>
              <w:sz w:val="22"/>
              <w:szCs w:val="22"/>
            </w:rPr>
          </w:pPr>
          <w:hyperlink w:anchor="_Toc529284385" w:history="1">
            <w:r w:rsidR="00D07015" w:rsidRPr="00AD5C53">
              <w:rPr>
                <w:rStyle w:val="af1"/>
              </w:rPr>
              <w:t>44.</w:t>
            </w:r>
            <w:r w:rsidR="00D07015" w:rsidRPr="00AD5C53">
              <w:rPr>
                <w:rFonts w:eastAsiaTheme="minorEastAsia" w:cstheme="minorBidi"/>
                <w:sz w:val="22"/>
                <w:szCs w:val="22"/>
              </w:rPr>
              <w:tab/>
            </w:r>
            <w:r w:rsidR="00D07015" w:rsidRPr="00AD5C53">
              <w:rPr>
                <w:rStyle w:val="af1"/>
              </w:rPr>
              <w:t>Similar motion to 5th or 8ve between extreme voices</w:t>
            </w:r>
            <w:r w:rsidR="00D07015" w:rsidRPr="00AD5C53">
              <w:rPr>
                <w:webHidden/>
              </w:rPr>
              <w:tab/>
            </w:r>
            <w:r w:rsidR="00D07015" w:rsidRPr="00AD5C53">
              <w:rPr>
                <w:webHidden/>
              </w:rPr>
              <w:fldChar w:fldCharType="begin"/>
            </w:r>
            <w:r w:rsidR="00D07015" w:rsidRPr="00AD5C53">
              <w:rPr>
                <w:webHidden/>
              </w:rPr>
              <w:instrText xml:space="preserve"> PAGEREF _Toc529284385 \h </w:instrText>
            </w:r>
            <w:r w:rsidR="00D07015" w:rsidRPr="00AD5C53">
              <w:rPr>
                <w:webHidden/>
              </w:rPr>
            </w:r>
            <w:r w:rsidR="00D07015" w:rsidRPr="00AD5C53">
              <w:rPr>
                <w:webHidden/>
              </w:rPr>
              <w:fldChar w:fldCharType="separate"/>
            </w:r>
            <w:r w:rsidR="00D07015" w:rsidRPr="00AD5C53">
              <w:rPr>
                <w:webHidden/>
              </w:rPr>
              <w:t>18</w:t>
            </w:r>
            <w:r w:rsidR="00D07015" w:rsidRPr="00AD5C53">
              <w:rPr>
                <w:webHidden/>
              </w:rPr>
              <w:fldChar w:fldCharType="end"/>
            </w:r>
          </w:hyperlink>
        </w:p>
        <w:p w14:paraId="04B79A24" w14:textId="7753F037" w:rsidR="00D07015" w:rsidRPr="00AD5C53" w:rsidRDefault="00B87ADD">
          <w:pPr>
            <w:pStyle w:val="31"/>
            <w:tabs>
              <w:tab w:val="left" w:pos="880"/>
              <w:tab w:val="right" w:pos="9679"/>
            </w:tabs>
            <w:rPr>
              <w:rFonts w:eastAsiaTheme="minorEastAsia" w:cstheme="minorBidi"/>
              <w:sz w:val="22"/>
              <w:szCs w:val="22"/>
            </w:rPr>
          </w:pPr>
          <w:hyperlink w:anchor="_Toc529284386" w:history="1">
            <w:r w:rsidR="00D07015" w:rsidRPr="00AD5C53">
              <w:rPr>
                <w:rStyle w:val="af1"/>
              </w:rPr>
              <w:t>45.</w:t>
            </w:r>
            <w:r w:rsidR="00D07015" w:rsidRPr="00AD5C53">
              <w:rPr>
                <w:rFonts w:eastAsiaTheme="minorEastAsia" w:cstheme="minorBidi"/>
                <w:sz w:val="22"/>
                <w:szCs w:val="22"/>
              </w:rPr>
              <w:tab/>
            </w:r>
            <w:r w:rsidR="00D07015" w:rsidRPr="00AD5C53">
              <w:rPr>
                <w:rStyle w:val="af1"/>
              </w:rPr>
              <w:t>Similar motion to 5th or 8ve between internal voices</w:t>
            </w:r>
            <w:r w:rsidR="00D07015" w:rsidRPr="00AD5C53">
              <w:rPr>
                <w:webHidden/>
              </w:rPr>
              <w:tab/>
            </w:r>
            <w:r w:rsidR="00D07015" w:rsidRPr="00AD5C53">
              <w:rPr>
                <w:webHidden/>
              </w:rPr>
              <w:fldChar w:fldCharType="begin"/>
            </w:r>
            <w:r w:rsidR="00D07015" w:rsidRPr="00AD5C53">
              <w:rPr>
                <w:webHidden/>
              </w:rPr>
              <w:instrText xml:space="preserve"> PAGEREF _Toc529284386 \h </w:instrText>
            </w:r>
            <w:r w:rsidR="00D07015" w:rsidRPr="00AD5C53">
              <w:rPr>
                <w:webHidden/>
              </w:rPr>
            </w:r>
            <w:r w:rsidR="00D07015" w:rsidRPr="00AD5C53">
              <w:rPr>
                <w:webHidden/>
              </w:rPr>
              <w:fldChar w:fldCharType="separate"/>
            </w:r>
            <w:r w:rsidR="00D07015" w:rsidRPr="00AD5C53">
              <w:rPr>
                <w:webHidden/>
              </w:rPr>
              <w:t>18</w:t>
            </w:r>
            <w:r w:rsidR="00D07015" w:rsidRPr="00AD5C53">
              <w:rPr>
                <w:webHidden/>
              </w:rPr>
              <w:fldChar w:fldCharType="end"/>
            </w:r>
          </w:hyperlink>
        </w:p>
        <w:p w14:paraId="12A0FFFE" w14:textId="1515A36E" w:rsidR="00D07015" w:rsidRPr="00AD5C53" w:rsidRDefault="00B87ADD">
          <w:pPr>
            <w:pStyle w:val="31"/>
            <w:tabs>
              <w:tab w:val="left" w:pos="880"/>
              <w:tab w:val="right" w:pos="9679"/>
            </w:tabs>
            <w:rPr>
              <w:rFonts w:eastAsiaTheme="minorEastAsia" w:cstheme="minorBidi"/>
              <w:sz w:val="22"/>
              <w:szCs w:val="22"/>
            </w:rPr>
          </w:pPr>
          <w:hyperlink w:anchor="_Toc529284387" w:history="1">
            <w:r w:rsidR="00D07015" w:rsidRPr="00AD5C53">
              <w:rPr>
                <w:rStyle w:val="af1"/>
              </w:rPr>
              <w:t>46.</w:t>
            </w:r>
            <w:r w:rsidR="00D07015" w:rsidRPr="00AD5C53">
              <w:rPr>
                <w:rFonts w:eastAsiaTheme="minorEastAsia" w:cstheme="minorBidi"/>
                <w:sz w:val="22"/>
                <w:szCs w:val="22"/>
              </w:rPr>
              <w:tab/>
            </w:r>
            <w:r w:rsidR="00D07015" w:rsidRPr="00AD5C53">
              <w:rPr>
                <w:rStyle w:val="af1"/>
              </w:rPr>
              <w:t>Sequential 2nds, 7ths, 9ths</w:t>
            </w:r>
            <w:r w:rsidR="00D07015" w:rsidRPr="00AD5C53">
              <w:rPr>
                <w:webHidden/>
              </w:rPr>
              <w:tab/>
            </w:r>
            <w:r w:rsidR="00D07015" w:rsidRPr="00AD5C53">
              <w:rPr>
                <w:webHidden/>
              </w:rPr>
              <w:fldChar w:fldCharType="begin"/>
            </w:r>
            <w:r w:rsidR="00D07015" w:rsidRPr="00AD5C53">
              <w:rPr>
                <w:webHidden/>
              </w:rPr>
              <w:instrText xml:space="preserve"> PAGEREF _Toc529284387 \h </w:instrText>
            </w:r>
            <w:r w:rsidR="00D07015" w:rsidRPr="00AD5C53">
              <w:rPr>
                <w:webHidden/>
              </w:rPr>
            </w:r>
            <w:r w:rsidR="00D07015" w:rsidRPr="00AD5C53">
              <w:rPr>
                <w:webHidden/>
              </w:rPr>
              <w:fldChar w:fldCharType="separate"/>
            </w:r>
            <w:r w:rsidR="00D07015" w:rsidRPr="00AD5C53">
              <w:rPr>
                <w:webHidden/>
              </w:rPr>
              <w:t>19</w:t>
            </w:r>
            <w:r w:rsidR="00D07015" w:rsidRPr="00AD5C53">
              <w:rPr>
                <w:webHidden/>
              </w:rPr>
              <w:fldChar w:fldCharType="end"/>
            </w:r>
          </w:hyperlink>
        </w:p>
        <w:p w14:paraId="45896D7E" w14:textId="4E028A76" w:rsidR="00D07015" w:rsidRPr="00AD5C53" w:rsidRDefault="00B87ADD">
          <w:pPr>
            <w:pStyle w:val="31"/>
            <w:tabs>
              <w:tab w:val="left" w:pos="880"/>
              <w:tab w:val="right" w:pos="9679"/>
            </w:tabs>
            <w:rPr>
              <w:rFonts w:eastAsiaTheme="minorEastAsia" w:cstheme="minorBidi"/>
              <w:sz w:val="22"/>
              <w:szCs w:val="22"/>
            </w:rPr>
          </w:pPr>
          <w:hyperlink w:anchor="_Toc529284388" w:history="1">
            <w:r w:rsidR="00D07015" w:rsidRPr="00AD5C53">
              <w:rPr>
                <w:rStyle w:val="af1"/>
              </w:rPr>
              <w:t>47.</w:t>
            </w:r>
            <w:r w:rsidR="00D07015" w:rsidRPr="00AD5C53">
              <w:rPr>
                <w:rFonts w:eastAsiaTheme="minorEastAsia" w:cstheme="minorBidi"/>
                <w:sz w:val="22"/>
                <w:szCs w:val="22"/>
              </w:rPr>
              <w:tab/>
            </w:r>
            <w:r w:rsidR="00D07015" w:rsidRPr="00AD5C53">
              <w:rPr>
                <w:rStyle w:val="af1"/>
              </w:rPr>
              <w:t>Similar motion to 2nd, 7th and 9th</w:t>
            </w:r>
            <w:r w:rsidR="00D07015" w:rsidRPr="00AD5C53">
              <w:rPr>
                <w:webHidden/>
              </w:rPr>
              <w:tab/>
            </w:r>
            <w:r w:rsidR="00D07015" w:rsidRPr="00AD5C53">
              <w:rPr>
                <w:webHidden/>
              </w:rPr>
              <w:fldChar w:fldCharType="begin"/>
            </w:r>
            <w:r w:rsidR="00D07015" w:rsidRPr="00AD5C53">
              <w:rPr>
                <w:webHidden/>
              </w:rPr>
              <w:instrText xml:space="preserve"> PAGEREF _Toc529284388 \h </w:instrText>
            </w:r>
            <w:r w:rsidR="00D07015" w:rsidRPr="00AD5C53">
              <w:rPr>
                <w:webHidden/>
              </w:rPr>
            </w:r>
            <w:r w:rsidR="00D07015" w:rsidRPr="00AD5C53">
              <w:rPr>
                <w:webHidden/>
              </w:rPr>
              <w:fldChar w:fldCharType="separate"/>
            </w:r>
            <w:r w:rsidR="00D07015" w:rsidRPr="00AD5C53">
              <w:rPr>
                <w:webHidden/>
              </w:rPr>
              <w:t>19</w:t>
            </w:r>
            <w:r w:rsidR="00D07015" w:rsidRPr="00AD5C53">
              <w:rPr>
                <w:webHidden/>
              </w:rPr>
              <w:fldChar w:fldCharType="end"/>
            </w:r>
          </w:hyperlink>
        </w:p>
        <w:p w14:paraId="443A59C8" w14:textId="6F596BC5" w:rsidR="00D07015" w:rsidRPr="00AD5C53" w:rsidRDefault="00B87ADD">
          <w:pPr>
            <w:pStyle w:val="31"/>
            <w:tabs>
              <w:tab w:val="left" w:pos="880"/>
              <w:tab w:val="right" w:pos="9679"/>
            </w:tabs>
            <w:rPr>
              <w:rFonts w:eastAsiaTheme="minorEastAsia" w:cstheme="minorBidi"/>
              <w:sz w:val="22"/>
              <w:szCs w:val="22"/>
            </w:rPr>
          </w:pPr>
          <w:hyperlink w:anchor="_Toc529284389" w:history="1">
            <w:r w:rsidR="00D07015" w:rsidRPr="00AD5C53">
              <w:rPr>
                <w:rStyle w:val="af1"/>
              </w:rPr>
              <w:t>48.</w:t>
            </w:r>
            <w:r w:rsidR="00D07015" w:rsidRPr="00AD5C53">
              <w:rPr>
                <w:rFonts w:eastAsiaTheme="minorEastAsia" w:cstheme="minorBidi"/>
                <w:sz w:val="22"/>
                <w:szCs w:val="22"/>
              </w:rPr>
              <w:tab/>
            </w:r>
            <w:r w:rsidR="00D07015" w:rsidRPr="00AD5C53">
              <w:rPr>
                <w:rStyle w:val="af1"/>
              </w:rPr>
              <w:t>2nd, 7th or 9th at the beginning of the voice</w:t>
            </w:r>
            <w:r w:rsidR="00D07015" w:rsidRPr="00AD5C53">
              <w:rPr>
                <w:webHidden/>
              </w:rPr>
              <w:tab/>
            </w:r>
            <w:r w:rsidR="00D07015" w:rsidRPr="00AD5C53">
              <w:rPr>
                <w:webHidden/>
              </w:rPr>
              <w:fldChar w:fldCharType="begin"/>
            </w:r>
            <w:r w:rsidR="00D07015" w:rsidRPr="00AD5C53">
              <w:rPr>
                <w:webHidden/>
              </w:rPr>
              <w:instrText xml:space="preserve"> PAGEREF _Toc529284389 \h </w:instrText>
            </w:r>
            <w:r w:rsidR="00D07015" w:rsidRPr="00AD5C53">
              <w:rPr>
                <w:webHidden/>
              </w:rPr>
            </w:r>
            <w:r w:rsidR="00D07015" w:rsidRPr="00AD5C53">
              <w:rPr>
                <w:webHidden/>
              </w:rPr>
              <w:fldChar w:fldCharType="separate"/>
            </w:r>
            <w:r w:rsidR="00D07015" w:rsidRPr="00AD5C53">
              <w:rPr>
                <w:webHidden/>
              </w:rPr>
              <w:t>20</w:t>
            </w:r>
            <w:r w:rsidR="00D07015" w:rsidRPr="00AD5C53">
              <w:rPr>
                <w:webHidden/>
              </w:rPr>
              <w:fldChar w:fldCharType="end"/>
            </w:r>
          </w:hyperlink>
        </w:p>
        <w:p w14:paraId="0D9333C9" w14:textId="3198F0A8" w:rsidR="00D07015" w:rsidRPr="00AD5C53" w:rsidRDefault="00B87ADD">
          <w:pPr>
            <w:pStyle w:val="31"/>
            <w:tabs>
              <w:tab w:val="left" w:pos="880"/>
              <w:tab w:val="right" w:pos="9679"/>
            </w:tabs>
            <w:rPr>
              <w:rFonts w:eastAsiaTheme="minorEastAsia" w:cstheme="minorBidi"/>
              <w:sz w:val="22"/>
              <w:szCs w:val="22"/>
            </w:rPr>
          </w:pPr>
          <w:hyperlink w:anchor="_Toc529284390" w:history="1">
            <w:r w:rsidR="00D07015" w:rsidRPr="00AD5C53">
              <w:rPr>
                <w:rStyle w:val="af1"/>
              </w:rPr>
              <w:t>49.</w:t>
            </w:r>
            <w:r w:rsidR="00D07015" w:rsidRPr="00AD5C53">
              <w:rPr>
                <w:rFonts w:eastAsiaTheme="minorEastAsia" w:cstheme="minorBidi"/>
                <w:sz w:val="22"/>
                <w:szCs w:val="22"/>
              </w:rPr>
              <w:tab/>
            </w:r>
            <w:r w:rsidR="00D07015" w:rsidRPr="00AD5C53">
              <w:rPr>
                <w:rStyle w:val="af1"/>
              </w:rPr>
              <w:t>Distance between voices</w:t>
            </w:r>
            <w:r w:rsidR="00D07015" w:rsidRPr="00AD5C53">
              <w:rPr>
                <w:webHidden/>
              </w:rPr>
              <w:tab/>
            </w:r>
            <w:r w:rsidR="00D07015" w:rsidRPr="00AD5C53">
              <w:rPr>
                <w:webHidden/>
              </w:rPr>
              <w:fldChar w:fldCharType="begin"/>
            </w:r>
            <w:r w:rsidR="00D07015" w:rsidRPr="00AD5C53">
              <w:rPr>
                <w:webHidden/>
              </w:rPr>
              <w:instrText xml:space="preserve"> PAGEREF _Toc529284390 \h </w:instrText>
            </w:r>
            <w:r w:rsidR="00D07015" w:rsidRPr="00AD5C53">
              <w:rPr>
                <w:webHidden/>
              </w:rPr>
            </w:r>
            <w:r w:rsidR="00D07015" w:rsidRPr="00AD5C53">
              <w:rPr>
                <w:webHidden/>
              </w:rPr>
              <w:fldChar w:fldCharType="separate"/>
            </w:r>
            <w:r w:rsidR="00D07015" w:rsidRPr="00AD5C53">
              <w:rPr>
                <w:webHidden/>
              </w:rPr>
              <w:t>20</w:t>
            </w:r>
            <w:r w:rsidR="00D07015" w:rsidRPr="00AD5C53">
              <w:rPr>
                <w:webHidden/>
              </w:rPr>
              <w:fldChar w:fldCharType="end"/>
            </w:r>
          </w:hyperlink>
        </w:p>
        <w:p w14:paraId="63366F99" w14:textId="7B60CE88" w:rsidR="00D07015" w:rsidRPr="00AD5C53" w:rsidRDefault="00B87ADD">
          <w:pPr>
            <w:pStyle w:val="31"/>
            <w:tabs>
              <w:tab w:val="left" w:pos="880"/>
              <w:tab w:val="right" w:pos="9679"/>
            </w:tabs>
            <w:rPr>
              <w:rFonts w:eastAsiaTheme="minorEastAsia" w:cstheme="minorBidi"/>
              <w:sz w:val="22"/>
              <w:szCs w:val="22"/>
            </w:rPr>
          </w:pPr>
          <w:hyperlink w:anchor="_Toc529284391" w:history="1">
            <w:r w:rsidR="00D07015" w:rsidRPr="00AD5C53">
              <w:rPr>
                <w:rStyle w:val="af1"/>
              </w:rPr>
              <w:t>50.</w:t>
            </w:r>
            <w:r w:rsidR="00D07015" w:rsidRPr="00AD5C53">
              <w:rPr>
                <w:rFonts w:eastAsiaTheme="minorEastAsia" w:cstheme="minorBidi"/>
                <w:sz w:val="22"/>
                <w:szCs w:val="22"/>
              </w:rPr>
              <w:tab/>
            </w:r>
            <w:r w:rsidR="00D07015" w:rsidRPr="00AD5C53">
              <w:rPr>
                <w:rStyle w:val="af1"/>
              </w:rPr>
              <w:t>Voice crossing</w:t>
            </w:r>
            <w:r w:rsidR="00D07015" w:rsidRPr="00AD5C53">
              <w:rPr>
                <w:webHidden/>
              </w:rPr>
              <w:tab/>
            </w:r>
            <w:r w:rsidR="00D07015" w:rsidRPr="00AD5C53">
              <w:rPr>
                <w:webHidden/>
              </w:rPr>
              <w:fldChar w:fldCharType="begin"/>
            </w:r>
            <w:r w:rsidR="00D07015" w:rsidRPr="00AD5C53">
              <w:rPr>
                <w:webHidden/>
              </w:rPr>
              <w:instrText xml:space="preserve"> PAGEREF _Toc529284391 \h </w:instrText>
            </w:r>
            <w:r w:rsidR="00D07015" w:rsidRPr="00AD5C53">
              <w:rPr>
                <w:webHidden/>
              </w:rPr>
            </w:r>
            <w:r w:rsidR="00D07015" w:rsidRPr="00AD5C53">
              <w:rPr>
                <w:webHidden/>
              </w:rPr>
              <w:fldChar w:fldCharType="separate"/>
            </w:r>
            <w:r w:rsidR="00D07015" w:rsidRPr="00AD5C53">
              <w:rPr>
                <w:webHidden/>
              </w:rPr>
              <w:t>20</w:t>
            </w:r>
            <w:r w:rsidR="00D07015" w:rsidRPr="00AD5C53">
              <w:rPr>
                <w:webHidden/>
              </w:rPr>
              <w:fldChar w:fldCharType="end"/>
            </w:r>
          </w:hyperlink>
        </w:p>
        <w:p w14:paraId="3A6428A8" w14:textId="319D7AFD" w:rsidR="00D07015" w:rsidRPr="00AD5C53" w:rsidRDefault="00B87ADD">
          <w:pPr>
            <w:pStyle w:val="31"/>
            <w:tabs>
              <w:tab w:val="left" w:pos="880"/>
              <w:tab w:val="right" w:pos="9679"/>
            </w:tabs>
            <w:rPr>
              <w:rFonts w:eastAsiaTheme="minorEastAsia" w:cstheme="minorBidi"/>
              <w:sz w:val="22"/>
              <w:szCs w:val="22"/>
            </w:rPr>
          </w:pPr>
          <w:hyperlink w:anchor="_Toc529284392" w:history="1">
            <w:r w:rsidR="00D07015" w:rsidRPr="00AD5C53">
              <w:rPr>
                <w:rStyle w:val="af1"/>
              </w:rPr>
              <w:t>51.</w:t>
            </w:r>
            <w:r w:rsidR="00D07015" w:rsidRPr="00AD5C53">
              <w:rPr>
                <w:rFonts w:eastAsiaTheme="minorEastAsia" w:cstheme="minorBidi"/>
                <w:sz w:val="22"/>
                <w:szCs w:val="22"/>
              </w:rPr>
              <w:tab/>
            </w:r>
            <w:r w:rsidR="00D07015" w:rsidRPr="00AD5C53">
              <w:rPr>
                <w:rStyle w:val="af1"/>
              </w:rPr>
              <w:t>Voice crossing arrangement</w:t>
            </w:r>
            <w:r w:rsidR="00D07015" w:rsidRPr="00AD5C53">
              <w:rPr>
                <w:webHidden/>
              </w:rPr>
              <w:tab/>
            </w:r>
            <w:r w:rsidR="00D07015" w:rsidRPr="00AD5C53">
              <w:rPr>
                <w:webHidden/>
              </w:rPr>
              <w:fldChar w:fldCharType="begin"/>
            </w:r>
            <w:r w:rsidR="00D07015" w:rsidRPr="00AD5C53">
              <w:rPr>
                <w:webHidden/>
              </w:rPr>
              <w:instrText xml:space="preserve"> PAGEREF _Toc529284392 \h </w:instrText>
            </w:r>
            <w:r w:rsidR="00D07015" w:rsidRPr="00AD5C53">
              <w:rPr>
                <w:webHidden/>
              </w:rPr>
            </w:r>
            <w:r w:rsidR="00D07015" w:rsidRPr="00AD5C53">
              <w:rPr>
                <w:webHidden/>
              </w:rPr>
              <w:fldChar w:fldCharType="separate"/>
            </w:r>
            <w:r w:rsidR="00D07015" w:rsidRPr="00AD5C53">
              <w:rPr>
                <w:webHidden/>
              </w:rPr>
              <w:t>21</w:t>
            </w:r>
            <w:r w:rsidR="00D07015" w:rsidRPr="00AD5C53">
              <w:rPr>
                <w:webHidden/>
              </w:rPr>
              <w:fldChar w:fldCharType="end"/>
            </w:r>
          </w:hyperlink>
        </w:p>
        <w:p w14:paraId="2F789A56" w14:textId="44BC3A9C" w:rsidR="00D07015" w:rsidRPr="00AD5C53" w:rsidRDefault="00B87ADD">
          <w:pPr>
            <w:pStyle w:val="31"/>
            <w:tabs>
              <w:tab w:val="left" w:pos="880"/>
              <w:tab w:val="right" w:pos="9679"/>
            </w:tabs>
            <w:rPr>
              <w:rFonts w:eastAsiaTheme="minorEastAsia" w:cstheme="minorBidi"/>
              <w:sz w:val="22"/>
              <w:szCs w:val="22"/>
            </w:rPr>
          </w:pPr>
          <w:hyperlink w:anchor="_Toc529284393" w:history="1">
            <w:r w:rsidR="00D07015" w:rsidRPr="00AD5C53">
              <w:rPr>
                <w:rStyle w:val="af1"/>
              </w:rPr>
              <w:t>52.</w:t>
            </w:r>
            <w:r w:rsidR="00D07015" w:rsidRPr="00AD5C53">
              <w:rPr>
                <w:rFonts w:eastAsiaTheme="minorEastAsia" w:cstheme="minorBidi"/>
                <w:sz w:val="22"/>
                <w:szCs w:val="22"/>
              </w:rPr>
              <w:tab/>
            </w:r>
            <w:r w:rsidR="00D07015" w:rsidRPr="00AD5C53">
              <w:rPr>
                <w:rStyle w:val="af1"/>
              </w:rPr>
              <w:t>Doubling</w:t>
            </w:r>
            <w:r w:rsidR="00D07015" w:rsidRPr="00AD5C53">
              <w:rPr>
                <w:webHidden/>
              </w:rPr>
              <w:tab/>
            </w:r>
            <w:r w:rsidR="00D07015" w:rsidRPr="00AD5C53">
              <w:rPr>
                <w:webHidden/>
              </w:rPr>
              <w:fldChar w:fldCharType="begin"/>
            </w:r>
            <w:r w:rsidR="00D07015" w:rsidRPr="00AD5C53">
              <w:rPr>
                <w:webHidden/>
              </w:rPr>
              <w:instrText xml:space="preserve"> PAGEREF _Toc529284393 \h </w:instrText>
            </w:r>
            <w:r w:rsidR="00D07015" w:rsidRPr="00AD5C53">
              <w:rPr>
                <w:webHidden/>
              </w:rPr>
            </w:r>
            <w:r w:rsidR="00D07015" w:rsidRPr="00AD5C53">
              <w:rPr>
                <w:webHidden/>
              </w:rPr>
              <w:fldChar w:fldCharType="separate"/>
            </w:r>
            <w:r w:rsidR="00D07015" w:rsidRPr="00AD5C53">
              <w:rPr>
                <w:webHidden/>
              </w:rPr>
              <w:t>21</w:t>
            </w:r>
            <w:r w:rsidR="00D07015" w:rsidRPr="00AD5C53">
              <w:rPr>
                <w:webHidden/>
              </w:rPr>
              <w:fldChar w:fldCharType="end"/>
            </w:r>
          </w:hyperlink>
        </w:p>
        <w:p w14:paraId="40C59EE6" w14:textId="2E73F509" w:rsidR="00D07015" w:rsidRPr="00AD5C53" w:rsidRDefault="00B87ADD">
          <w:pPr>
            <w:pStyle w:val="31"/>
            <w:tabs>
              <w:tab w:val="left" w:pos="880"/>
              <w:tab w:val="right" w:pos="9679"/>
            </w:tabs>
            <w:rPr>
              <w:rFonts w:eastAsiaTheme="minorEastAsia" w:cstheme="minorBidi"/>
              <w:sz w:val="22"/>
              <w:szCs w:val="22"/>
            </w:rPr>
          </w:pPr>
          <w:hyperlink w:anchor="_Toc529284394" w:history="1">
            <w:r w:rsidR="00D07015" w:rsidRPr="00AD5C53">
              <w:rPr>
                <w:rStyle w:val="af1"/>
              </w:rPr>
              <w:t>53.</w:t>
            </w:r>
            <w:r w:rsidR="00D07015" w:rsidRPr="00AD5C53">
              <w:rPr>
                <w:rFonts w:eastAsiaTheme="minorEastAsia" w:cstheme="minorBidi"/>
                <w:sz w:val="22"/>
                <w:szCs w:val="22"/>
              </w:rPr>
              <w:tab/>
            </w:r>
            <w:r w:rsidR="00D07015" w:rsidRPr="00AD5C53">
              <w:rPr>
                <w:rStyle w:val="af1"/>
              </w:rPr>
              <w:t>Unison</w:t>
            </w:r>
            <w:r w:rsidR="00D07015" w:rsidRPr="00AD5C53">
              <w:rPr>
                <w:webHidden/>
              </w:rPr>
              <w:tab/>
            </w:r>
            <w:r w:rsidR="00D07015" w:rsidRPr="00AD5C53">
              <w:rPr>
                <w:webHidden/>
              </w:rPr>
              <w:fldChar w:fldCharType="begin"/>
            </w:r>
            <w:r w:rsidR="00D07015" w:rsidRPr="00AD5C53">
              <w:rPr>
                <w:webHidden/>
              </w:rPr>
              <w:instrText xml:space="preserve"> PAGEREF _Toc529284394 \h </w:instrText>
            </w:r>
            <w:r w:rsidR="00D07015" w:rsidRPr="00AD5C53">
              <w:rPr>
                <w:webHidden/>
              </w:rPr>
            </w:r>
            <w:r w:rsidR="00D07015" w:rsidRPr="00AD5C53">
              <w:rPr>
                <w:webHidden/>
              </w:rPr>
              <w:fldChar w:fldCharType="separate"/>
            </w:r>
            <w:r w:rsidR="00D07015" w:rsidRPr="00AD5C53">
              <w:rPr>
                <w:webHidden/>
              </w:rPr>
              <w:t>21</w:t>
            </w:r>
            <w:r w:rsidR="00D07015" w:rsidRPr="00AD5C53">
              <w:rPr>
                <w:webHidden/>
              </w:rPr>
              <w:fldChar w:fldCharType="end"/>
            </w:r>
          </w:hyperlink>
        </w:p>
        <w:p w14:paraId="786DA63B" w14:textId="094AB71F" w:rsidR="00D07015" w:rsidRPr="00AD5C53" w:rsidRDefault="00B87ADD">
          <w:pPr>
            <w:pStyle w:val="31"/>
            <w:tabs>
              <w:tab w:val="left" w:pos="880"/>
              <w:tab w:val="right" w:pos="9679"/>
            </w:tabs>
            <w:rPr>
              <w:rFonts w:eastAsiaTheme="minorEastAsia" w:cstheme="minorBidi"/>
              <w:sz w:val="22"/>
              <w:szCs w:val="22"/>
            </w:rPr>
          </w:pPr>
          <w:hyperlink w:anchor="_Toc529284395" w:history="1">
            <w:r w:rsidR="00D07015" w:rsidRPr="00AD5C53">
              <w:rPr>
                <w:rStyle w:val="af1"/>
              </w:rPr>
              <w:t>54.</w:t>
            </w:r>
            <w:r w:rsidR="00D07015" w:rsidRPr="00AD5C53">
              <w:rPr>
                <w:rFonts w:eastAsiaTheme="minorEastAsia" w:cstheme="minorBidi"/>
                <w:sz w:val="22"/>
                <w:szCs w:val="22"/>
              </w:rPr>
              <w:tab/>
            </w:r>
            <w:r w:rsidR="00D07015" w:rsidRPr="00AD5C53">
              <w:rPr>
                <w:rStyle w:val="af1"/>
              </w:rPr>
              <w:t>4th. Diminished 5th.</w:t>
            </w:r>
            <w:r w:rsidR="00D07015" w:rsidRPr="00AD5C53">
              <w:rPr>
                <w:webHidden/>
              </w:rPr>
              <w:tab/>
            </w:r>
            <w:r w:rsidR="00D07015" w:rsidRPr="00AD5C53">
              <w:rPr>
                <w:webHidden/>
              </w:rPr>
              <w:fldChar w:fldCharType="begin"/>
            </w:r>
            <w:r w:rsidR="00D07015" w:rsidRPr="00AD5C53">
              <w:rPr>
                <w:webHidden/>
              </w:rPr>
              <w:instrText xml:space="preserve"> PAGEREF _Toc529284395 \h </w:instrText>
            </w:r>
            <w:r w:rsidR="00D07015" w:rsidRPr="00AD5C53">
              <w:rPr>
                <w:webHidden/>
              </w:rPr>
            </w:r>
            <w:r w:rsidR="00D07015" w:rsidRPr="00AD5C53">
              <w:rPr>
                <w:webHidden/>
              </w:rPr>
              <w:fldChar w:fldCharType="separate"/>
            </w:r>
            <w:r w:rsidR="00D07015" w:rsidRPr="00AD5C53">
              <w:rPr>
                <w:webHidden/>
              </w:rPr>
              <w:t>22</w:t>
            </w:r>
            <w:r w:rsidR="00D07015" w:rsidRPr="00AD5C53">
              <w:rPr>
                <w:webHidden/>
              </w:rPr>
              <w:fldChar w:fldCharType="end"/>
            </w:r>
          </w:hyperlink>
        </w:p>
        <w:p w14:paraId="218F2CFB" w14:textId="23920674" w:rsidR="00D07015" w:rsidRPr="00AD5C53" w:rsidRDefault="00B87ADD">
          <w:pPr>
            <w:pStyle w:val="31"/>
            <w:tabs>
              <w:tab w:val="left" w:pos="880"/>
              <w:tab w:val="right" w:pos="9679"/>
            </w:tabs>
            <w:rPr>
              <w:rFonts w:eastAsiaTheme="minorEastAsia" w:cstheme="minorBidi"/>
              <w:sz w:val="22"/>
              <w:szCs w:val="22"/>
            </w:rPr>
          </w:pPr>
          <w:hyperlink w:anchor="_Toc529284396" w:history="1">
            <w:r w:rsidR="00D07015" w:rsidRPr="00AD5C53">
              <w:rPr>
                <w:rStyle w:val="af1"/>
              </w:rPr>
              <w:t>55.</w:t>
            </w:r>
            <w:r w:rsidR="00D07015" w:rsidRPr="00AD5C53">
              <w:rPr>
                <w:rFonts w:eastAsiaTheme="minorEastAsia" w:cstheme="minorBidi"/>
                <w:sz w:val="22"/>
                <w:szCs w:val="22"/>
              </w:rPr>
              <w:tab/>
            </w:r>
            <w:r w:rsidR="00D07015" w:rsidRPr="00AD5C53">
              <w:rPr>
                <w:rStyle w:val="af1"/>
              </w:rPr>
              <w:t>Harmonic tritone</w:t>
            </w:r>
            <w:r w:rsidR="00D07015" w:rsidRPr="00AD5C53">
              <w:rPr>
                <w:webHidden/>
              </w:rPr>
              <w:tab/>
            </w:r>
            <w:r w:rsidR="00D07015" w:rsidRPr="00AD5C53">
              <w:rPr>
                <w:webHidden/>
              </w:rPr>
              <w:fldChar w:fldCharType="begin"/>
            </w:r>
            <w:r w:rsidR="00D07015" w:rsidRPr="00AD5C53">
              <w:rPr>
                <w:webHidden/>
              </w:rPr>
              <w:instrText xml:space="preserve"> PAGEREF _Toc529284396 \h </w:instrText>
            </w:r>
            <w:r w:rsidR="00D07015" w:rsidRPr="00AD5C53">
              <w:rPr>
                <w:webHidden/>
              </w:rPr>
            </w:r>
            <w:r w:rsidR="00D07015" w:rsidRPr="00AD5C53">
              <w:rPr>
                <w:webHidden/>
              </w:rPr>
              <w:fldChar w:fldCharType="separate"/>
            </w:r>
            <w:r w:rsidR="00D07015" w:rsidRPr="00AD5C53">
              <w:rPr>
                <w:webHidden/>
              </w:rPr>
              <w:t>22</w:t>
            </w:r>
            <w:r w:rsidR="00D07015" w:rsidRPr="00AD5C53">
              <w:rPr>
                <w:webHidden/>
              </w:rPr>
              <w:fldChar w:fldCharType="end"/>
            </w:r>
          </w:hyperlink>
        </w:p>
        <w:p w14:paraId="0CBD634B" w14:textId="06516A31" w:rsidR="00D07015" w:rsidRPr="00AD5C53" w:rsidRDefault="00B87ADD">
          <w:pPr>
            <w:pStyle w:val="31"/>
            <w:tabs>
              <w:tab w:val="left" w:pos="880"/>
              <w:tab w:val="right" w:pos="9679"/>
            </w:tabs>
            <w:rPr>
              <w:rFonts w:eastAsiaTheme="minorEastAsia" w:cstheme="minorBidi"/>
              <w:sz w:val="22"/>
              <w:szCs w:val="22"/>
            </w:rPr>
          </w:pPr>
          <w:hyperlink w:anchor="_Toc529284397" w:history="1">
            <w:r w:rsidR="00D07015" w:rsidRPr="00AD5C53">
              <w:rPr>
                <w:rStyle w:val="af1"/>
              </w:rPr>
              <w:t>56.</w:t>
            </w:r>
            <w:r w:rsidR="00D07015" w:rsidRPr="00AD5C53">
              <w:rPr>
                <w:rFonts w:eastAsiaTheme="minorEastAsia" w:cstheme="minorBidi"/>
                <w:sz w:val="22"/>
                <w:szCs w:val="22"/>
              </w:rPr>
              <w:tab/>
            </w:r>
            <w:r w:rsidR="00D07015" w:rsidRPr="00AD5C53">
              <w:rPr>
                <w:rStyle w:val="af1"/>
              </w:rPr>
              <w:t>Second inversion chords</w:t>
            </w:r>
            <w:r w:rsidR="00D07015" w:rsidRPr="00AD5C53">
              <w:rPr>
                <w:webHidden/>
              </w:rPr>
              <w:tab/>
            </w:r>
            <w:r w:rsidR="00D07015" w:rsidRPr="00AD5C53">
              <w:rPr>
                <w:webHidden/>
              </w:rPr>
              <w:fldChar w:fldCharType="begin"/>
            </w:r>
            <w:r w:rsidR="00D07015" w:rsidRPr="00AD5C53">
              <w:rPr>
                <w:webHidden/>
              </w:rPr>
              <w:instrText xml:space="preserve"> PAGEREF _Toc529284397 \h </w:instrText>
            </w:r>
            <w:r w:rsidR="00D07015" w:rsidRPr="00AD5C53">
              <w:rPr>
                <w:webHidden/>
              </w:rPr>
            </w:r>
            <w:r w:rsidR="00D07015" w:rsidRPr="00AD5C53">
              <w:rPr>
                <w:webHidden/>
              </w:rPr>
              <w:fldChar w:fldCharType="separate"/>
            </w:r>
            <w:r w:rsidR="00D07015" w:rsidRPr="00AD5C53">
              <w:rPr>
                <w:webHidden/>
              </w:rPr>
              <w:t>23</w:t>
            </w:r>
            <w:r w:rsidR="00D07015" w:rsidRPr="00AD5C53">
              <w:rPr>
                <w:webHidden/>
              </w:rPr>
              <w:fldChar w:fldCharType="end"/>
            </w:r>
          </w:hyperlink>
        </w:p>
        <w:p w14:paraId="5896DA02" w14:textId="2DDB1ED5" w:rsidR="00D07015" w:rsidRPr="00AD5C53" w:rsidRDefault="00B87ADD">
          <w:pPr>
            <w:pStyle w:val="31"/>
            <w:tabs>
              <w:tab w:val="left" w:pos="880"/>
              <w:tab w:val="right" w:pos="9679"/>
            </w:tabs>
            <w:rPr>
              <w:rFonts w:eastAsiaTheme="minorEastAsia" w:cstheme="minorBidi"/>
              <w:sz w:val="22"/>
              <w:szCs w:val="22"/>
            </w:rPr>
          </w:pPr>
          <w:hyperlink w:anchor="_Toc529284398" w:history="1">
            <w:r w:rsidR="00D07015" w:rsidRPr="00AD5C53">
              <w:rPr>
                <w:rStyle w:val="af1"/>
              </w:rPr>
              <w:t>57.</w:t>
            </w:r>
            <w:r w:rsidR="00D07015" w:rsidRPr="00AD5C53">
              <w:rPr>
                <w:rFonts w:eastAsiaTheme="minorEastAsia" w:cstheme="minorBidi"/>
                <w:sz w:val="22"/>
                <w:szCs w:val="22"/>
              </w:rPr>
              <w:tab/>
            </w:r>
            <w:r w:rsidR="00D07015" w:rsidRPr="00AD5C53">
              <w:rPr>
                <w:rStyle w:val="af1"/>
              </w:rPr>
              <w:t>Obligatory harmonies</w:t>
            </w:r>
            <w:r w:rsidR="00D07015" w:rsidRPr="00AD5C53">
              <w:rPr>
                <w:webHidden/>
              </w:rPr>
              <w:tab/>
            </w:r>
            <w:r w:rsidR="00D07015" w:rsidRPr="00AD5C53">
              <w:rPr>
                <w:webHidden/>
              </w:rPr>
              <w:fldChar w:fldCharType="begin"/>
            </w:r>
            <w:r w:rsidR="00D07015" w:rsidRPr="00AD5C53">
              <w:rPr>
                <w:webHidden/>
              </w:rPr>
              <w:instrText xml:space="preserve"> PAGEREF _Toc529284398 \h </w:instrText>
            </w:r>
            <w:r w:rsidR="00D07015" w:rsidRPr="00AD5C53">
              <w:rPr>
                <w:webHidden/>
              </w:rPr>
            </w:r>
            <w:r w:rsidR="00D07015" w:rsidRPr="00AD5C53">
              <w:rPr>
                <w:webHidden/>
              </w:rPr>
              <w:fldChar w:fldCharType="separate"/>
            </w:r>
            <w:r w:rsidR="00D07015" w:rsidRPr="00AD5C53">
              <w:rPr>
                <w:webHidden/>
              </w:rPr>
              <w:t>23</w:t>
            </w:r>
            <w:r w:rsidR="00D07015" w:rsidRPr="00AD5C53">
              <w:rPr>
                <w:webHidden/>
              </w:rPr>
              <w:fldChar w:fldCharType="end"/>
            </w:r>
          </w:hyperlink>
        </w:p>
        <w:p w14:paraId="2E366D8C" w14:textId="76F96A92" w:rsidR="00D07015" w:rsidRPr="00AD5C53" w:rsidRDefault="00B87ADD">
          <w:pPr>
            <w:pStyle w:val="31"/>
            <w:tabs>
              <w:tab w:val="left" w:pos="880"/>
              <w:tab w:val="right" w:pos="9679"/>
            </w:tabs>
            <w:rPr>
              <w:rFonts w:eastAsiaTheme="minorEastAsia" w:cstheme="minorBidi"/>
              <w:sz w:val="22"/>
              <w:szCs w:val="22"/>
            </w:rPr>
          </w:pPr>
          <w:hyperlink w:anchor="_Toc529284399" w:history="1">
            <w:r w:rsidR="00D07015" w:rsidRPr="00AD5C53">
              <w:rPr>
                <w:rStyle w:val="af1"/>
              </w:rPr>
              <w:t>58.</w:t>
            </w:r>
            <w:r w:rsidR="00D07015" w:rsidRPr="00AD5C53">
              <w:rPr>
                <w:rFonts w:eastAsiaTheme="minorEastAsia" w:cstheme="minorBidi"/>
                <w:sz w:val="22"/>
                <w:szCs w:val="22"/>
              </w:rPr>
              <w:tab/>
            </w:r>
            <w:r w:rsidR="00D07015" w:rsidRPr="00AD5C53">
              <w:rPr>
                <w:rStyle w:val="af1"/>
              </w:rPr>
              <w:t>Incomplete chords</w:t>
            </w:r>
            <w:r w:rsidR="00D07015" w:rsidRPr="00AD5C53">
              <w:rPr>
                <w:webHidden/>
              </w:rPr>
              <w:tab/>
            </w:r>
            <w:r w:rsidR="00D07015" w:rsidRPr="00AD5C53">
              <w:rPr>
                <w:webHidden/>
              </w:rPr>
              <w:fldChar w:fldCharType="begin"/>
            </w:r>
            <w:r w:rsidR="00D07015" w:rsidRPr="00AD5C53">
              <w:rPr>
                <w:webHidden/>
              </w:rPr>
              <w:instrText xml:space="preserve"> PAGEREF _Toc529284399 \h </w:instrText>
            </w:r>
            <w:r w:rsidR="00D07015" w:rsidRPr="00AD5C53">
              <w:rPr>
                <w:webHidden/>
              </w:rPr>
            </w:r>
            <w:r w:rsidR="00D07015" w:rsidRPr="00AD5C53">
              <w:rPr>
                <w:webHidden/>
              </w:rPr>
              <w:fldChar w:fldCharType="separate"/>
            </w:r>
            <w:r w:rsidR="00D07015" w:rsidRPr="00AD5C53">
              <w:rPr>
                <w:webHidden/>
              </w:rPr>
              <w:t>24</w:t>
            </w:r>
            <w:r w:rsidR="00D07015" w:rsidRPr="00AD5C53">
              <w:rPr>
                <w:webHidden/>
              </w:rPr>
              <w:fldChar w:fldCharType="end"/>
            </w:r>
          </w:hyperlink>
        </w:p>
        <w:p w14:paraId="79156022" w14:textId="4FD680D8" w:rsidR="00D07015" w:rsidRPr="00AD5C53" w:rsidRDefault="00B87ADD">
          <w:pPr>
            <w:pStyle w:val="31"/>
            <w:tabs>
              <w:tab w:val="left" w:pos="880"/>
              <w:tab w:val="right" w:pos="9679"/>
            </w:tabs>
            <w:rPr>
              <w:rFonts w:eastAsiaTheme="minorEastAsia" w:cstheme="minorBidi"/>
              <w:sz w:val="22"/>
              <w:szCs w:val="22"/>
            </w:rPr>
          </w:pPr>
          <w:hyperlink w:anchor="_Toc529284400" w:history="1">
            <w:r w:rsidR="00D07015" w:rsidRPr="00AD5C53">
              <w:rPr>
                <w:rStyle w:val="af1"/>
              </w:rPr>
              <w:t>59.</w:t>
            </w:r>
            <w:r w:rsidR="00D07015" w:rsidRPr="00AD5C53">
              <w:rPr>
                <w:rFonts w:eastAsiaTheme="minorEastAsia" w:cstheme="minorBidi"/>
                <w:sz w:val="22"/>
                <w:szCs w:val="22"/>
              </w:rPr>
              <w:tab/>
            </w:r>
            <w:r w:rsidR="00D07015" w:rsidRPr="00AD5C53">
              <w:rPr>
                <w:rStyle w:val="af1"/>
              </w:rPr>
              <w:t>Harmonic rhythm</w:t>
            </w:r>
            <w:r w:rsidR="00D07015" w:rsidRPr="00AD5C53">
              <w:rPr>
                <w:webHidden/>
              </w:rPr>
              <w:tab/>
            </w:r>
            <w:r w:rsidR="00D07015" w:rsidRPr="00AD5C53">
              <w:rPr>
                <w:webHidden/>
              </w:rPr>
              <w:fldChar w:fldCharType="begin"/>
            </w:r>
            <w:r w:rsidR="00D07015" w:rsidRPr="00AD5C53">
              <w:rPr>
                <w:webHidden/>
              </w:rPr>
              <w:instrText xml:space="preserve"> PAGEREF _Toc529284400 \h </w:instrText>
            </w:r>
            <w:r w:rsidR="00D07015" w:rsidRPr="00AD5C53">
              <w:rPr>
                <w:webHidden/>
              </w:rPr>
            </w:r>
            <w:r w:rsidR="00D07015" w:rsidRPr="00AD5C53">
              <w:rPr>
                <w:webHidden/>
              </w:rPr>
              <w:fldChar w:fldCharType="separate"/>
            </w:r>
            <w:r w:rsidR="00D07015" w:rsidRPr="00AD5C53">
              <w:rPr>
                <w:webHidden/>
              </w:rPr>
              <w:t>24</w:t>
            </w:r>
            <w:r w:rsidR="00D07015" w:rsidRPr="00AD5C53">
              <w:rPr>
                <w:webHidden/>
              </w:rPr>
              <w:fldChar w:fldCharType="end"/>
            </w:r>
          </w:hyperlink>
        </w:p>
        <w:p w14:paraId="4415F51B" w14:textId="2B422342" w:rsidR="00D07015" w:rsidRPr="00AD5C53" w:rsidRDefault="00B87ADD">
          <w:pPr>
            <w:pStyle w:val="31"/>
            <w:tabs>
              <w:tab w:val="left" w:pos="880"/>
              <w:tab w:val="right" w:pos="9679"/>
            </w:tabs>
            <w:rPr>
              <w:rFonts w:eastAsiaTheme="minorEastAsia" w:cstheme="minorBidi"/>
              <w:sz w:val="22"/>
              <w:szCs w:val="22"/>
            </w:rPr>
          </w:pPr>
          <w:hyperlink w:anchor="_Toc529284401" w:history="1">
            <w:r w:rsidR="00D07015" w:rsidRPr="00AD5C53">
              <w:rPr>
                <w:rStyle w:val="af1"/>
              </w:rPr>
              <w:t>60.</w:t>
            </w:r>
            <w:r w:rsidR="00D07015" w:rsidRPr="00AD5C53">
              <w:rPr>
                <w:rFonts w:eastAsiaTheme="minorEastAsia" w:cstheme="minorBidi"/>
                <w:sz w:val="22"/>
                <w:szCs w:val="22"/>
              </w:rPr>
              <w:tab/>
            </w:r>
            <w:r w:rsidR="00D07015" w:rsidRPr="00AD5C53">
              <w:rPr>
                <w:rStyle w:val="af1"/>
              </w:rPr>
              <w:t>Modulation</w:t>
            </w:r>
            <w:r w:rsidR="00D07015" w:rsidRPr="00AD5C53">
              <w:rPr>
                <w:webHidden/>
              </w:rPr>
              <w:tab/>
            </w:r>
            <w:r w:rsidR="00D07015" w:rsidRPr="00AD5C53">
              <w:rPr>
                <w:webHidden/>
              </w:rPr>
              <w:fldChar w:fldCharType="begin"/>
            </w:r>
            <w:r w:rsidR="00D07015" w:rsidRPr="00AD5C53">
              <w:rPr>
                <w:webHidden/>
              </w:rPr>
              <w:instrText xml:space="preserve"> PAGEREF _Toc529284401 \h </w:instrText>
            </w:r>
            <w:r w:rsidR="00D07015" w:rsidRPr="00AD5C53">
              <w:rPr>
                <w:webHidden/>
              </w:rPr>
            </w:r>
            <w:r w:rsidR="00D07015" w:rsidRPr="00AD5C53">
              <w:rPr>
                <w:webHidden/>
              </w:rPr>
              <w:fldChar w:fldCharType="separate"/>
            </w:r>
            <w:r w:rsidR="00D07015" w:rsidRPr="00AD5C53">
              <w:rPr>
                <w:webHidden/>
              </w:rPr>
              <w:t>25</w:t>
            </w:r>
            <w:r w:rsidR="00D07015" w:rsidRPr="00AD5C53">
              <w:rPr>
                <w:webHidden/>
              </w:rPr>
              <w:fldChar w:fldCharType="end"/>
            </w:r>
          </w:hyperlink>
        </w:p>
        <w:p w14:paraId="1968F749" w14:textId="20C16162" w:rsidR="00D07015" w:rsidRPr="00AD5C53" w:rsidRDefault="00B87ADD">
          <w:pPr>
            <w:pStyle w:val="11"/>
            <w:tabs>
              <w:tab w:val="right" w:pos="9679"/>
            </w:tabs>
            <w:rPr>
              <w:rFonts w:asciiTheme="minorHAnsi" w:eastAsiaTheme="minorEastAsia" w:hAnsiTheme="minorHAnsi" w:cstheme="minorBidi"/>
              <w:b w:val="0"/>
              <w:bCs w:val="0"/>
              <w:caps w:val="0"/>
              <w:sz w:val="22"/>
              <w:szCs w:val="22"/>
            </w:rPr>
          </w:pPr>
          <w:hyperlink w:anchor="_Toc529284402" w:history="1">
            <w:r w:rsidR="00D07015" w:rsidRPr="00AD5C53">
              <w:rPr>
                <w:rStyle w:val="af1"/>
              </w:rPr>
              <w:t>Non-chord tones</w:t>
            </w:r>
            <w:r w:rsidR="00D07015" w:rsidRPr="00AD5C53">
              <w:rPr>
                <w:webHidden/>
              </w:rPr>
              <w:tab/>
            </w:r>
            <w:r w:rsidR="00D07015" w:rsidRPr="00AD5C53">
              <w:rPr>
                <w:webHidden/>
              </w:rPr>
              <w:fldChar w:fldCharType="begin"/>
            </w:r>
            <w:r w:rsidR="00D07015" w:rsidRPr="00AD5C53">
              <w:rPr>
                <w:webHidden/>
              </w:rPr>
              <w:instrText xml:space="preserve"> PAGEREF _Toc529284402 \h </w:instrText>
            </w:r>
            <w:r w:rsidR="00D07015" w:rsidRPr="00AD5C53">
              <w:rPr>
                <w:webHidden/>
              </w:rPr>
            </w:r>
            <w:r w:rsidR="00D07015" w:rsidRPr="00AD5C53">
              <w:rPr>
                <w:webHidden/>
              </w:rPr>
              <w:fldChar w:fldCharType="separate"/>
            </w:r>
            <w:r w:rsidR="00D07015" w:rsidRPr="00AD5C53">
              <w:rPr>
                <w:webHidden/>
              </w:rPr>
              <w:t>25</w:t>
            </w:r>
            <w:r w:rsidR="00D07015" w:rsidRPr="00AD5C53">
              <w:rPr>
                <w:webHidden/>
              </w:rPr>
              <w:fldChar w:fldCharType="end"/>
            </w:r>
          </w:hyperlink>
        </w:p>
        <w:p w14:paraId="6AE36344" w14:textId="6E756854" w:rsidR="00D07015" w:rsidRPr="00AD5C53" w:rsidRDefault="00B87ADD">
          <w:pPr>
            <w:pStyle w:val="21"/>
            <w:tabs>
              <w:tab w:val="right" w:pos="9679"/>
            </w:tabs>
            <w:rPr>
              <w:rFonts w:eastAsiaTheme="minorEastAsia" w:cstheme="minorBidi"/>
              <w:b w:val="0"/>
              <w:bCs w:val="0"/>
              <w:sz w:val="22"/>
              <w:szCs w:val="22"/>
            </w:rPr>
          </w:pPr>
          <w:hyperlink w:anchor="_Toc529284403" w:history="1">
            <w:r w:rsidR="00D07015" w:rsidRPr="00AD5C53">
              <w:rPr>
                <w:rStyle w:val="af1"/>
              </w:rPr>
              <w:t>Suspensions</w:t>
            </w:r>
            <w:r w:rsidR="00D07015" w:rsidRPr="00AD5C53">
              <w:rPr>
                <w:webHidden/>
              </w:rPr>
              <w:tab/>
            </w:r>
            <w:r w:rsidR="00D07015" w:rsidRPr="00AD5C53">
              <w:rPr>
                <w:webHidden/>
              </w:rPr>
              <w:fldChar w:fldCharType="begin"/>
            </w:r>
            <w:r w:rsidR="00D07015" w:rsidRPr="00AD5C53">
              <w:rPr>
                <w:webHidden/>
              </w:rPr>
              <w:instrText xml:space="preserve"> PAGEREF _Toc529284403 \h </w:instrText>
            </w:r>
            <w:r w:rsidR="00D07015" w:rsidRPr="00AD5C53">
              <w:rPr>
                <w:webHidden/>
              </w:rPr>
            </w:r>
            <w:r w:rsidR="00D07015" w:rsidRPr="00AD5C53">
              <w:rPr>
                <w:webHidden/>
              </w:rPr>
              <w:fldChar w:fldCharType="separate"/>
            </w:r>
            <w:r w:rsidR="00D07015" w:rsidRPr="00AD5C53">
              <w:rPr>
                <w:webHidden/>
              </w:rPr>
              <w:t>25</w:t>
            </w:r>
            <w:r w:rsidR="00D07015" w:rsidRPr="00AD5C53">
              <w:rPr>
                <w:webHidden/>
              </w:rPr>
              <w:fldChar w:fldCharType="end"/>
            </w:r>
          </w:hyperlink>
        </w:p>
        <w:p w14:paraId="306406F0" w14:textId="35EAD67A" w:rsidR="00D07015" w:rsidRPr="00AD5C53" w:rsidRDefault="00B87ADD">
          <w:pPr>
            <w:pStyle w:val="31"/>
            <w:tabs>
              <w:tab w:val="left" w:pos="880"/>
              <w:tab w:val="right" w:pos="9679"/>
            </w:tabs>
            <w:rPr>
              <w:rFonts w:eastAsiaTheme="minorEastAsia" w:cstheme="minorBidi"/>
              <w:sz w:val="22"/>
              <w:szCs w:val="22"/>
            </w:rPr>
          </w:pPr>
          <w:hyperlink w:anchor="_Toc529284404" w:history="1">
            <w:r w:rsidR="00D07015" w:rsidRPr="00AD5C53">
              <w:rPr>
                <w:rStyle w:val="af1"/>
              </w:rPr>
              <w:t>61.</w:t>
            </w:r>
            <w:r w:rsidR="00D07015" w:rsidRPr="00AD5C53">
              <w:rPr>
                <w:rFonts w:eastAsiaTheme="minorEastAsia" w:cstheme="minorBidi"/>
                <w:sz w:val="22"/>
                <w:szCs w:val="22"/>
              </w:rPr>
              <w:tab/>
            </w:r>
            <w:r w:rsidR="00D07015" w:rsidRPr="00AD5C53">
              <w:rPr>
                <w:rStyle w:val="af1"/>
              </w:rPr>
              <w:t>Suspensions, which resolve down</w:t>
            </w:r>
            <w:r w:rsidR="00D07015" w:rsidRPr="00AD5C53">
              <w:rPr>
                <w:webHidden/>
              </w:rPr>
              <w:tab/>
            </w:r>
            <w:r w:rsidR="00D07015" w:rsidRPr="00AD5C53">
              <w:rPr>
                <w:webHidden/>
              </w:rPr>
              <w:fldChar w:fldCharType="begin"/>
            </w:r>
            <w:r w:rsidR="00D07015" w:rsidRPr="00AD5C53">
              <w:rPr>
                <w:webHidden/>
              </w:rPr>
              <w:instrText xml:space="preserve"> PAGEREF _Toc529284404 \h </w:instrText>
            </w:r>
            <w:r w:rsidR="00D07015" w:rsidRPr="00AD5C53">
              <w:rPr>
                <w:webHidden/>
              </w:rPr>
            </w:r>
            <w:r w:rsidR="00D07015" w:rsidRPr="00AD5C53">
              <w:rPr>
                <w:webHidden/>
              </w:rPr>
              <w:fldChar w:fldCharType="separate"/>
            </w:r>
            <w:r w:rsidR="00D07015" w:rsidRPr="00AD5C53">
              <w:rPr>
                <w:webHidden/>
              </w:rPr>
              <w:t>25</w:t>
            </w:r>
            <w:r w:rsidR="00D07015" w:rsidRPr="00AD5C53">
              <w:rPr>
                <w:webHidden/>
              </w:rPr>
              <w:fldChar w:fldCharType="end"/>
            </w:r>
          </w:hyperlink>
        </w:p>
        <w:p w14:paraId="086AF9EF" w14:textId="29CD39A2" w:rsidR="00D07015" w:rsidRPr="00AD5C53" w:rsidRDefault="00B87ADD">
          <w:pPr>
            <w:pStyle w:val="31"/>
            <w:tabs>
              <w:tab w:val="left" w:pos="880"/>
              <w:tab w:val="right" w:pos="9679"/>
            </w:tabs>
            <w:rPr>
              <w:rFonts w:eastAsiaTheme="minorEastAsia" w:cstheme="minorBidi"/>
              <w:sz w:val="22"/>
              <w:szCs w:val="22"/>
            </w:rPr>
          </w:pPr>
          <w:hyperlink w:anchor="_Toc529284405" w:history="1">
            <w:r w:rsidR="00D07015" w:rsidRPr="00AD5C53">
              <w:rPr>
                <w:rStyle w:val="af1"/>
              </w:rPr>
              <w:t>62.</w:t>
            </w:r>
            <w:r w:rsidR="00D07015" w:rsidRPr="00AD5C53">
              <w:rPr>
                <w:rFonts w:eastAsiaTheme="minorEastAsia" w:cstheme="minorBidi"/>
                <w:sz w:val="22"/>
                <w:szCs w:val="22"/>
              </w:rPr>
              <w:tab/>
            </w:r>
            <w:r w:rsidR="00D07015" w:rsidRPr="00AD5C53">
              <w:rPr>
                <w:rStyle w:val="af1"/>
              </w:rPr>
              <w:t>Suspensions, which resolve up</w:t>
            </w:r>
            <w:r w:rsidR="00D07015" w:rsidRPr="00AD5C53">
              <w:rPr>
                <w:webHidden/>
              </w:rPr>
              <w:tab/>
            </w:r>
            <w:r w:rsidR="00D07015" w:rsidRPr="00AD5C53">
              <w:rPr>
                <w:webHidden/>
              </w:rPr>
              <w:fldChar w:fldCharType="begin"/>
            </w:r>
            <w:r w:rsidR="00D07015" w:rsidRPr="00AD5C53">
              <w:rPr>
                <w:webHidden/>
              </w:rPr>
              <w:instrText xml:space="preserve"> PAGEREF _Toc529284405 \h </w:instrText>
            </w:r>
            <w:r w:rsidR="00D07015" w:rsidRPr="00AD5C53">
              <w:rPr>
                <w:webHidden/>
              </w:rPr>
            </w:r>
            <w:r w:rsidR="00D07015" w:rsidRPr="00AD5C53">
              <w:rPr>
                <w:webHidden/>
              </w:rPr>
              <w:fldChar w:fldCharType="separate"/>
            </w:r>
            <w:r w:rsidR="00D07015" w:rsidRPr="00AD5C53">
              <w:rPr>
                <w:webHidden/>
              </w:rPr>
              <w:t>25</w:t>
            </w:r>
            <w:r w:rsidR="00D07015" w:rsidRPr="00AD5C53">
              <w:rPr>
                <w:webHidden/>
              </w:rPr>
              <w:fldChar w:fldCharType="end"/>
            </w:r>
          </w:hyperlink>
        </w:p>
        <w:p w14:paraId="0B030A03" w14:textId="27596BE3" w:rsidR="00D07015" w:rsidRPr="00AD5C53" w:rsidRDefault="00B87ADD">
          <w:pPr>
            <w:pStyle w:val="31"/>
            <w:tabs>
              <w:tab w:val="left" w:pos="880"/>
              <w:tab w:val="right" w:pos="9679"/>
            </w:tabs>
            <w:rPr>
              <w:rFonts w:eastAsiaTheme="minorEastAsia" w:cstheme="minorBidi"/>
              <w:sz w:val="22"/>
              <w:szCs w:val="22"/>
            </w:rPr>
          </w:pPr>
          <w:hyperlink w:anchor="_Toc529284406" w:history="1">
            <w:r w:rsidR="00D07015" w:rsidRPr="00AD5C53">
              <w:rPr>
                <w:rStyle w:val="af1"/>
              </w:rPr>
              <w:t>63.</w:t>
            </w:r>
            <w:r w:rsidR="00D07015" w:rsidRPr="00AD5C53">
              <w:rPr>
                <w:rFonts w:eastAsiaTheme="minorEastAsia" w:cstheme="minorBidi"/>
                <w:sz w:val="22"/>
                <w:szCs w:val="22"/>
              </w:rPr>
              <w:tab/>
            </w:r>
            <w:r w:rsidR="00D07015" w:rsidRPr="00AD5C53">
              <w:rPr>
                <w:rStyle w:val="af1"/>
              </w:rPr>
              <w:t>Suspension preparation</w:t>
            </w:r>
            <w:r w:rsidR="00D07015" w:rsidRPr="00AD5C53">
              <w:rPr>
                <w:webHidden/>
              </w:rPr>
              <w:tab/>
            </w:r>
            <w:r w:rsidR="00D07015" w:rsidRPr="00AD5C53">
              <w:rPr>
                <w:webHidden/>
              </w:rPr>
              <w:fldChar w:fldCharType="begin"/>
            </w:r>
            <w:r w:rsidR="00D07015" w:rsidRPr="00AD5C53">
              <w:rPr>
                <w:webHidden/>
              </w:rPr>
              <w:instrText xml:space="preserve"> PAGEREF _Toc529284406 \h </w:instrText>
            </w:r>
            <w:r w:rsidR="00D07015" w:rsidRPr="00AD5C53">
              <w:rPr>
                <w:webHidden/>
              </w:rPr>
            </w:r>
            <w:r w:rsidR="00D07015" w:rsidRPr="00AD5C53">
              <w:rPr>
                <w:webHidden/>
              </w:rPr>
              <w:fldChar w:fldCharType="separate"/>
            </w:r>
            <w:r w:rsidR="00D07015" w:rsidRPr="00AD5C53">
              <w:rPr>
                <w:webHidden/>
              </w:rPr>
              <w:t>25</w:t>
            </w:r>
            <w:r w:rsidR="00D07015" w:rsidRPr="00AD5C53">
              <w:rPr>
                <w:webHidden/>
              </w:rPr>
              <w:fldChar w:fldCharType="end"/>
            </w:r>
          </w:hyperlink>
        </w:p>
        <w:p w14:paraId="0EA3D3CF" w14:textId="61E31EFC" w:rsidR="00D07015" w:rsidRPr="00AD5C53" w:rsidRDefault="00B87ADD">
          <w:pPr>
            <w:pStyle w:val="31"/>
            <w:tabs>
              <w:tab w:val="left" w:pos="880"/>
              <w:tab w:val="right" w:pos="9679"/>
            </w:tabs>
            <w:rPr>
              <w:rFonts w:eastAsiaTheme="minorEastAsia" w:cstheme="minorBidi"/>
              <w:sz w:val="22"/>
              <w:szCs w:val="22"/>
            </w:rPr>
          </w:pPr>
          <w:hyperlink w:anchor="_Toc529284407" w:history="1">
            <w:r w:rsidR="00D07015" w:rsidRPr="00AD5C53">
              <w:rPr>
                <w:rStyle w:val="af1"/>
              </w:rPr>
              <w:t>64.</w:t>
            </w:r>
            <w:r w:rsidR="00D07015" w:rsidRPr="00AD5C53">
              <w:rPr>
                <w:rFonts w:eastAsiaTheme="minorEastAsia" w:cstheme="minorBidi"/>
                <w:sz w:val="22"/>
                <w:szCs w:val="22"/>
              </w:rPr>
              <w:tab/>
            </w:r>
            <w:r w:rsidR="00D07015" w:rsidRPr="00AD5C53">
              <w:rPr>
                <w:rStyle w:val="af1"/>
              </w:rPr>
              <w:t>Suspension resolution</w:t>
            </w:r>
            <w:r w:rsidR="00D07015" w:rsidRPr="00AD5C53">
              <w:rPr>
                <w:webHidden/>
              </w:rPr>
              <w:tab/>
            </w:r>
            <w:r w:rsidR="00D07015" w:rsidRPr="00AD5C53">
              <w:rPr>
                <w:webHidden/>
              </w:rPr>
              <w:fldChar w:fldCharType="begin"/>
            </w:r>
            <w:r w:rsidR="00D07015" w:rsidRPr="00AD5C53">
              <w:rPr>
                <w:webHidden/>
              </w:rPr>
              <w:instrText xml:space="preserve"> PAGEREF _Toc529284407 \h </w:instrText>
            </w:r>
            <w:r w:rsidR="00D07015" w:rsidRPr="00AD5C53">
              <w:rPr>
                <w:webHidden/>
              </w:rPr>
            </w:r>
            <w:r w:rsidR="00D07015" w:rsidRPr="00AD5C53">
              <w:rPr>
                <w:webHidden/>
              </w:rPr>
              <w:fldChar w:fldCharType="separate"/>
            </w:r>
            <w:r w:rsidR="00D07015" w:rsidRPr="00AD5C53">
              <w:rPr>
                <w:webHidden/>
              </w:rPr>
              <w:t>26</w:t>
            </w:r>
            <w:r w:rsidR="00D07015" w:rsidRPr="00AD5C53">
              <w:rPr>
                <w:webHidden/>
              </w:rPr>
              <w:fldChar w:fldCharType="end"/>
            </w:r>
          </w:hyperlink>
        </w:p>
        <w:p w14:paraId="3E0160F3" w14:textId="69A3AA17" w:rsidR="00D07015" w:rsidRPr="00AD5C53" w:rsidRDefault="00B87ADD">
          <w:pPr>
            <w:pStyle w:val="31"/>
            <w:tabs>
              <w:tab w:val="left" w:pos="880"/>
              <w:tab w:val="right" w:pos="9679"/>
            </w:tabs>
            <w:rPr>
              <w:rFonts w:eastAsiaTheme="minorEastAsia" w:cstheme="minorBidi"/>
              <w:sz w:val="22"/>
              <w:szCs w:val="22"/>
            </w:rPr>
          </w:pPr>
          <w:hyperlink w:anchor="_Toc529284408" w:history="1">
            <w:r w:rsidR="00D07015" w:rsidRPr="00AD5C53">
              <w:rPr>
                <w:rStyle w:val="af1"/>
              </w:rPr>
              <w:t>65.</w:t>
            </w:r>
            <w:r w:rsidR="00D07015" w:rsidRPr="00AD5C53">
              <w:rPr>
                <w:rFonts w:eastAsiaTheme="minorEastAsia" w:cstheme="minorBidi"/>
                <w:sz w:val="22"/>
                <w:szCs w:val="22"/>
              </w:rPr>
              <w:tab/>
            </w:r>
            <w:r w:rsidR="00D07015" w:rsidRPr="00AD5C53">
              <w:rPr>
                <w:rStyle w:val="af1"/>
              </w:rPr>
              <w:t>Suspension and resolution</w:t>
            </w:r>
            <w:r w:rsidR="00D07015" w:rsidRPr="00AD5C53">
              <w:rPr>
                <w:webHidden/>
              </w:rPr>
              <w:tab/>
            </w:r>
            <w:r w:rsidR="00D07015" w:rsidRPr="00AD5C53">
              <w:rPr>
                <w:webHidden/>
              </w:rPr>
              <w:fldChar w:fldCharType="begin"/>
            </w:r>
            <w:r w:rsidR="00D07015" w:rsidRPr="00AD5C53">
              <w:rPr>
                <w:webHidden/>
              </w:rPr>
              <w:instrText xml:space="preserve"> PAGEREF _Toc529284408 \h </w:instrText>
            </w:r>
            <w:r w:rsidR="00D07015" w:rsidRPr="00AD5C53">
              <w:rPr>
                <w:webHidden/>
              </w:rPr>
            </w:r>
            <w:r w:rsidR="00D07015" w:rsidRPr="00AD5C53">
              <w:rPr>
                <w:webHidden/>
              </w:rPr>
              <w:fldChar w:fldCharType="separate"/>
            </w:r>
            <w:r w:rsidR="00D07015" w:rsidRPr="00AD5C53">
              <w:rPr>
                <w:webHidden/>
              </w:rPr>
              <w:t>27</w:t>
            </w:r>
            <w:r w:rsidR="00D07015" w:rsidRPr="00AD5C53">
              <w:rPr>
                <w:webHidden/>
              </w:rPr>
              <w:fldChar w:fldCharType="end"/>
            </w:r>
          </w:hyperlink>
        </w:p>
        <w:p w14:paraId="55F11F52" w14:textId="681582A9" w:rsidR="00D07015" w:rsidRPr="00AD5C53" w:rsidRDefault="00B87ADD">
          <w:pPr>
            <w:pStyle w:val="21"/>
            <w:tabs>
              <w:tab w:val="right" w:pos="9679"/>
            </w:tabs>
            <w:rPr>
              <w:rFonts w:eastAsiaTheme="minorEastAsia" w:cstheme="minorBidi"/>
              <w:b w:val="0"/>
              <w:bCs w:val="0"/>
              <w:sz w:val="22"/>
              <w:szCs w:val="22"/>
            </w:rPr>
          </w:pPr>
          <w:hyperlink w:anchor="_Toc529284409" w:history="1">
            <w:r w:rsidR="00D07015" w:rsidRPr="00AD5C53">
              <w:rPr>
                <w:rStyle w:val="af1"/>
              </w:rPr>
              <w:t>Passing and auxiliary tones</w:t>
            </w:r>
            <w:r w:rsidR="00D07015" w:rsidRPr="00AD5C53">
              <w:rPr>
                <w:webHidden/>
              </w:rPr>
              <w:tab/>
            </w:r>
            <w:r w:rsidR="00D07015" w:rsidRPr="00AD5C53">
              <w:rPr>
                <w:webHidden/>
              </w:rPr>
              <w:fldChar w:fldCharType="begin"/>
            </w:r>
            <w:r w:rsidR="00D07015" w:rsidRPr="00AD5C53">
              <w:rPr>
                <w:webHidden/>
              </w:rPr>
              <w:instrText xml:space="preserve"> PAGEREF _Toc529284409 \h </w:instrText>
            </w:r>
            <w:r w:rsidR="00D07015" w:rsidRPr="00AD5C53">
              <w:rPr>
                <w:webHidden/>
              </w:rPr>
            </w:r>
            <w:r w:rsidR="00D07015" w:rsidRPr="00AD5C53">
              <w:rPr>
                <w:webHidden/>
              </w:rPr>
              <w:fldChar w:fldCharType="separate"/>
            </w:r>
            <w:r w:rsidR="00D07015" w:rsidRPr="00AD5C53">
              <w:rPr>
                <w:webHidden/>
              </w:rPr>
              <w:t>27</w:t>
            </w:r>
            <w:r w:rsidR="00D07015" w:rsidRPr="00AD5C53">
              <w:rPr>
                <w:webHidden/>
              </w:rPr>
              <w:fldChar w:fldCharType="end"/>
            </w:r>
          </w:hyperlink>
        </w:p>
        <w:p w14:paraId="1E4B6CD9" w14:textId="4CB1A43A" w:rsidR="00D07015" w:rsidRPr="00AD5C53" w:rsidRDefault="00B87ADD">
          <w:pPr>
            <w:pStyle w:val="31"/>
            <w:tabs>
              <w:tab w:val="left" w:pos="880"/>
              <w:tab w:val="right" w:pos="9679"/>
            </w:tabs>
            <w:rPr>
              <w:rFonts w:eastAsiaTheme="minorEastAsia" w:cstheme="minorBidi"/>
              <w:sz w:val="22"/>
              <w:szCs w:val="22"/>
            </w:rPr>
          </w:pPr>
          <w:hyperlink w:anchor="_Toc529284410" w:history="1">
            <w:r w:rsidR="00D07015" w:rsidRPr="00AD5C53">
              <w:rPr>
                <w:rStyle w:val="af1"/>
              </w:rPr>
              <w:t>66.</w:t>
            </w:r>
            <w:r w:rsidR="00D07015" w:rsidRPr="00AD5C53">
              <w:rPr>
                <w:rFonts w:eastAsiaTheme="minorEastAsia" w:cstheme="minorBidi"/>
                <w:sz w:val="22"/>
                <w:szCs w:val="22"/>
              </w:rPr>
              <w:tab/>
            </w:r>
            <w:r w:rsidR="00D07015" w:rsidRPr="00AD5C53">
              <w:rPr>
                <w:rStyle w:val="af1"/>
              </w:rPr>
              <w:t>Passing and auxiliary tones</w:t>
            </w:r>
            <w:r w:rsidR="00D07015" w:rsidRPr="00AD5C53">
              <w:rPr>
                <w:webHidden/>
              </w:rPr>
              <w:tab/>
            </w:r>
            <w:r w:rsidR="00D07015" w:rsidRPr="00AD5C53">
              <w:rPr>
                <w:webHidden/>
              </w:rPr>
              <w:fldChar w:fldCharType="begin"/>
            </w:r>
            <w:r w:rsidR="00D07015" w:rsidRPr="00AD5C53">
              <w:rPr>
                <w:webHidden/>
              </w:rPr>
              <w:instrText xml:space="preserve"> PAGEREF _Toc529284410 \h </w:instrText>
            </w:r>
            <w:r w:rsidR="00D07015" w:rsidRPr="00AD5C53">
              <w:rPr>
                <w:webHidden/>
              </w:rPr>
            </w:r>
            <w:r w:rsidR="00D07015" w:rsidRPr="00AD5C53">
              <w:rPr>
                <w:webHidden/>
              </w:rPr>
              <w:fldChar w:fldCharType="separate"/>
            </w:r>
            <w:r w:rsidR="00D07015" w:rsidRPr="00AD5C53">
              <w:rPr>
                <w:webHidden/>
              </w:rPr>
              <w:t>27</w:t>
            </w:r>
            <w:r w:rsidR="00D07015" w:rsidRPr="00AD5C53">
              <w:rPr>
                <w:webHidden/>
              </w:rPr>
              <w:fldChar w:fldCharType="end"/>
            </w:r>
          </w:hyperlink>
        </w:p>
        <w:p w14:paraId="4E9B956D" w14:textId="037345E7" w:rsidR="00D07015" w:rsidRPr="00AD5C53" w:rsidRDefault="00B87ADD">
          <w:pPr>
            <w:pStyle w:val="31"/>
            <w:tabs>
              <w:tab w:val="left" w:pos="880"/>
              <w:tab w:val="right" w:pos="9679"/>
            </w:tabs>
            <w:rPr>
              <w:rFonts w:eastAsiaTheme="minorEastAsia" w:cstheme="minorBidi"/>
              <w:sz w:val="22"/>
              <w:szCs w:val="22"/>
            </w:rPr>
          </w:pPr>
          <w:hyperlink w:anchor="_Toc529284411" w:history="1">
            <w:r w:rsidR="00D07015" w:rsidRPr="00AD5C53">
              <w:rPr>
                <w:rStyle w:val="af1"/>
              </w:rPr>
              <w:t>67.</w:t>
            </w:r>
            <w:r w:rsidR="00D07015" w:rsidRPr="00AD5C53">
              <w:rPr>
                <w:rFonts w:eastAsiaTheme="minorEastAsia" w:cstheme="minorBidi"/>
                <w:sz w:val="22"/>
                <w:szCs w:val="22"/>
              </w:rPr>
              <w:tab/>
            </w:r>
            <w:r w:rsidR="00D07015" w:rsidRPr="00AD5C53">
              <w:rPr>
                <w:rStyle w:val="af1"/>
              </w:rPr>
              <w:t>Simultaneous sounding of melodic and harmonic notes</w:t>
            </w:r>
            <w:r w:rsidR="00D07015" w:rsidRPr="00AD5C53">
              <w:rPr>
                <w:webHidden/>
              </w:rPr>
              <w:tab/>
            </w:r>
            <w:r w:rsidR="00D07015" w:rsidRPr="00AD5C53">
              <w:rPr>
                <w:webHidden/>
              </w:rPr>
              <w:fldChar w:fldCharType="begin"/>
            </w:r>
            <w:r w:rsidR="00D07015" w:rsidRPr="00AD5C53">
              <w:rPr>
                <w:webHidden/>
              </w:rPr>
              <w:instrText xml:space="preserve"> PAGEREF _Toc529284411 \h </w:instrText>
            </w:r>
            <w:r w:rsidR="00D07015" w:rsidRPr="00AD5C53">
              <w:rPr>
                <w:webHidden/>
              </w:rPr>
            </w:r>
            <w:r w:rsidR="00D07015" w:rsidRPr="00AD5C53">
              <w:rPr>
                <w:webHidden/>
              </w:rPr>
              <w:fldChar w:fldCharType="separate"/>
            </w:r>
            <w:r w:rsidR="00D07015" w:rsidRPr="00AD5C53">
              <w:rPr>
                <w:webHidden/>
              </w:rPr>
              <w:t>28</w:t>
            </w:r>
            <w:r w:rsidR="00D07015" w:rsidRPr="00AD5C53">
              <w:rPr>
                <w:webHidden/>
              </w:rPr>
              <w:fldChar w:fldCharType="end"/>
            </w:r>
          </w:hyperlink>
        </w:p>
        <w:p w14:paraId="41C05336" w14:textId="7BA1461B" w:rsidR="00D07015" w:rsidRPr="00AD5C53" w:rsidRDefault="00B87ADD">
          <w:pPr>
            <w:pStyle w:val="31"/>
            <w:tabs>
              <w:tab w:val="left" w:pos="880"/>
              <w:tab w:val="right" w:pos="9679"/>
            </w:tabs>
            <w:rPr>
              <w:rFonts w:eastAsiaTheme="minorEastAsia" w:cstheme="minorBidi"/>
              <w:sz w:val="22"/>
              <w:szCs w:val="22"/>
            </w:rPr>
          </w:pPr>
          <w:hyperlink w:anchor="_Toc529284412" w:history="1">
            <w:r w:rsidR="00D07015" w:rsidRPr="00AD5C53">
              <w:rPr>
                <w:rStyle w:val="af1"/>
              </w:rPr>
              <w:t>68.</w:t>
            </w:r>
            <w:r w:rsidR="00D07015" w:rsidRPr="00AD5C53">
              <w:rPr>
                <w:rFonts w:eastAsiaTheme="minorEastAsia" w:cstheme="minorBidi"/>
                <w:sz w:val="22"/>
                <w:szCs w:val="22"/>
              </w:rPr>
              <w:tab/>
            </w:r>
            <w:r w:rsidR="00D07015" w:rsidRPr="00AD5C53">
              <w:rPr>
                <w:rStyle w:val="af1"/>
              </w:rPr>
              <w:t>Double neighbor tones</w:t>
            </w:r>
            <w:r w:rsidR="00D07015" w:rsidRPr="00AD5C53">
              <w:rPr>
                <w:webHidden/>
              </w:rPr>
              <w:tab/>
            </w:r>
            <w:r w:rsidR="00D07015" w:rsidRPr="00AD5C53">
              <w:rPr>
                <w:webHidden/>
              </w:rPr>
              <w:fldChar w:fldCharType="begin"/>
            </w:r>
            <w:r w:rsidR="00D07015" w:rsidRPr="00AD5C53">
              <w:rPr>
                <w:webHidden/>
              </w:rPr>
              <w:instrText xml:space="preserve"> PAGEREF _Toc529284412 \h </w:instrText>
            </w:r>
            <w:r w:rsidR="00D07015" w:rsidRPr="00AD5C53">
              <w:rPr>
                <w:webHidden/>
              </w:rPr>
            </w:r>
            <w:r w:rsidR="00D07015" w:rsidRPr="00AD5C53">
              <w:rPr>
                <w:webHidden/>
              </w:rPr>
              <w:fldChar w:fldCharType="separate"/>
            </w:r>
            <w:r w:rsidR="00D07015" w:rsidRPr="00AD5C53">
              <w:rPr>
                <w:webHidden/>
              </w:rPr>
              <w:t>28</w:t>
            </w:r>
            <w:r w:rsidR="00D07015" w:rsidRPr="00AD5C53">
              <w:rPr>
                <w:webHidden/>
              </w:rPr>
              <w:fldChar w:fldCharType="end"/>
            </w:r>
          </w:hyperlink>
        </w:p>
        <w:p w14:paraId="72DDCE28" w14:textId="371FE4F7" w:rsidR="00181C4E" w:rsidRPr="00AD5C53" w:rsidRDefault="00D07015" w:rsidP="00510288">
          <w:pPr>
            <w:spacing w:line="240" w:lineRule="auto"/>
          </w:pPr>
          <w:r w:rsidRPr="00AD5C53">
            <w:fldChar w:fldCharType="end"/>
          </w:r>
        </w:p>
      </w:sdtContent>
    </w:sdt>
    <w:p w14:paraId="11272EF3" w14:textId="77777777" w:rsidR="00D07015" w:rsidRPr="00AD5C53" w:rsidRDefault="00D07015" w:rsidP="00D07015"/>
    <w:p w14:paraId="072A82F6" w14:textId="2C9E788F" w:rsidR="00CB62F0" w:rsidRPr="00AD5C53" w:rsidRDefault="005D572F" w:rsidP="00564C7F">
      <w:pPr>
        <w:pStyle w:val="1"/>
        <w:rPr>
          <w:lang w:val="en-US"/>
        </w:rPr>
      </w:pPr>
      <w:bookmarkStart w:id="0" w:name="_Toc529284332"/>
      <w:r w:rsidRPr="00AD5C53">
        <w:rPr>
          <w:lang w:val="en-US"/>
        </w:rPr>
        <w:lastRenderedPageBreak/>
        <w:t>Definitions, principles</w:t>
      </w:r>
      <w:r w:rsidR="000A7B42" w:rsidRPr="00AD5C53">
        <w:rPr>
          <w:lang w:val="en-US"/>
        </w:rPr>
        <w:t xml:space="preserve"> and limitations</w:t>
      </w:r>
      <w:bookmarkEnd w:id="0"/>
    </w:p>
    <w:p w14:paraId="04EEC5E7" w14:textId="394467D4" w:rsidR="0072347A" w:rsidRPr="00AD5C53" w:rsidRDefault="005D572F" w:rsidP="00564C7F">
      <w:pPr>
        <w:pStyle w:val="2"/>
        <w:rPr>
          <w:lang w:val="en-US"/>
        </w:rPr>
      </w:pPr>
      <w:bookmarkStart w:id="1" w:name="_Toc529284333"/>
      <w:bookmarkStart w:id="2" w:name="OLE_LINK5"/>
      <w:bookmarkStart w:id="3" w:name="OLE_LINK6"/>
      <w:r w:rsidRPr="00AD5C53">
        <w:rPr>
          <w:lang w:val="en-US"/>
        </w:rPr>
        <w:t>Definitions</w:t>
      </w:r>
      <w:bookmarkEnd w:id="1"/>
    </w:p>
    <w:p w14:paraId="572ADAAD" w14:textId="1C26E4CB" w:rsidR="0072347A" w:rsidRPr="00AD5C53" w:rsidRDefault="005D572F" w:rsidP="00564C7F">
      <w:pPr>
        <w:pStyle w:val="3"/>
        <w:rPr>
          <w:lang w:val="en-US"/>
        </w:rPr>
      </w:pPr>
      <w:bookmarkStart w:id="4" w:name="_Toc529284334"/>
      <w:r w:rsidRPr="00AD5C53">
        <w:rPr>
          <w:lang w:val="en-US"/>
        </w:rPr>
        <w:t>Counterpoint</w:t>
      </w:r>
      <w:bookmarkEnd w:id="4"/>
    </w:p>
    <w:bookmarkEnd w:id="2"/>
    <w:bookmarkEnd w:id="3"/>
    <w:p w14:paraId="2213FBB0" w14:textId="5EB806FC" w:rsidR="0072347A" w:rsidRPr="00AD5C53" w:rsidRDefault="005D572F" w:rsidP="0072347A">
      <w:pPr>
        <w:ind w:firstLine="360"/>
      </w:pPr>
      <w:r w:rsidRPr="00AD5C53">
        <w:t>Counterpoint is the science of melodic lines and their interactions. Counterpoint studies music in horizontal aspect.</w:t>
      </w:r>
    </w:p>
    <w:p w14:paraId="73AB446F" w14:textId="7F943552" w:rsidR="0072347A" w:rsidRPr="00AD5C53" w:rsidRDefault="005D572F" w:rsidP="0072347A">
      <w:pPr>
        <w:ind w:firstLine="360"/>
      </w:pPr>
      <w:r w:rsidRPr="00AD5C53">
        <w:t>Harmony is science of chords and their combinations – studies music in vertical aspect. Harmony and counterpoint complement each other</w:t>
      </w:r>
      <w:r w:rsidR="0072347A" w:rsidRPr="00AD5C53">
        <w:t>.</w:t>
      </w:r>
    </w:p>
    <w:p w14:paraId="0C6D4AB1" w14:textId="09001BCC" w:rsidR="0072347A" w:rsidRPr="00AD5C53" w:rsidRDefault="005D572F" w:rsidP="00564C7F">
      <w:pPr>
        <w:pStyle w:val="3"/>
        <w:rPr>
          <w:lang w:val="en-US"/>
        </w:rPr>
      </w:pPr>
      <w:bookmarkStart w:id="5" w:name="_Toc529284335"/>
      <w:r w:rsidRPr="00AD5C53">
        <w:rPr>
          <w:lang w:val="en-US"/>
        </w:rPr>
        <w:t>Strict counterpoint</w:t>
      </w:r>
      <w:bookmarkEnd w:id="5"/>
    </w:p>
    <w:p w14:paraId="57D71F39" w14:textId="4D597703" w:rsidR="000C0715" w:rsidRPr="00AD5C53" w:rsidRDefault="005D572F" w:rsidP="000C0715">
      <w:pPr>
        <w:ind w:firstLine="360"/>
      </w:pPr>
      <w:r w:rsidRPr="00AD5C53">
        <w:t>Strict or scholar counterpoint studies interaction of short</w:t>
      </w:r>
      <w:r w:rsidR="000C0715" w:rsidRPr="00AD5C53">
        <w:t xml:space="preserve"> </w:t>
      </w:r>
      <w:r w:rsidRPr="00AD5C53">
        <w:t>vocal melodies without modulations</w:t>
      </w:r>
      <w:r w:rsidRPr="00AD5C53">
        <w:rPr>
          <w:rStyle w:val="a5"/>
        </w:rPr>
        <w:footnoteReference w:id="1"/>
      </w:r>
      <w:r w:rsidR="000C0715" w:rsidRPr="00AD5C53">
        <w:t>.</w:t>
      </w:r>
    </w:p>
    <w:p w14:paraId="72D5AD03" w14:textId="6384949B" w:rsidR="00E506B3" w:rsidRPr="00AD5C53" w:rsidRDefault="005D572F" w:rsidP="000C0715">
      <w:pPr>
        <w:ind w:firstLine="360"/>
      </w:pPr>
      <w:r w:rsidRPr="00AD5C53">
        <w:t>These melodies have to be written over cantus firmus (c.f.) while following strict rules.</w:t>
      </w:r>
    </w:p>
    <w:p w14:paraId="0A5B4E18" w14:textId="77BD6687" w:rsidR="00F7102B" w:rsidRPr="00AD5C53" w:rsidRDefault="00F365DC" w:rsidP="00564C7F">
      <w:pPr>
        <w:pStyle w:val="3"/>
        <w:rPr>
          <w:lang w:val="en-US"/>
        </w:rPr>
      </w:pPr>
      <w:bookmarkStart w:id="12" w:name="_Toc529284336"/>
      <w:r w:rsidRPr="00AD5C53">
        <w:rPr>
          <w:lang w:val="en-US"/>
        </w:rPr>
        <w:t>Cantus firmus</w:t>
      </w:r>
      <w:bookmarkEnd w:id="12"/>
    </w:p>
    <w:p w14:paraId="6BCFA7E3" w14:textId="11B3926A" w:rsidR="00F7102B" w:rsidRPr="00AD5C53" w:rsidRDefault="00B50BA0" w:rsidP="000C0715">
      <w:pPr>
        <w:ind w:firstLine="360"/>
      </w:pPr>
      <w:r w:rsidRPr="00AD5C53">
        <w:t>A given melody, which shou</w:t>
      </w:r>
      <w:r w:rsidR="00DF79A9" w:rsidRPr="00AD5C53">
        <w:t>l</w:t>
      </w:r>
      <w:r w:rsidRPr="00AD5C53">
        <w:t>d be combined with a new melody during counterpoint exercise.</w:t>
      </w:r>
      <w:r w:rsidR="00D3050B" w:rsidRPr="00AD5C53">
        <w:t xml:space="preserve"> </w:t>
      </w:r>
      <w:r w:rsidR="00F365DC" w:rsidRPr="00AD5C53">
        <w:t>C</w:t>
      </w:r>
      <w:r w:rsidR="00F365DC" w:rsidRPr="00AD5C53">
        <w:rPr>
          <w:i/>
        </w:rPr>
        <w:t xml:space="preserve">antus firmus </w:t>
      </w:r>
      <w:r w:rsidRPr="00AD5C53">
        <w:t>is written in whole notes in one of modes described below.</w:t>
      </w:r>
    </w:p>
    <w:p w14:paraId="00CF3FFA" w14:textId="615A3FB3" w:rsidR="00CD01A1" w:rsidRPr="00AD5C53" w:rsidRDefault="00E208BA" w:rsidP="00564C7F">
      <w:pPr>
        <w:pStyle w:val="2"/>
        <w:rPr>
          <w:lang w:val="en-US"/>
        </w:rPr>
      </w:pPr>
      <w:bookmarkStart w:id="13" w:name="_Toc529284337"/>
      <w:r w:rsidRPr="00AD5C53">
        <w:rPr>
          <w:lang w:val="en-US"/>
        </w:rPr>
        <w:t>Principles</w:t>
      </w:r>
      <w:bookmarkEnd w:id="13"/>
    </w:p>
    <w:p w14:paraId="29D605BB" w14:textId="110CD9A8" w:rsidR="00CD01A1" w:rsidRPr="00AD5C53" w:rsidRDefault="00625E22" w:rsidP="00564C7F">
      <w:pPr>
        <w:pStyle w:val="3"/>
        <w:rPr>
          <w:lang w:val="en-US"/>
        </w:rPr>
      </w:pPr>
      <w:bookmarkStart w:id="14" w:name="_Toc529284338"/>
      <w:r w:rsidRPr="00AD5C53">
        <w:rPr>
          <w:lang w:val="en-US"/>
        </w:rPr>
        <w:t>Modes</w:t>
      </w:r>
      <w:bookmarkEnd w:id="14"/>
    </w:p>
    <w:p w14:paraId="12A69B59" w14:textId="13840173" w:rsidR="00B656DF" w:rsidRPr="00AD5C53" w:rsidRDefault="000C701A" w:rsidP="00B656DF">
      <w:pPr>
        <w:ind w:firstLine="360"/>
      </w:pPr>
      <w:r w:rsidRPr="00AD5C53">
        <w:t xml:space="preserve">Counterpoint </w:t>
      </w:r>
      <w:r w:rsidR="00D73781" w:rsidRPr="00AD5C53">
        <w:t xml:space="preserve">is studied in classic major and minor scales, and also in </w:t>
      </w:r>
      <w:r w:rsidR="006E4BE5" w:rsidRPr="00AD5C53">
        <w:t>ancient</w:t>
      </w:r>
      <w:r w:rsidR="00D73781" w:rsidRPr="00AD5C53">
        <w:t xml:space="preserve"> modes.</w:t>
      </w:r>
    </w:p>
    <w:p w14:paraId="1CA25E18" w14:textId="77777777" w:rsidR="00B656DF" w:rsidRPr="00AD5C53" w:rsidRDefault="00B656DF" w:rsidP="00B656DF">
      <w:pPr>
        <w:ind w:firstLine="360"/>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7274"/>
      </w:tblGrid>
      <w:tr w:rsidR="00B656DF" w:rsidRPr="00AD5C53" w14:paraId="49DBC5F0" w14:textId="77777777" w:rsidTr="00B656DF">
        <w:tc>
          <w:tcPr>
            <w:tcW w:w="2405" w:type="dxa"/>
            <w:vAlign w:val="center"/>
          </w:tcPr>
          <w:p w14:paraId="1C0075C2" w14:textId="00AB8238" w:rsidR="00B656DF" w:rsidRPr="00AD5C53" w:rsidRDefault="00625E22" w:rsidP="00B656DF">
            <w:pPr>
              <w:rPr>
                <w:i/>
              </w:rPr>
            </w:pPr>
            <w:r w:rsidRPr="00AD5C53">
              <w:rPr>
                <w:i/>
              </w:rPr>
              <w:t>Major</w:t>
            </w:r>
          </w:p>
        </w:tc>
        <w:tc>
          <w:tcPr>
            <w:tcW w:w="7274" w:type="dxa"/>
            <w:vAlign w:val="center"/>
          </w:tcPr>
          <w:p w14:paraId="58B243B1" w14:textId="77777777" w:rsidR="00B656DF" w:rsidRPr="00AD5C53" w:rsidRDefault="00B656DF" w:rsidP="00B656DF">
            <w:r w:rsidRPr="00AD5C53">
              <w:rPr>
                <w:noProof/>
              </w:rPr>
              <w:drawing>
                <wp:inline distT="0" distB="0" distL="0" distR="0" wp14:anchorId="4F7E91DD" wp14:editId="45AEA13A">
                  <wp:extent cx="1925320" cy="33195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3466" cy="454046"/>
                          </a:xfrm>
                          <a:prstGeom prst="rect">
                            <a:avLst/>
                          </a:prstGeom>
                        </pic:spPr>
                      </pic:pic>
                    </a:graphicData>
                  </a:graphic>
                </wp:inline>
              </w:drawing>
            </w:r>
          </w:p>
        </w:tc>
      </w:tr>
      <w:tr w:rsidR="00B656DF" w:rsidRPr="00AD5C53" w14:paraId="13BB044C" w14:textId="77777777" w:rsidTr="00B656DF">
        <w:tc>
          <w:tcPr>
            <w:tcW w:w="2405" w:type="dxa"/>
            <w:vAlign w:val="center"/>
          </w:tcPr>
          <w:p w14:paraId="0F456840" w14:textId="321EB9F9" w:rsidR="00B656DF" w:rsidRPr="00AD5C53" w:rsidRDefault="00625E22" w:rsidP="00B656DF">
            <w:pPr>
              <w:rPr>
                <w:i/>
              </w:rPr>
            </w:pPr>
            <w:r w:rsidRPr="00AD5C53">
              <w:rPr>
                <w:i/>
              </w:rPr>
              <w:t>Melodic minor</w:t>
            </w:r>
          </w:p>
        </w:tc>
        <w:tc>
          <w:tcPr>
            <w:tcW w:w="7274" w:type="dxa"/>
            <w:vAlign w:val="center"/>
          </w:tcPr>
          <w:p w14:paraId="74BD0D7A" w14:textId="77777777" w:rsidR="00B656DF" w:rsidRPr="00AD5C53" w:rsidRDefault="00B656DF" w:rsidP="00B656DF">
            <w:r w:rsidRPr="00AD5C53">
              <w:rPr>
                <w:noProof/>
              </w:rPr>
              <w:drawing>
                <wp:inline distT="0" distB="0" distL="0" distR="0" wp14:anchorId="576C1505" wp14:editId="686F50AF">
                  <wp:extent cx="4303395" cy="342442"/>
                  <wp:effectExtent l="0" t="0" r="190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4327" cy="384691"/>
                          </a:xfrm>
                          <a:prstGeom prst="rect">
                            <a:avLst/>
                          </a:prstGeom>
                        </pic:spPr>
                      </pic:pic>
                    </a:graphicData>
                  </a:graphic>
                </wp:inline>
              </w:drawing>
            </w:r>
          </w:p>
        </w:tc>
      </w:tr>
      <w:tr w:rsidR="00B656DF" w:rsidRPr="00AD5C53" w14:paraId="557E8AB8" w14:textId="77777777" w:rsidTr="00B656DF">
        <w:tc>
          <w:tcPr>
            <w:tcW w:w="2405" w:type="dxa"/>
            <w:vAlign w:val="center"/>
          </w:tcPr>
          <w:p w14:paraId="08A09E92" w14:textId="3AB4378F" w:rsidR="00B656DF" w:rsidRPr="00AD5C53" w:rsidRDefault="00625E22" w:rsidP="00B656DF">
            <w:pPr>
              <w:rPr>
                <w:i/>
              </w:rPr>
            </w:pPr>
            <w:r w:rsidRPr="00AD5C53">
              <w:rPr>
                <w:i/>
              </w:rPr>
              <w:t>Dorian mode</w:t>
            </w:r>
          </w:p>
        </w:tc>
        <w:tc>
          <w:tcPr>
            <w:tcW w:w="7274" w:type="dxa"/>
            <w:vAlign w:val="center"/>
          </w:tcPr>
          <w:p w14:paraId="14EFFB0B" w14:textId="77777777" w:rsidR="00B656DF" w:rsidRPr="00AD5C53" w:rsidRDefault="00B656DF" w:rsidP="00B656DF">
            <w:r w:rsidRPr="00AD5C53">
              <w:rPr>
                <w:noProof/>
              </w:rPr>
              <w:drawing>
                <wp:inline distT="0" distB="0" distL="0" distR="0" wp14:anchorId="11772AAF" wp14:editId="23AD3EA3">
                  <wp:extent cx="1930400" cy="298941"/>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98570" cy="355956"/>
                          </a:xfrm>
                          <a:prstGeom prst="rect">
                            <a:avLst/>
                          </a:prstGeom>
                        </pic:spPr>
                      </pic:pic>
                    </a:graphicData>
                  </a:graphic>
                </wp:inline>
              </w:drawing>
            </w:r>
          </w:p>
        </w:tc>
      </w:tr>
      <w:tr w:rsidR="00B656DF" w:rsidRPr="00AD5C53" w14:paraId="66F0D41F" w14:textId="77777777" w:rsidTr="00B656DF">
        <w:tc>
          <w:tcPr>
            <w:tcW w:w="2405" w:type="dxa"/>
            <w:vAlign w:val="center"/>
          </w:tcPr>
          <w:p w14:paraId="729C97BF" w14:textId="774E9545" w:rsidR="00B656DF" w:rsidRPr="00AD5C53" w:rsidRDefault="00625E22" w:rsidP="00B656DF">
            <w:pPr>
              <w:rPr>
                <w:i/>
              </w:rPr>
            </w:pPr>
            <w:r w:rsidRPr="00AD5C53">
              <w:rPr>
                <w:i/>
              </w:rPr>
              <w:t>Phrygian mode</w:t>
            </w:r>
          </w:p>
        </w:tc>
        <w:tc>
          <w:tcPr>
            <w:tcW w:w="7274" w:type="dxa"/>
            <w:vAlign w:val="center"/>
          </w:tcPr>
          <w:p w14:paraId="7C767198" w14:textId="77777777" w:rsidR="00B656DF" w:rsidRPr="00AD5C53" w:rsidRDefault="00B656DF" w:rsidP="00B656DF">
            <w:r w:rsidRPr="00AD5C53">
              <w:rPr>
                <w:noProof/>
              </w:rPr>
              <w:drawing>
                <wp:inline distT="0" distB="0" distL="0" distR="0" wp14:anchorId="4848BC7F" wp14:editId="29742057">
                  <wp:extent cx="1923013" cy="313055"/>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19795" cy="345090"/>
                          </a:xfrm>
                          <a:prstGeom prst="rect">
                            <a:avLst/>
                          </a:prstGeom>
                        </pic:spPr>
                      </pic:pic>
                    </a:graphicData>
                  </a:graphic>
                </wp:inline>
              </w:drawing>
            </w:r>
          </w:p>
        </w:tc>
      </w:tr>
      <w:tr w:rsidR="00B656DF" w:rsidRPr="00AD5C53" w14:paraId="04EEEACB" w14:textId="77777777" w:rsidTr="00B656DF">
        <w:tc>
          <w:tcPr>
            <w:tcW w:w="2405" w:type="dxa"/>
            <w:vAlign w:val="center"/>
          </w:tcPr>
          <w:p w14:paraId="40068580" w14:textId="74CBFD2E" w:rsidR="00B656DF" w:rsidRPr="00AD5C53" w:rsidRDefault="00625E22" w:rsidP="00B656DF">
            <w:pPr>
              <w:rPr>
                <w:i/>
              </w:rPr>
            </w:pPr>
            <w:r w:rsidRPr="00AD5C53">
              <w:rPr>
                <w:i/>
              </w:rPr>
              <w:t>Lydian mode</w:t>
            </w:r>
          </w:p>
        </w:tc>
        <w:tc>
          <w:tcPr>
            <w:tcW w:w="7274" w:type="dxa"/>
            <w:vAlign w:val="center"/>
          </w:tcPr>
          <w:p w14:paraId="553C49FA" w14:textId="77777777" w:rsidR="00B656DF" w:rsidRPr="00AD5C53" w:rsidRDefault="00B656DF" w:rsidP="00B656DF">
            <w:r w:rsidRPr="00AD5C53">
              <w:rPr>
                <w:noProof/>
              </w:rPr>
              <w:drawing>
                <wp:inline distT="0" distB="0" distL="0" distR="0" wp14:anchorId="67097907" wp14:editId="7174F00F">
                  <wp:extent cx="1931670" cy="297769"/>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3212" cy="327295"/>
                          </a:xfrm>
                          <a:prstGeom prst="rect">
                            <a:avLst/>
                          </a:prstGeom>
                        </pic:spPr>
                      </pic:pic>
                    </a:graphicData>
                  </a:graphic>
                </wp:inline>
              </w:drawing>
            </w:r>
          </w:p>
        </w:tc>
      </w:tr>
      <w:tr w:rsidR="00B656DF" w:rsidRPr="00AD5C53" w14:paraId="2E1EC915" w14:textId="77777777" w:rsidTr="00B656DF">
        <w:tc>
          <w:tcPr>
            <w:tcW w:w="2405" w:type="dxa"/>
            <w:vAlign w:val="center"/>
          </w:tcPr>
          <w:p w14:paraId="5CB22198" w14:textId="255C58F2" w:rsidR="00B656DF" w:rsidRPr="00AD5C53" w:rsidRDefault="00625E22" w:rsidP="00B656DF">
            <w:pPr>
              <w:rPr>
                <w:i/>
              </w:rPr>
            </w:pPr>
            <w:r w:rsidRPr="00AD5C53">
              <w:rPr>
                <w:i/>
              </w:rPr>
              <w:t>Mixolydian mode</w:t>
            </w:r>
          </w:p>
        </w:tc>
        <w:tc>
          <w:tcPr>
            <w:tcW w:w="7274" w:type="dxa"/>
            <w:vAlign w:val="center"/>
          </w:tcPr>
          <w:p w14:paraId="38BFB8BC" w14:textId="77777777" w:rsidR="00B656DF" w:rsidRPr="00AD5C53" w:rsidRDefault="00B656DF" w:rsidP="00B656DF">
            <w:r w:rsidRPr="00AD5C53">
              <w:rPr>
                <w:noProof/>
              </w:rPr>
              <w:drawing>
                <wp:inline distT="0" distB="0" distL="0" distR="0" wp14:anchorId="2E2A6C95" wp14:editId="2C9450CB">
                  <wp:extent cx="1930400" cy="295659"/>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10904" cy="307989"/>
                          </a:xfrm>
                          <a:prstGeom prst="rect">
                            <a:avLst/>
                          </a:prstGeom>
                        </pic:spPr>
                      </pic:pic>
                    </a:graphicData>
                  </a:graphic>
                </wp:inline>
              </w:drawing>
            </w:r>
          </w:p>
        </w:tc>
      </w:tr>
      <w:tr w:rsidR="00B656DF" w:rsidRPr="00AD5C53" w14:paraId="7667E14E" w14:textId="77777777" w:rsidTr="00B656DF">
        <w:tc>
          <w:tcPr>
            <w:tcW w:w="2405" w:type="dxa"/>
            <w:vAlign w:val="center"/>
          </w:tcPr>
          <w:p w14:paraId="6E14FABA" w14:textId="61627166" w:rsidR="00B656DF" w:rsidRPr="00AD5C53" w:rsidRDefault="00625E22" w:rsidP="00B656DF">
            <w:pPr>
              <w:rPr>
                <w:i/>
              </w:rPr>
            </w:pPr>
            <w:r w:rsidRPr="00AD5C53">
              <w:rPr>
                <w:i/>
              </w:rPr>
              <w:t>Aeolian mode</w:t>
            </w:r>
          </w:p>
        </w:tc>
        <w:tc>
          <w:tcPr>
            <w:tcW w:w="7274" w:type="dxa"/>
            <w:vAlign w:val="center"/>
          </w:tcPr>
          <w:p w14:paraId="35E39214" w14:textId="77777777" w:rsidR="00B656DF" w:rsidRPr="00AD5C53" w:rsidRDefault="00B656DF" w:rsidP="00B656DF">
            <w:r w:rsidRPr="00AD5C53">
              <w:rPr>
                <w:noProof/>
              </w:rPr>
              <w:drawing>
                <wp:inline distT="0" distB="0" distL="0" distR="0" wp14:anchorId="3AB58227" wp14:editId="604EF0F3">
                  <wp:extent cx="1936750" cy="341909"/>
                  <wp:effectExtent l="0" t="0" r="635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5056" cy="371621"/>
                          </a:xfrm>
                          <a:prstGeom prst="rect">
                            <a:avLst/>
                          </a:prstGeom>
                        </pic:spPr>
                      </pic:pic>
                    </a:graphicData>
                  </a:graphic>
                </wp:inline>
              </w:drawing>
            </w:r>
          </w:p>
        </w:tc>
      </w:tr>
    </w:tbl>
    <w:p w14:paraId="0A3B5796" w14:textId="77777777" w:rsidR="00B656DF" w:rsidRPr="00AD5C53" w:rsidRDefault="00B656DF" w:rsidP="000C0715">
      <w:pPr>
        <w:ind w:firstLine="360"/>
      </w:pPr>
    </w:p>
    <w:p w14:paraId="219BDED9" w14:textId="79E78BB0" w:rsidR="00810BCE" w:rsidRPr="00AD5C53" w:rsidRDefault="00C06C6D" w:rsidP="000C0715">
      <w:pPr>
        <w:ind w:firstLine="360"/>
      </w:pPr>
      <w:r w:rsidRPr="00AD5C53">
        <w:t xml:space="preserve">Ancient modes, which are interesting due to their specific sound, are easier to use in counterpoint, than melodic minor. Melodic minor rules can be found starting from </w:t>
      </w:r>
      <w:bookmarkStart w:id="15" w:name="OLE_LINK129"/>
      <w:bookmarkStart w:id="16" w:name="OLE_LINK130"/>
      <w:r w:rsidR="00810BCE" w:rsidRPr="00AD5C53">
        <w:rPr>
          <w:rFonts w:ascii="Times New Roman" w:hAnsi="Times New Roman" w:cs="Times New Roman"/>
        </w:rPr>
        <w:t>§</w:t>
      </w:r>
      <w:r w:rsidR="00810BCE" w:rsidRPr="00AD5C53">
        <w:t>33</w:t>
      </w:r>
      <w:bookmarkEnd w:id="15"/>
      <w:bookmarkEnd w:id="16"/>
      <w:r w:rsidR="00810BCE" w:rsidRPr="00AD5C53">
        <w:t>.</w:t>
      </w:r>
    </w:p>
    <w:p w14:paraId="73C0FE00" w14:textId="3031D31A" w:rsidR="00B656DF" w:rsidRPr="00AD5C53" w:rsidRDefault="008E2A4A" w:rsidP="00165BED">
      <w:pPr>
        <w:pStyle w:val="3"/>
        <w:rPr>
          <w:lang w:val="en-US"/>
        </w:rPr>
      </w:pPr>
      <w:bookmarkStart w:id="17" w:name="_Toc529284339"/>
      <w:r w:rsidRPr="00AD5C53">
        <w:rPr>
          <w:lang w:val="en-US"/>
        </w:rPr>
        <w:t xml:space="preserve">Main principles of combining </w:t>
      </w:r>
      <w:r w:rsidR="00027718" w:rsidRPr="00AD5C53">
        <w:rPr>
          <w:lang w:val="en-US"/>
        </w:rPr>
        <w:t xml:space="preserve">the </w:t>
      </w:r>
      <w:r w:rsidRPr="00AD5C53">
        <w:rPr>
          <w:lang w:val="en-US"/>
        </w:rPr>
        <w:t>voices</w:t>
      </w:r>
      <w:bookmarkEnd w:id="17"/>
    </w:p>
    <w:p w14:paraId="3AAD63BA" w14:textId="5F708211" w:rsidR="00B656DF" w:rsidRPr="00AD5C53" w:rsidRDefault="008E2A4A" w:rsidP="000C0715">
      <w:pPr>
        <w:ind w:firstLine="360"/>
      </w:pPr>
      <w:r w:rsidRPr="00AD5C53">
        <w:t xml:space="preserve">Voices are combined with cantus firmus and with other voices so that they form consonances on the first beat of each </w:t>
      </w:r>
      <w:del w:id="18" w:author="Rualark Rualark" w:date="2018-10-26T11:33:00Z">
        <w:r w:rsidRPr="00AD5C53" w:rsidDel="008E2A4A">
          <w:delText>measure</w:delText>
        </w:r>
      </w:del>
      <w:ins w:id="19" w:author="Rualark Rualark" w:date="2018-10-26T11:33:00Z">
        <w:r w:rsidRPr="00AD5C53">
          <w:t>harmony</w:t>
        </w:r>
      </w:ins>
      <w:ins w:id="20" w:author="Rualark Rualark" w:date="2018-10-26T11:34:00Z">
        <w:r w:rsidRPr="00AD5C53">
          <w:rPr>
            <w:rStyle w:val="a5"/>
          </w:rPr>
          <w:footnoteReference w:id="2"/>
        </w:r>
      </w:ins>
      <w:r w:rsidR="00B656DF" w:rsidRPr="00AD5C53">
        <w:t>.</w:t>
      </w:r>
      <w:r w:rsidR="00061870" w:rsidRPr="00AD5C53">
        <w:t xml:space="preserve"> </w:t>
      </w:r>
      <w:r w:rsidR="00C50F8A" w:rsidRPr="00AD5C53">
        <w:t xml:space="preserve">Each voice can move more freely between these reference points. This freedom </w:t>
      </w:r>
      <w:r w:rsidR="00C50F8A" w:rsidRPr="00AD5C53">
        <w:lastRenderedPageBreak/>
        <w:t>leads to unexpected combinations of notes, which constitute the main interest of counterpoint.</w:t>
      </w:r>
      <w:r w:rsidR="00B149D1" w:rsidRPr="00AD5C53">
        <w:t xml:space="preserve"> </w:t>
      </w:r>
      <w:r w:rsidR="00EF3FE1" w:rsidRPr="00AD5C53">
        <w:t>These note combinations should be evaluated by ear</w:t>
      </w:r>
      <w:r w:rsidR="00B149D1" w:rsidRPr="00AD5C53">
        <w:t>.</w:t>
      </w:r>
      <w:r w:rsidR="00EF3FE1" w:rsidRPr="00AD5C53">
        <w:t xml:space="preserve"> Even if the voice starts not on the first beat of the first measure, the first note of the voice follows the same rules</w:t>
      </w:r>
      <w:ins w:id="36" w:author="Rualark Rualark" w:date="2018-10-26T18:14:00Z">
        <w:r w:rsidR="00EF3FE1" w:rsidRPr="00AD5C53">
          <w:t xml:space="preserve"> </w:t>
        </w:r>
      </w:ins>
      <w:ins w:id="37" w:author="Rualark Rualark" w:date="2018-10-26T18:15:00Z">
        <w:r w:rsidR="00EF3FE1" w:rsidRPr="00AD5C53">
          <w:t>as each note on the first beat of the harmony</w:t>
        </w:r>
      </w:ins>
      <w:r w:rsidR="00EF3FE1" w:rsidRPr="00AD5C53">
        <w:t>.</w:t>
      </w:r>
    </w:p>
    <w:p w14:paraId="75A5DD2B" w14:textId="086647CB" w:rsidR="000500D2" w:rsidRPr="00AD5C53" w:rsidRDefault="002C38DB" w:rsidP="000C0715">
      <w:pPr>
        <w:ind w:firstLine="360"/>
      </w:pPr>
      <w:r w:rsidRPr="00AD5C53">
        <w:t>In case of suspension, the note which resolves the suspension should form consonance</w:t>
      </w:r>
      <w:ins w:id="38" w:author="Rualark Rualark" w:date="2018-10-26T18:20:00Z">
        <w:r w:rsidR="00A53F78" w:rsidRPr="00AD5C53">
          <w:rPr>
            <w:rStyle w:val="a5"/>
          </w:rPr>
          <w:footnoteReference w:id="3"/>
        </w:r>
      </w:ins>
      <w:r w:rsidRPr="00AD5C53">
        <w:t>.</w:t>
      </w:r>
    </w:p>
    <w:p w14:paraId="7722A5C4" w14:textId="77777777" w:rsidR="00F10B34" w:rsidRPr="00AD5C53" w:rsidRDefault="00F10B34" w:rsidP="00F10B34">
      <w:pPr>
        <w:ind w:firstLine="360"/>
        <w:jc w:val="center"/>
      </w:pPr>
      <w:r w:rsidRPr="00AD5C53">
        <w:rPr>
          <w:noProof/>
        </w:rPr>
        <w:drawing>
          <wp:inline distT="0" distB="0" distL="0" distR="0" wp14:anchorId="0992D47C" wp14:editId="69921F9A">
            <wp:extent cx="3622040" cy="1176811"/>
            <wp:effectExtent l="114300" t="114300" r="111760" b="1187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8743" cy="1182238"/>
                    </a:xfrm>
                    <a:prstGeom prst="rect">
                      <a:avLst/>
                    </a:prstGeom>
                    <a:effectLst>
                      <a:glow rad="101600">
                        <a:schemeClr val="accent6">
                          <a:satMod val="175000"/>
                          <a:alpha val="40000"/>
                        </a:schemeClr>
                      </a:glow>
                    </a:effectLst>
                  </pic:spPr>
                </pic:pic>
              </a:graphicData>
            </a:graphic>
          </wp:inline>
        </w:drawing>
      </w:r>
    </w:p>
    <w:p w14:paraId="073E46D2" w14:textId="7CAEC8C2" w:rsidR="00F10B34" w:rsidRPr="00AD5C53" w:rsidRDefault="0042403D" w:rsidP="00165BED">
      <w:pPr>
        <w:pStyle w:val="3"/>
        <w:rPr>
          <w:lang w:val="en-US"/>
        </w:rPr>
      </w:pPr>
      <w:bookmarkStart w:id="41" w:name="_Toc529284340"/>
      <w:r w:rsidRPr="00AD5C53">
        <w:rPr>
          <w:lang w:val="en-US"/>
        </w:rPr>
        <w:t>Harmonic and melodic notes</w:t>
      </w:r>
      <w:bookmarkEnd w:id="41"/>
    </w:p>
    <w:p w14:paraId="7B2F8814" w14:textId="7DA66273" w:rsidR="001B1A55" w:rsidRPr="00AD5C53" w:rsidRDefault="00DA1872" w:rsidP="000C0715">
      <w:pPr>
        <w:ind w:firstLine="360"/>
      </w:pPr>
      <w:r w:rsidRPr="00AD5C53">
        <w:t>Notes, which have to form consonances, have both vertical and horizontal meaning. They can be called “chord tones” shortly.</w:t>
      </w:r>
      <w:r w:rsidR="001B1A55" w:rsidRPr="00AD5C53">
        <w:t xml:space="preserve"> </w:t>
      </w:r>
    </w:p>
    <w:p w14:paraId="69846465" w14:textId="7B3FE67E" w:rsidR="00F10B34" w:rsidRPr="00AD5C53" w:rsidRDefault="0042403D" w:rsidP="000C0715">
      <w:pPr>
        <w:ind w:firstLine="360"/>
      </w:pPr>
      <w:bookmarkStart w:id="42" w:name="OLE_LINK11"/>
      <w:bookmarkStart w:id="43" w:name="OLE_LINK12"/>
      <w:bookmarkStart w:id="44" w:name="OLE_LINK13"/>
      <w:r w:rsidRPr="00AD5C53">
        <w:t xml:space="preserve">Melodic notes surround </w:t>
      </w:r>
      <w:r w:rsidR="00964CDC" w:rsidRPr="00AD5C53">
        <w:t>chord tones</w:t>
      </w:r>
      <w:r w:rsidRPr="00AD5C53">
        <w:t>. They have only horizontal meaning.</w:t>
      </w:r>
    </w:p>
    <w:bookmarkEnd w:id="42"/>
    <w:bookmarkEnd w:id="43"/>
    <w:bookmarkEnd w:id="44"/>
    <w:p w14:paraId="170C5DB8" w14:textId="1AE506B6" w:rsidR="001B1A55" w:rsidRPr="00AD5C53" w:rsidRDefault="005D5CF7" w:rsidP="000C0715">
      <w:pPr>
        <w:ind w:firstLine="360"/>
      </w:pPr>
      <w:r w:rsidRPr="00AD5C53">
        <w:t>In strict counterpoint we allow a small number of harmonic and melodic tones due to use of diatonic and triads.</w:t>
      </w:r>
    </w:p>
    <w:p w14:paraId="50742C51" w14:textId="7C8C86F6" w:rsidR="00F67283" w:rsidRPr="00AD5C53" w:rsidRDefault="005D5CF7" w:rsidP="000C0715">
      <w:pPr>
        <w:ind w:firstLine="360"/>
      </w:pPr>
      <w:r w:rsidRPr="00AD5C53">
        <w:t>All notes of major mode and ancient modes can have harmonic or melodic meaning. It is not true for melodic minor (see</w:t>
      </w:r>
      <w:r w:rsidR="00845875" w:rsidRPr="00AD5C53">
        <w:t xml:space="preserve"> </w:t>
      </w:r>
      <w:bookmarkStart w:id="45" w:name="OLE_LINK9"/>
      <w:bookmarkStart w:id="46" w:name="OLE_LINK10"/>
      <w:r w:rsidR="00845875" w:rsidRPr="00AD5C53">
        <w:t>§</w:t>
      </w:r>
      <w:bookmarkEnd w:id="45"/>
      <w:bookmarkEnd w:id="46"/>
      <w:r w:rsidR="00845875" w:rsidRPr="00AD5C53">
        <w:t xml:space="preserve">34 и </w:t>
      </w:r>
      <w:bookmarkStart w:id="47" w:name="OLE_LINK14"/>
      <w:bookmarkStart w:id="48" w:name="OLE_LINK15"/>
      <w:r w:rsidR="00845875" w:rsidRPr="00AD5C53">
        <w:t>§35</w:t>
      </w:r>
      <w:bookmarkEnd w:id="47"/>
      <w:bookmarkEnd w:id="48"/>
      <w:r w:rsidR="00845875" w:rsidRPr="00AD5C53">
        <w:t>).</w:t>
      </w:r>
    </w:p>
    <w:p w14:paraId="13D4FC6A" w14:textId="72FD878D" w:rsidR="003E6A76" w:rsidRPr="00AD5C53" w:rsidRDefault="005D5CF7" w:rsidP="00165BED">
      <w:pPr>
        <w:pStyle w:val="3"/>
        <w:rPr>
          <w:lang w:val="en-US"/>
        </w:rPr>
      </w:pPr>
      <w:bookmarkStart w:id="49" w:name="_Toc529284341"/>
      <w:r w:rsidRPr="00AD5C53">
        <w:rPr>
          <w:lang w:val="en-US"/>
        </w:rPr>
        <w:t>Harmonic intervals</w:t>
      </w:r>
      <w:bookmarkEnd w:id="49"/>
    </w:p>
    <w:p w14:paraId="6CE431F1" w14:textId="5EF3E584" w:rsidR="003E6A76" w:rsidRPr="00AD5C53" w:rsidRDefault="005D5CF7" w:rsidP="003E6A76">
      <w:pPr>
        <w:ind w:firstLine="360"/>
      </w:pPr>
      <w:r w:rsidRPr="00AD5C53">
        <w:t>The following intervals (</w:t>
      </w:r>
      <w:r w:rsidR="008A06FA" w:rsidRPr="00AD5C53">
        <w:t>simple</w:t>
      </w:r>
      <w:r w:rsidRPr="00AD5C53">
        <w:t xml:space="preserve"> or </w:t>
      </w:r>
      <w:r w:rsidR="00AF14E0" w:rsidRPr="00AD5C53">
        <w:t>compound</w:t>
      </w:r>
      <w:r w:rsidRPr="00AD5C53">
        <w:t>) are considered consonances between voices</w:t>
      </w:r>
      <w:r w:rsidR="003E6A76" w:rsidRPr="00AD5C53">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6135"/>
      </w:tblGrid>
      <w:tr w:rsidR="003E6A76" w:rsidRPr="00AD5C53" w14:paraId="42646095" w14:textId="77777777" w:rsidTr="003E6A76">
        <w:tc>
          <w:tcPr>
            <w:tcW w:w="3544" w:type="dxa"/>
            <w:vAlign w:val="center"/>
          </w:tcPr>
          <w:p w14:paraId="095CD6AD" w14:textId="6C37BA0A" w:rsidR="003E6A76" w:rsidRPr="00AD5C53" w:rsidRDefault="00D60F6A" w:rsidP="00D60F6A">
            <w:pPr>
              <w:rPr>
                <w:i/>
              </w:rPr>
            </w:pPr>
            <w:r w:rsidRPr="00AD5C53">
              <w:rPr>
                <w:i/>
              </w:rPr>
              <w:t>Perfect octave</w:t>
            </w:r>
          </w:p>
        </w:tc>
        <w:tc>
          <w:tcPr>
            <w:tcW w:w="6135" w:type="dxa"/>
            <w:vAlign w:val="center"/>
          </w:tcPr>
          <w:p w14:paraId="49A46285" w14:textId="77777777" w:rsidR="003E6A76" w:rsidRPr="00AD5C53" w:rsidRDefault="003E6A76" w:rsidP="003E6A76">
            <w:r w:rsidRPr="00AD5C53">
              <w:rPr>
                <w:noProof/>
              </w:rPr>
              <w:drawing>
                <wp:inline distT="0" distB="0" distL="0" distR="0" wp14:anchorId="333E4223" wp14:editId="767C0656">
                  <wp:extent cx="894080" cy="497969"/>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13165" cy="508599"/>
                          </a:xfrm>
                          <a:prstGeom prst="rect">
                            <a:avLst/>
                          </a:prstGeom>
                        </pic:spPr>
                      </pic:pic>
                    </a:graphicData>
                  </a:graphic>
                </wp:inline>
              </w:drawing>
            </w:r>
          </w:p>
        </w:tc>
      </w:tr>
      <w:tr w:rsidR="003E6A76" w:rsidRPr="00AD5C53" w14:paraId="1087D220" w14:textId="77777777" w:rsidTr="003E6A76">
        <w:tc>
          <w:tcPr>
            <w:tcW w:w="3544" w:type="dxa"/>
            <w:vAlign w:val="center"/>
          </w:tcPr>
          <w:p w14:paraId="1FDA0CEC" w14:textId="168846C6" w:rsidR="003E6A76" w:rsidRPr="00AD5C53" w:rsidRDefault="00D60F6A" w:rsidP="003E6A76">
            <w:pPr>
              <w:rPr>
                <w:i/>
              </w:rPr>
            </w:pPr>
            <w:r w:rsidRPr="00AD5C53">
              <w:rPr>
                <w:i/>
              </w:rPr>
              <w:t>Perfect 5th</w:t>
            </w:r>
          </w:p>
        </w:tc>
        <w:tc>
          <w:tcPr>
            <w:tcW w:w="6135" w:type="dxa"/>
            <w:vAlign w:val="center"/>
          </w:tcPr>
          <w:p w14:paraId="0B2E7694" w14:textId="77777777" w:rsidR="003E6A76" w:rsidRPr="00AD5C53" w:rsidRDefault="003E6A76" w:rsidP="003E6A76">
            <w:r w:rsidRPr="00AD5C53">
              <w:rPr>
                <w:noProof/>
              </w:rPr>
              <w:drawing>
                <wp:inline distT="0" distB="0" distL="0" distR="0" wp14:anchorId="0F0C1857" wp14:editId="5E0E8843">
                  <wp:extent cx="1008603" cy="556260"/>
                  <wp:effectExtent l="0" t="0" r="127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32884" cy="569652"/>
                          </a:xfrm>
                          <a:prstGeom prst="rect">
                            <a:avLst/>
                          </a:prstGeom>
                        </pic:spPr>
                      </pic:pic>
                    </a:graphicData>
                  </a:graphic>
                </wp:inline>
              </w:drawing>
            </w:r>
          </w:p>
        </w:tc>
      </w:tr>
      <w:tr w:rsidR="003E6A76" w:rsidRPr="00AD5C53" w14:paraId="7D755AE8" w14:textId="77777777" w:rsidTr="003E6A76">
        <w:tc>
          <w:tcPr>
            <w:tcW w:w="3544" w:type="dxa"/>
            <w:vAlign w:val="center"/>
          </w:tcPr>
          <w:p w14:paraId="4594DE9B" w14:textId="1A8A915B" w:rsidR="003E6A76" w:rsidRPr="00AD5C53" w:rsidRDefault="00D60F6A" w:rsidP="003E6A76">
            <w:pPr>
              <w:rPr>
                <w:i/>
              </w:rPr>
            </w:pPr>
            <w:r w:rsidRPr="00AD5C53">
              <w:rPr>
                <w:i/>
              </w:rPr>
              <w:t>Major and minor 3rd</w:t>
            </w:r>
          </w:p>
        </w:tc>
        <w:tc>
          <w:tcPr>
            <w:tcW w:w="6135" w:type="dxa"/>
            <w:vAlign w:val="center"/>
          </w:tcPr>
          <w:p w14:paraId="7B2CB6FF" w14:textId="77777777" w:rsidR="003E6A76" w:rsidRPr="00AD5C53" w:rsidRDefault="003E6A76" w:rsidP="003E6A76">
            <w:r w:rsidRPr="00AD5C53">
              <w:rPr>
                <w:noProof/>
              </w:rPr>
              <w:drawing>
                <wp:inline distT="0" distB="0" distL="0" distR="0" wp14:anchorId="6E8E5731" wp14:editId="65B3DF5F">
                  <wp:extent cx="1107440" cy="530648"/>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34525" cy="543626"/>
                          </a:xfrm>
                          <a:prstGeom prst="rect">
                            <a:avLst/>
                          </a:prstGeom>
                        </pic:spPr>
                      </pic:pic>
                    </a:graphicData>
                  </a:graphic>
                </wp:inline>
              </w:drawing>
            </w:r>
          </w:p>
        </w:tc>
      </w:tr>
      <w:tr w:rsidR="003E6A76" w:rsidRPr="00AD5C53" w14:paraId="001D1C19" w14:textId="77777777" w:rsidTr="003E6A76">
        <w:tc>
          <w:tcPr>
            <w:tcW w:w="3544" w:type="dxa"/>
            <w:vAlign w:val="center"/>
          </w:tcPr>
          <w:p w14:paraId="1A2D634E" w14:textId="665F459A" w:rsidR="003E6A76" w:rsidRPr="00AD5C53" w:rsidRDefault="00D60F6A" w:rsidP="003E6A76">
            <w:pPr>
              <w:rPr>
                <w:i/>
              </w:rPr>
            </w:pPr>
            <w:r w:rsidRPr="00AD5C53">
              <w:rPr>
                <w:i/>
              </w:rPr>
              <w:t>Major and minor 6th</w:t>
            </w:r>
          </w:p>
        </w:tc>
        <w:tc>
          <w:tcPr>
            <w:tcW w:w="6135" w:type="dxa"/>
            <w:vAlign w:val="center"/>
          </w:tcPr>
          <w:p w14:paraId="5A4765E6" w14:textId="77777777" w:rsidR="003E6A76" w:rsidRPr="00AD5C53" w:rsidRDefault="003E6A76" w:rsidP="003E6A76">
            <w:r w:rsidRPr="00AD5C53">
              <w:rPr>
                <w:noProof/>
              </w:rPr>
              <w:drawing>
                <wp:inline distT="0" distB="0" distL="0" distR="0" wp14:anchorId="408D20FE" wp14:editId="0137962E">
                  <wp:extent cx="1163320" cy="505526"/>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92678" cy="518284"/>
                          </a:xfrm>
                          <a:prstGeom prst="rect">
                            <a:avLst/>
                          </a:prstGeom>
                        </pic:spPr>
                      </pic:pic>
                    </a:graphicData>
                  </a:graphic>
                </wp:inline>
              </w:drawing>
            </w:r>
          </w:p>
        </w:tc>
      </w:tr>
    </w:tbl>
    <w:p w14:paraId="77CBA200" w14:textId="77777777" w:rsidR="003E6A76" w:rsidRPr="00AD5C53" w:rsidRDefault="003E6A76" w:rsidP="003E6A76"/>
    <w:p w14:paraId="5A12DFAC" w14:textId="002A045F" w:rsidR="00D64639" w:rsidRPr="00AD5C53" w:rsidRDefault="00335DCC" w:rsidP="00D64639">
      <w:pPr>
        <w:ind w:firstLine="360"/>
      </w:pPr>
      <w:bookmarkStart w:id="50" w:name="OLE_LINK16"/>
      <w:r w:rsidRPr="00AD5C53">
        <w:t xml:space="preserve">Unison is allowed in particular </w:t>
      </w:r>
      <w:r w:rsidR="006F7A7D" w:rsidRPr="00AD5C53">
        <w:t xml:space="preserve">cases </w:t>
      </w:r>
      <w:r w:rsidR="00D64639" w:rsidRPr="00AD5C53">
        <w:t>(</w:t>
      </w:r>
      <w:r w:rsidRPr="00AD5C53">
        <w:t>see</w:t>
      </w:r>
      <w:r w:rsidR="00D64639" w:rsidRPr="00AD5C53">
        <w:t xml:space="preserve"> </w:t>
      </w:r>
      <w:bookmarkStart w:id="51" w:name="OLE_LINK19"/>
      <w:r w:rsidR="00D64639" w:rsidRPr="00AD5C53">
        <w:t>§</w:t>
      </w:r>
      <w:r w:rsidR="002D6377" w:rsidRPr="00AD5C53">
        <w:t>53</w:t>
      </w:r>
      <w:bookmarkEnd w:id="51"/>
      <w:r w:rsidR="00D64639" w:rsidRPr="00AD5C53">
        <w:t>).</w:t>
      </w:r>
      <w:bookmarkEnd w:id="50"/>
    </w:p>
    <w:p w14:paraId="211BB383" w14:textId="7AA3635E" w:rsidR="003E6A76" w:rsidRPr="00AD5C53" w:rsidRDefault="00335DCC" w:rsidP="003E6A76">
      <w:pPr>
        <w:ind w:firstLine="360"/>
      </w:pPr>
      <w:bookmarkStart w:id="52" w:name="OLE_LINK142"/>
      <w:bookmarkStart w:id="53" w:name="OLE_LINK143"/>
      <w:r w:rsidRPr="00AD5C53">
        <w:t>Perfect 4th, augmented 4th and diminished 5th are allowed between two voices except bass (see</w:t>
      </w:r>
      <w:r w:rsidR="0049660F" w:rsidRPr="00AD5C53">
        <w:t xml:space="preserve"> </w:t>
      </w:r>
      <w:bookmarkStart w:id="54" w:name="OLE_LINK47"/>
      <w:bookmarkStart w:id="55" w:name="OLE_LINK48"/>
      <w:r w:rsidR="0049660F" w:rsidRPr="00AD5C53">
        <w:t>§</w:t>
      </w:r>
      <w:bookmarkEnd w:id="54"/>
      <w:bookmarkEnd w:id="55"/>
      <w:r w:rsidR="0049660F" w:rsidRPr="00AD5C53">
        <w:t>54).</w:t>
      </w:r>
    </w:p>
    <w:p w14:paraId="4172686D" w14:textId="0A18D534" w:rsidR="001362EF" w:rsidRPr="00AD5C53" w:rsidRDefault="00764A55" w:rsidP="00165BED">
      <w:pPr>
        <w:pStyle w:val="3"/>
        <w:rPr>
          <w:lang w:val="en-US"/>
        </w:rPr>
      </w:pPr>
      <w:bookmarkStart w:id="56" w:name="_Toc529284342"/>
      <w:bookmarkEnd w:id="52"/>
      <w:bookmarkEnd w:id="53"/>
      <w:r w:rsidRPr="00AD5C53">
        <w:rPr>
          <w:lang w:val="en-US"/>
        </w:rPr>
        <w:lastRenderedPageBreak/>
        <w:t>Chords</w:t>
      </w:r>
      <w:bookmarkEnd w:id="56"/>
    </w:p>
    <w:p w14:paraId="5D1CF004" w14:textId="40CA2AD0" w:rsidR="001362EF" w:rsidRPr="00AD5C53" w:rsidRDefault="00764A55" w:rsidP="003E6A76">
      <w:pPr>
        <w:ind w:firstLine="360"/>
      </w:pPr>
      <w:r w:rsidRPr="00AD5C53">
        <w:t>Only the following chords are allowed</w:t>
      </w:r>
      <w:r w:rsidR="0072308B" w:rsidRPr="00AD5C53">
        <w:t>:</w:t>
      </w:r>
    </w:p>
    <w:p w14:paraId="3A30C22A" w14:textId="300FA016" w:rsidR="0072308B" w:rsidRPr="00AD5C53" w:rsidRDefault="00764A55" w:rsidP="00E076E4">
      <w:pPr>
        <w:pStyle w:val="a7"/>
        <w:numPr>
          <w:ilvl w:val="0"/>
          <w:numId w:val="4"/>
        </w:numPr>
      </w:pPr>
      <w:bookmarkStart w:id="57" w:name="OLE_LINK17"/>
      <w:bookmarkStart w:id="58" w:name="OLE_LINK18"/>
      <w:r w:rsidRPr="00AD5C53">
        <w:t>Major chord in root position and first inversion (6th chord)</w:t>
      </w:r>
      <w:bookmarkEnd w:id="57"/>
      <w:bookmarkEnd w:id="58"/>
      <w:r w:rsidRPr="00AD5C53">
        <w:t>:</w:t>
      </w:r>
    </w:p>
    <w:p w14:paraId="7B9590A2" w14:textId="77777777" w:rsidR="00087BC4" w:rsidRPr="00AD5C53" w:rsidRDefault="00087BC4" w:rsidP="00087BC4">
      <w:pPr>
        <w:pStyle w:val="a7"/>
      </w:pPr>
      <w:r w:rsidRPr="00AD5C53">
        <w:rPr>
          <w:noProof/>
        </w:rPr>
        <w:drawing>
          <wp:inline distT="0" distB="0" distL="0" distR="0" wp14:anchorId="6FEC5070" wp14:editId="57D6CDF3">
            <wp:extent cx="1424940" cy="607352"/>
            <wp:effectExtent l="0" t="0" r="381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56037" cy="620606"/>
                    </a:xfrm>
                    <a:prstGeom prst="rect">
                      <a:avLst/>
                    </a:prstGeom>
                  </pic:spPr>
                </pic:pic>
              </a:graphicData>
            </a:graphic>
          </wp:inline>
        </w:drawing>
      </w:r>
    </w:p>
    <w:p w14:paraId="33DA8CB7" w14:textId="0C681CB2" w:rsidR="00E076E4" w:rsidRPr="00AD5C53" w:rsidRDefault="00764A55" w:rsidP="00E076E4">
      <w:pPr>
        <w:pStyle w:val="a7"/>
        <w:numPr>
          <w:ilvl w:val="0"/>
          <w:numId w:val="4"/>
        </w:numPr>
      </w:pPr>
      <w:r w:rsidRPr="00AD5C53">
        <w:t>Minor chord in root position and first inversion (6th chord):</w:t>
      </w:r>
    </w:p>
    <w:p w14:paraId="625517AE" w14:textId="77777777" w:rsidR="00087BC4" w:rsidRPr="00AD5C53" w:rsidRDefault="00087BC4" w:rsidP="00087BC4">
      <w:pPr>
        <w:pStyle w:val="a7"/>
      </w:pPr>
      <w:r w:rsidRPr="00AD5C53">
        <w:rPr>
          <w:noProof/>
        </w:rPr>
        <w:drawing>
          <wp:inline distT="0" distB="0" distL="0" distR="0" wp14:anchorId="66A7C774" wp14:editId="4D9BA7B9">
            <wp:extent cx="1310640" cy="522783"/>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42550" cy="535511"/>
                    </a:xfrm>
                    <a:prstGeom prst="rect">
                      <a:avLst/>
                    </a:prstGeom>
                  </pic:spPr>
                </pic:pic>
              </a:graphicData>
            </a:graphic>
          </wp:inline>
        </w:drawing>
      </w:r>
    </w:p>
    <w:p w14:paraId="757A47D2" w14:textId="323BCB05" w:rsidR="00E076E4" w:rsidRPr="00AD5C53" w:rsidRDefault="00764A55" w:rsidP="00E076E4">
      <w:pPr>
        <w:pStyle w:val="a7"/>
        <w:numPr>
          <w:ilvl w:val="0"/>
          <w:numId w:val="4"/>
        </w:numPr>
      </w:pPr>
      <w:r w:rsidRPr="00AD5C53">
        <w:t>First inversion of diminished chord (6th chord):</w:t>
      </w:r>
    </w:p>
    <w:p w14:paraId="6C1D7A28" w14:textId="50A55807" w:rsidR="00764A55" w:rsidRPr="00AD5C53" w:rsidRDefault="00087BC4" w:rsidP="00764A55">
      <w:pPr>
        <w:pStyle w:val="a7"/>
      </w:pPr>
      <w:r w:rsidRPr="00AD5C53">
        <w:rPr>
          <w:noProof/>
        </w:rPr>
        <w:drawing>
          <wp:inline distT="0" distB="0" distL="0" distR="0" wp14:anchorId="677E4457" wp14:editId="7210992A">
            <wp:extent cx="1264920" cy="583177"/>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01351" cy="599973"/>
                    </a:xfrm>
                    <a:prstGeom prst="rect">
                      <a:avLst/>
                    </a:prstGeom>
                  </pic:spPr>
                </pic:pic>
              </a:graphicData>
            </a:graphic>
          </wp:inline>
        </w:drawing>
      </w:r>
    </w:p>
    <w:p w14:paraId="035BC433" w14:textId="77777777" w:rsidR="00764A55" w:rsidRPr="00AD5C53" w:rsidRDefault="00764A55" w:rsidP="00764A55">
      <w:pPr>
        <w:pStyle w:val="a7"/>
        <w:numPr>
          <w:ilvl w:val="0"/>
          <w:numId w:val="4"/>
        </w:numPr>
        <w:rPr>
          <w:ins w:id="59" w:author="Rualark Rualark" w:date="2018-10-31T22:59:00Z"/>
        </w:rPr>
      </w:pPr>
      <w:ins w:id="60" w:author="Rualark Rualark" w:date="2018-10-31T22:59:00Z">
        <w:r w:rsidRPr="00AD5C53">
          <w:t>Diminished chord in root position is allowed only when harmonic tritone is allowed (see §55).</w:t>
        </w:r>
      </w:ins>
    </w:p>
    <w:p w14:paraId="11E87A7D" w14:textId="448C0A32" w:rsidR="00E076E4" w:rsidRPr="00AD5C53" w:rsidDel="00764A55" w:rsidRDefault="00764A55" w:rsidP="003E6A76">
      <w:pPr>
        <w:ind w:firstLine="360"/>
        <w:rPr>
          <w:del w:id="61" w:author="Rualark Rualark" w:date="2018-10-31T22:59:00Z"/>
        </w:rPr>
      </w:pPr>
      <w:del w:id="62" w:author="Rualark Rualark" w:date="2018-10-31T22:59:00Z">
        <w:r w:rsidRPr="00AD5C53" w:rsidDel="00764A55">
          <w:delText xml:space="preserve">Diminished chord is allowed in some situations (see </w:delText>
        </w:r>
        <w:bookmarkStart w:id="63" w:name="OLE_LINK26"/>
        <w:bookmarkStart w:id="64" w:name="OLE_LINK27"/>
        <w:bookmarkStart w:id="65" w:name="OLE_LINK30"/>
        <w:bookmarkStart w:id="66" w:name="OLE_LINK20"/>
        <w:bookmarkStart w:id="67" w:name="OLE_LINK23"/>
        <w:bookmarkStart w:id="68" w:name="OLE_LINK24"/>
        <w:r w:rsidR="00614A3D" w:rsidRPr="00AD5C53" w:rsidDel="00764A55">
          <w:delText>§55</w:delText>
        </w:r>
        <w:bookmarkEnd w:id="63"/>
        <w:bookmarkEnd w:id="64"/>
        <w:bookmarkEnd w:id="65"/>
        <w:r w:rsidR="00614A3D" w:rsidRPr="00AD5C53" w:rsidDel="00764A55">
          <w:delText>).</w:delText>
        </w:r>
        <w:bookmarkStart w:id="69" w:name="_Toc529283988"/>
        <w:bookmarkStart w:id="70" w:name="_Toc529284105"/>
        <w:bookmarkStart w:id="71" w:name="_Toc529284236"/>
        <w:bookmarkStart w:id="72" w:name="_Toc529284343"/>
        <w:bookmarkEnd w:id="66"/>
        <w:bookmarkEnd w:id="67"/>
        <w:bookmarkEnd w:id="68"/>
        <w:bookmarkEnd w:id="69"/>
        <w:bookmarkEnd w:id="70"/>
        <w:bookmarkEnd w:id="71"/>
        <w:bookmarkEnd w:id="72"/>
      </w:del>
    </w:p>
    <w:p w14:paraId="56AD1FF7" w14:textId="4123E39B" w:rsidR="009E6EB6" w:rsidRPr="00AD5C53" w:rsidRDefault="0037624E" w:rsidP="00165BED">
      <w:pPr>
        <w:pStyle w:val="3"/>
        <w:rPr>
          <w:lang w:val="en-US"/>
        </w:rPr>
      </w:pPr>
      <w:bookmarkStart w:id="73" w:name="_Toc529284344"/>
      <w:r w:rsidRPr="00AD5C53">
        <w:rPr>
          <w:lang w:val="en-US"/>
        </w:rPr>
        <w:t>Melodic notes</w:t>
      </w:r>
      <w:bookmarkEnd w:id="73"/>
    </w:p>
    <w:p w14:paraId="4AB0266A" w14:textId="67E21493" w:rsidR="00FC1FCC" w:rsidRPr="00AD5C53" w:rsidRDefault="0037624E" w:rsidP="00FC1FCC">
      <w:pPr>
        <w:ind w:firstLine="360"/>
      </w:pPr>
      <w:r w:rsidRPr="00AD5C53">
        <w:t>Suspensions, passing tones and auxiliary tones are used</w:t>
      </w:r>
      <w:r w:rsidR="00FC1FCC" w:rsidRPr="00AD5C53">
        <w:t>.</w:t>
      </w:r>
    </w:p>
    <w:p w14:paraId="274244EE" w14:textId="77777777" w:rsidR="00B576BD" w:rsidRPr="00AD5C53" w:rsidRDefault="0037624E" w:rsidP="00FC1FCC">
      <w:pPr>
        <w:ind w:firstLine="360"/>
        <w:rPr>
          <w:ins w:id="74" w:author="Rualark Rualark" w:date="2018-11-03T00:20:00Z"/>
        </w:rPr>
      </w:pPr>
      <w:r w:rsidRPr="00AD5C53">
        <w:t>All of these notes should resolve correctly</w:t>
      </w:r>
      <w:ins w:id="75" w:author="Rualark Rualark" w:date="2018-11-03T00:20:00Z">
        <w:r w:rsidR="00B576BD" w:rsidRPr="00AD5C53">
          <w:t>:</w:t>
        </w:r>
      </w:ins>
    </w:p>
    <w:p w14:paraId="345B2DD0" w14:textId="4F83D666" w:rsidR="00B576BD" w:rsidRPr="00AD5C53" w:rsidRDefault="00B576BD" w:rsidP="00B576BD">
      <w:pPr>
        <w:pStyle w:val="a7"/>
        <w:numPr>
          <w:ilvl w:val="0"/>
          <w:numId w:val="29"/>
        </w:numPr>
        <w:rPr>
          <w:ins w:id="76" w:author="Rualark Rualark" w:date="2018-11-03T00:20:00Z"/>
        </w:rPr>
      </w:pPr>
      <w:ins w:id="77" w:author="Rualark Rualark" w:date="2018-11-03T00:20:00Z">
        <w:r w:rsidRPr="00AD5C53">
          <w:t>Suspension resolution rules are described starting from §61.</w:t>
        </w:r>
      </w:ins>
    </w:p>
    <w:p w14:paraId="28F945C0" w14:textId="0FC4D55C" w:rsidR="00B576BD" w:rsidRPr="00AD5C53" w:rsidRDefault="00B576BD" w:rsidP="00B576BD">
      <w:pPr>
        <w:pStyle w:val="a7"/>
        <w:numPr>
          <w:ilvl w:val="0"/>
          <w:numId w:val="29"/>
        </w:numPr>
        <w:rPr>
          <w:ins w:id="78" w:author="Rualark Rualark" w:date="2018-11-03T00:20:00Z"/>
        </w:rPr>
      </w:pPr>
      <w:ins w:id="79" w:author="Rualark Rualark" w:date="2018-11-03T00:20:00Z">
        <w:r w:rsidRPr="00AD5C53">
          <w:t>Passing tone should be followed by chord tone or another passing tone in same direction.</w:t>
        </w:r>
      </w:ins>
    </w:p>
    <w:p w14:paraId="0D39D6C8" w14:textId="72E39C82" w:rsidR="00B576BD" w:rsidRPr="00AD5C53" w:rsidRDefault="00B576BD" w:rsidP="00B576BD">
      <w:pPr>
        <w:pStyle w:val="a7"/>
        <w:numPr>
          <w:ilvl w:val="0"/>
          <w:numId w:val="29"/>
        </w:numPr>
        <w:rPr>
          <w:ins w:id="80" w:author="Rualark Rualark" w:date="2018-11-03T00:20:00Z"/>
        </w:rPr>
      </w:pPr>
      <w:ins w:id="81" w:author="Rualark Rualark" w:date="2018-11-03T00:20:00Z">
        <w:r w:rsidRPr="00AD5C53">
          <w:t>Auxiliary tone should be surrounded by chord tones on both sides.</w:t>
        </w:r>
      </w:ins>
    </w:p>
    <w:p w14:paraId="62BE889F" w14:textId="1EB52B13" w:rsidR="002F5D64" w:rsidRPr="00AD5C53" w:rsidRDefault="00B576BD" w:rsidP="00FC1FCC">
      <w:pPr>
        <w:ind w:firstLine="360"/>
      </w:pPr>
      <w:del w:id="82" w:author="Rualark Rualark" w:date="2018-11-03T00:20:00Z">
        <w:r w:rsidRPr="00AD5C53" w:rsidDel="00B576BD">
          <w:delText>.</w:delText>
        </w:r>
      </w:del>
    </w:p>
    <w:p w14:paraId="026DF6F7" w14:textId="30535C52" w:rsidR="00B07BEE" w:rsidRPr="00AD5C53" w:rsidRDefault="00D86FD8" w:rsidP="00165BED">
      <w:pPr>
        <w:pStyle w:val="2"/>
        <w:rPr>
          <w:lang w:val="en-US"/>
        </w:rPr>
      </w:pPr>
      <w:bookmarkStart w:id="83" w:name="_Toc529284345"/>
      <w:r w:rsidRPr="00AD5C53">
        <w:rPr>
          <w:lang w:val="en-US"/>
        </w:rPr>
        <w:t>Limitations</w:t>
      </w:r>
      <w:bookmarkEnd w:id="83"/>
    </w:p>
    <w:p w14:paraId="5BD1435E" w14:textId="17A3383F" w:rsidR="00B07BEE" w:rsidRPr="00AD5C53" w:rsidRDefault="00986186" w:rsidP="00165BED">
      <w:pPr>
        <w:pStyle w:val="3"/>
        <w:rPr>
          <w:lang w:val="en-US"/>
        </w:rPr>
      </w:pPr>
      <w:bookmarkStart w:id="84" w:name="_Toc529284346"/>
      <w:bookmarkStart w:id="85" w:name="OLE_LINK22"/>
      <w:r w:rsidRPr="00AD5C53">
        <w:rPr>
          <w:lang w:val="en-US"/>
        </w:rPr>
        <w:t>Number of voices</w:t>
      </w:r>
      <w:bookmarkEnd w:id="84"/>
    </w:p>
    <w:p w14:paraId="20A0EA1F" w14:textId="4BA1D750" w:rsidR="00436DC0" w:rsidRPr="00AD5C53" w:rsidRDefault="00986186" w:rsidP="00436DC0">
      <w:pPr>
        <w:ind w:firstLine="360"/>
      </w:pPr>
      <w:r w:rsidRPr="00AD5C53">
        <w:t>School counterpoint is written for vocal ensemble of 2 to 8 voices.</w:t>
      </w:r>
    </w:p>
    <w:p w14:paraId="67D7E700" w14:textId="60C972BF" w:rsidR="00F33893" w:rsidRPr="00AD5C53" w:rsidRDefault="00986186" w:rsidP="00436DC0">
      <w:pPr>
        <w:ind w:firstLine="360"/>
      </w:pPr>
      <w:r w:rsidRPr="00AD5C53">
        <w:t>We will study counterpoint in 2, 3, 4, 5, 6, 7, 8 voices successi</w:t>
      </w:r>
      <w:r w:rsidR="00BA4774" w:rsidRPr="00AD5C53">
        <w:t>v</w:t>
      </w:r>
      <w:r w:rsidRPr="00AD5C53">
        <w:t>ely.</w:t>
      </w:r>
    </w:p>
    <w:p w14:paraId="381346E8" w14:textId="5556FF4F" w:rsidR="00A37D1B" w:rsidRPr="00AD5C53" w:rsidRDefault="00156C48" w:rsidP="00165BED">
      <w:pPr>
        <w:pStyle w:val="3"/>
        <w:rPr>
          <w:lang w:val="en-US"/>
        </w:rPr>
      </w:pPr>
      <w:bookmarkStart w:id="86" w:name="_Toc529284347"/>
      <w:r w:rsidRPr="00AD5C53">
        <w:rPr>
          <w:lang w:val="en-US"/>
        </w:rPr>
        <w:t>Vocal ranges</w:t>
      </w:r>
      <w:bookmarkEnd w:id="86"/>
    </w:p>
    <w:p w14:paraId="18F8301D" w14:textId="2C875B7F" w:rsidR="00A37D1B" w:rsidRPr="00AD5C53" w:rsidRDefault="00156C48" w:rsidP="00A37D1B">
      <w:pPr>
        <w:ind w:firstLine="360"/>
      </w:pPr>
      <w:r w:rsidRPr="00AD5C53">
        <w:t>Voices should be limited in the following ranges:</w:t>
      </w:r>
    </w:p>
    <w:p w14:paraId="522A4F82" w14:textId="4FF29F3C" w:rsidR="00A37D1B" w:rsidRPr="00AD5C53" w:rsidRDefault="00A37D1B" w:rsidP="00A37D1B">
      <w:r w:rsidRPr="00AD5C53">
        <w:rPr>
          <w:noProof/>
        </w:rPr>
        <w:drawing>
          <wp:inline distT="0" distB="0" distL="0" distR="0" wp14:anchorId="29D3A354" wp14:editId="378A08C8">
            <wp:extent cx="5816600" cy="70839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78757" cy="715960"/>
                    </a:xfrm>
                    <a:prstGeom prst="rect">
                      <a:avLst/>
                    </a:prstGeom>
                  </pic:spPr>
                </pic:pic>
              </a:graphicData>
            </a:graphic>
          </wp:inline>
        </w:drawing>
      </w:r>
    </w:p>
    <w:p w14:paraId="0A2F6C13" w14:textId="18F28FAB" w:rsidR="00A37D1B" w:rsidRPr="00AD5C53" w:rsidRDefault="00436DF7" w:rsidP="00A37D1B">
      <w:pPr>
        <w:ind w:firstLine="360"/>
      </w:pPr>
      <w:r w:rsidRPr="00AD5C53">
        <w:t>Do not overuse notes that are close to the limits of these ranges (lower and higher)</w:t>
      </w:r>
      <w:r w:rsidR="00A37D1B" w:rsidRPr="00AD5C53">
        <w:t>.</w:t>
      </w:r>
    </w:p>
    <w:p w14:paraId="17F62E90" w14:textId="4C13A042" w:rsidR="00031C84" w:rsidRPr="00AD5C53" w:rsidRDefault="008A06FA" w:rsidP="00A37D1B">
      <w:pPr>
        <w:ind w:firstLine="360"/>
      </w:pPr>
      <w:r w:rsidRPr="00AD5C53">
        <w:t xml:space="preserve">Also, range of each voice should not exceed </w:t>
      </w:r>
      <w:r w:rsidR="007C5200" w:rsidRPr="00AD5C53">
        <w:t>11th (4th with an octave)</w:t>
      </w:r>
      <w:r w:rsidR="00031C84" w:rsidRPr="00AD5C53">
        <w:t>.</w:t>
      </w:r>
      <w:r w:rsidR="00CF0CA8" w:rsidRPr="00AD5C53">
        <w:t xml:space="preserve"> </w:t>
      </w:r>
      <w:r w:rsidR="007C5200" w:rsidRPr="00AD5C53">
        <w:t>As an exception, 12th (5th with an octave) is allowed, when it is justified by long stepwise movement</w:t>
      </w:r>
      <w:r w:rsidR="00CF0CA8" w:rsidRPr="00AD5C53">
        <w:t>.</w:t>
      </w:r>
    </w:p>
    <w:p w14:paraId="406EB7A3" w14:textId="5999EF8E" w:rsidR="00CD5CC1" w:rsidRPr="00AD5C53" w:rsidRDefault="00F75023" w:rsidP="00165BED">
      <w:pPr>
        <w:pStyle w:val="3"/>
        <w:rPr>
          <w:lang w:val="en-US"/>
        </w:rPr>
      </w:pPr>
      <w:bookmarkStart w:id="87" w:name="_Toc529284348"/>
      <w:r w:rsidRPr="00AD5C53">
        <w:rPr>
          <w:lang w:val="en-US"/>
        </w:rPr>
        <w:t>Counterpoint species</w:t>
      </w:r>
      <w:bookmarkEnd w:id="87"/>
    </w:p>
    <w:bookmarkEnd w:id="85"/>
    <w:p w14:paraId="1C1C559D" w14:textId="42EFF80F" w:rsidR="00CD5CC1" w:rsidRPr="00AD5C53" w:rsidRDefault="00F75023" w:rsidP="00A37D1B">
      <w:pPr>
        <w:ind w:firstLine="360"/>
      </w:pPr>
      <w:r w:rsidRPr="00AD5C53">
        <w:t>Counterpoint is studied in 5 species. Each species is characterized by obligatory rhythm (see</w:t>
      </w:r>
      <w:r w:rsidR="009916C8" w:rsidRPr="00AD5C53">
        <w:t xml:space="preserve"> §17).</w:t>
      </w:r>
    </w:p>
    <w:p w14:paraId="1850EFE6" w14:textId="4E7B7824" w:rsidR="009916C8" w:rsidRPr="00AD5C53" w:rsidRDefault="00F75023" w:rsidP="00A37D1B">
      <w:pPr>
        <w:ind w:firstLine="360"/>
      </w:pPr>
      <w:r w:rsidRPr="00AD5C53">
        <w:lastRenderedPageBreak/>
        <w:t xml:space="preserve">Starting from 5 voices </w:t>
      </w:r>
      <w:r w:rsidR="00A4490A" w:rsidRPr="00AD5C53">
        <w:t xml:space="preserve">and above, </w:t>
      </w:r>
      <w:r w:rsidRPr="00AD5C53">
        <w:t>we limit our study to only first species (whole notes) and 5th species (free rhythm</w:t>
      </w:r>
      <w:r w:rsidR="00116E22" w:rsidRPr="00AD5C53">
        <w:t xml:space="preserve"> counterpoint</w:t>
      </w:r>
      <w:r w:rsidRPr="00AD5C53">
        <w:t>)</w:t>
      </w:r>
      <w:r w:rsidR="009916C8" w:rsidRPr="00AD5C53">
        <w:t>.</w:t>
      </w:r>
    </w:p>
    <w:p w14:paraId="49FCBB1C" w14:textId="67C27A48" w:rsidR="00595FC2" w:rsidRPr="00AD5C53" w:rsidRDefault="00EC3BCA" w:rsidP="00165BED">
      <w:pPr>
        <w:pStyle w:val="3"/>
        <w:rPr>
          <w:lang w:val="en-US"/>
        </w:rPr>
      </w:pPr>
      <w:bookmarkStart w:id="88" w:name="_Toc529284349"/>
      <w:r w:rsidRPr="00AD5C53">
        <w:rPr>
          <w:lang w:val="en-US"/>
        </w:rPr>
        <w:t xml:space="preserve">Mixed </w:t>
      </w:r>
      <w:r w:rsidR="00593E40" w:rsidRPr="00AD5C53">
        <w:rPr>
          <w:lang w:val="en-US"/>
        </w:rPr>
        <w:t>species</w:t>
      </w:r>
      <w:bookmarkEnd w:id="88"/>
    </w:p>
    <w:p w14:paraId="2AC944E9" w14:textId="3B636183" w:rsidR="009C6959" w:rsidRPr="00AD5C53" w:rsidRDefault="00593E40" w:rsidP="00A37D1B">
      <w:pPr>
        <w:ind w:firstLine="360"/>
        <w:rPr>
          <w:ins w:id="89" w:author="Rualark Rualark" w:date="2018-11-03T00:31:00Z"/>
        </w:rPr>
      </w:pPr>
      <w:r w:rsidRPr="00AD5C53">
        <w:t>In 3 and 4 voices we can mix different species of counterpoint in the same exercise.</w:t>
      </w:r>
      <w:ins w:id="90" w:author="Rualark Rualark" w:date="2018-11-03T00:28:00Z">
        <w:r w:rsidRPr="00AD5C53">
          <w:t xml:space="preserve"> In this case each voice belongs to one particular species.</w:t>
        </w:r>
        <w:r w:rsidR="006B75C1" w:rsidRPr="00AD5C53">
          <w:t xml:space="preserve"> 5th species </w:t>
        </w:r>
      </w:ins>
      <w:ins w:id="91" w:author="Rualark Rualark" w:date="2018-11-03T00:30:00Z">
        <w:r w:rsidR="00BF5B90" w:rsidRPr="00AD5C53">
          <w:t>should not be</w:t>
        </w:r>
      </w:ins>
      <w:ins w:id="92" w:author="Rualark Rualark" w:date="2018-11-03T00:28:00Z">
        <w:r w:rsidR="006B75C1" w:rsidRPr="00AD5C53">
          <w:t xml:space="preserve"> combined with species</w:t>
        </w:r>
      </w:ins>
      <w:ins w:id="93" w:author="Rualark Rualark" w:date="2018-11-03T00:30:00Z">
        <w:r w:rsidR="00BF5B90" w:rsidRPr="00AD5C53">
          <w:t xml:space="preserve"> 2, 3, or 4</w:t>
        </w:r>
      </w:ins>
      <w:ins w:id="94" w:author="Rualark Rualark" w:date="2018-11-03T00:28:00Z">
        <w:r w:rsidR="006B75C1" w:rsidRPr="00AD5C53">
          <w:t>.</w:t>
        </w:r>
      </w:ins>
    </w:p>
    <w:p w14:paraId="6EA0C248" w14:textId="5EEC9597" w:rsidR="00803101" w:rsidRPr="00AD5C53" w:rsidRDefault="00803101" w:rsidP="00A37D1B">
      <w:pPr>
        <w:ind w:firstLine="360"/>
      </w:pPr>
      <w:ins w:id="95" w:author="Rualark Rualark" w:date="2018-11-03T00:31:00Z">
        <w:r w:rsidRPr="00AD5C53">
          <w:t xml:space="preserve">There should always be one </w:t>
        </w:r>
      </w:ins>
      <w:ins w:id="96" w:author="Rualark Rualark" w:date="2018-11-03T01:30:00Z">
        <w:r w:rsidR="00120E23" w:rsidRPr="00AD5C53">
          <w:t xml:space="preserve">whole note </w:t>
        </w:r>
      </w:ins>
      <w:ins w:id="97" w:author="Rualark Rualark" w:date="2018-11-03T00:31:00Z">
        <w:r w:rsidRPr="00AD5C53">
          <w:t xml:space="preserve">cantus firmus in </w:t>
        </w:r>
      </w:ins>
      <w:ins w:id="98" w:author="Rualark Rualark" w:date="2018-11-03T01:30:00Z">
        <w:r w:rsidR="001A13D9" w:rsidRPr="00AD5C53">
          <w:t>each</w:t>
        </w:r>
      </w:ins>
      <w:ins w:id="99" w:author="Rualark Rualark" w:date="2018-11-03T00:31:00Z">
        <w:r w:rsidRPr="00AD5C53">
          <w:t xml:space="preserve"> exercis</w:t>
        </w:r>
      </w:ins>
      <w:ins w:id="100" w:author="Rualark Rualark" w:date="2018-11-03T01:30:00Z">
        <w:r w:rsidR="00120E23" w:rsidRPr="00AD5C53">
          <w:t>e</w:t>
        </w:r>
      </w:ins>
      <w:ins w:id="101" w:author="Rualark Rualark" w:date="2018-11-03T00:31:00Z">
        <w:r w:rsidRPr="00AD5C53">
          <w:t>. Other whole note voices are considered to be in species 1.</w:t>
        </w:r>
      </w:ins>
    </w:p>
    <w:p w14:paraId="56F5AB5E" w14:textId="14E26CB0" w:rsidR="00595FC2" w:rsidRPr="00AD5C53" w:rsidRDefault="00940581" w:rsidP="00165BED">
      <w:pPr>
        <w:pStyle w:val="3"/>
        <w:rPr>
          <w:lang w:val="en-US"/>
        </w:rPr>
      </w:pPr>
      <w:bookmarkStart w:id="102" w:name="_Toc529284350"/>
      <w:r w:rsidRPr="00AD5C53">
        <w:rPr>
          <w:lang w:val="en-US"/>
        </w:rPr>
        <w:t>Voice order</w:t>
      </w:r>
      <w:bookmarkEnd w:id="102"/>
    </w:p>
    <w:p w14:paraId="3976D1E1" w14:textId="4A033804" w:rsidR="00A73068" w:rsidRPr="00AD5C53" w:rsidRDefault="00940581" w:rsidP="00A37D1B">
      <w:pPr>
        <w:ind w:firstLine="360"/>
      </w:pPr>
      <w:r w:rsidRPr="00AD5C53">
        <w:t xml:space="preserve">In each species or species mix, </w:t>
      </w:r>
      <w:r w:rsidR="00F365DC" w:rsidRPr="00AD5C53">
        <w:rPr>
          <w:i/>
        </w:rPr>
        <w:t xml:space="preserve">cantus firmus </w:t>
      </w:r>
      <w:r w:rsidRPr="00AD5C53">
        <w:t>is located successively in each voice, which gives more combinations</w:t>
      </w:r>
      <w:r w:rsidR="00A73068" w:rsidRPr="00AD5C53">
        <w:t>.</w:t>
      </w:r>
    </w:p>
    <w:p w14:paraId="1BF150F3" w14:textId="79023004" w:rsidR="00562B0F" w:rsidRPr="00AD5C53" w:rsidRDefault="00F365DC" w:rsidP="00A37D1B">
      <w:pPr>
        <w:ind w:firstLine="360"/>
      </w:pPr>
      <w:r w:rsidRPr="00AD5C53">
        <w:rPr>
          <w:i/>
        </w:rPr>
        <w:t xml:space="preserve">Cantus firmus </w:t>
      </w:r>
      <w:r w:rsidR="00940581" w:rsidRPr="00AD5C53">
        <w:t>can be transposed when it is being moved to another voice</w:t>
      </w:r>
      <w:r w:rsidR="00562B0F" w:rsidRPr="00AD5C53">
        <w:t>.</w:t>
      </w:r>
    </w:p>
    <w:p w14:paraId="468AD2C0" w14:textId="0D8B9876" w:rsidR="00ED0019" w:rsidRPr="00AD5C53" w:rsidRDefault="00401418" w:rsidP="00165BED">
      <w:pPr>
        <w:pStyle w:val="3"/>
        <w:rPr>
          <w:lang w:val="en-US"/>
        </w:rPr>
      </w:pPr>
      <w:bookmarkStart w:id="103" w:name="_Toc529284351"/>
      <w:r w:rsidRPr="00AD5C53">
        <w:rPr>
          <w:lang w:val="en-US"/>
        </w:rPr>
        <w:t>General counterpoint principles</w:t>
      </w:r>
      <w:bookmarkEnd w:id="103"/>
    </w:p>
    <w:p w14:paraId="045EFF78" w14:textId="4260ADE6" w:rsidR="0058753E" w:rsidRPr="00AD5C53" w:rsidRDefault="00284328" w:rsidP="00A37D1B">
      <w:pPr>
        <w:ind w:firstLine="360"/>
      </w:pPr>
      <w:r w:rsidRPr="00AD5C53">
        <w:t>Counterpoint rules create limits, which contribute to development of music imagination of a student. Student should achieve flexibility, independence and variety of melodic lines.</w:t>
      </w:r>
      <w:r w:rsidR="00206692" w:rsidRPr="00AD5C53">
        <w:t xml:space="preserve"> </w:t>
      </w:r>
    </w:p>
    <w:p w14:paraId="25F80B8F" w14:textId="5B2DCDA7" w:rsidR="00ED0019" w:rsidRPr="00AD5C53" w:rsidRDefault="00284328" w:rsidP="00A37D1B">
      <w:pPr>
        <w:ind w:firstLine="360"/>
      </w:pPr>
      <w:bookmarkStart w:id="104" w:name="OLE_LINK144"/>
      <w:bookmarkStart w:id="105" w:name="OLE_LINK145"/>
      <w:r w:rsidRPr="00AD5C53">
        <w:t>The strictness of the rules decreases with increase in voice count. If additional voices are introduced during the course of the exercise, more rules can be ignored as soon as enough voices start to sound simultaneously.</w:t>
      </w:r>
    </w:p>
    <w:bookmarkEnd w:id="104"/>
    <w:bookmarkEnd w:id="105"/>
    <w:p w14:paraId="27CFCF6F" w14:textId="22900A52" w:rsidR="0058753E" w:rsidRPr="00AD5C53" w:rsidRDefault="007C34C0" w:rsidP="00A37D1B">
      <w:pPr>
        <w:ind w:firstLine="360"/>
      </w:pPr>
      <w:r w:rsidRPr="00AD5C53">
        <w:t xml:space="preserve">Imitations should be avoided in simple counterpoint, because they are studied in separate </w:t>
      </w:r>
      <w:r w:rsidR="00AD5C53" w:rsidRPr="00AD5C53">
        <w:t>exercise</w:t>
      </w:r>
      <w:r w:rsidR="0058753E" w:rsidRPr="00AD5C53">
        <w:t>.</w:t>
      </w:r>
    </w:p>
    <w:p w14:paraId="7FF85B86" w14:textId="77777777" w:rsidR="00F14D61" w:rsidRPr="00AD5C53" w:rsidRDefault="00F14D61">
      <w:pPr>
        <w:rPr>
          <w:rFonts w:asciiTheme="majorHAnsi" w:eastAsiaTheme="majorEastAsia" w:hAnsiTheme="majorHAnsi" w:cstheme="majorBidi"/>
          <w:color w:val="1F4D78" w:themeColor="accent1" w:themeShade="7F"/>
          <w:sz w:val="24"/>
          <w:szCs w:val="24"/>
        </w:rPr>
      </w:pPr>
      <w:r w:rsidRPr="00AD5C53">
        <w:br w:type="page"/>
      </w:r>
    </w:p>
    <w:p w14:paraId="1B3FDD84" w14:textId="33C69C60" w:rsidR="009315C6" w:rsidRPr="00AD5C53" w:rsidRDefault="00804D39" w:rsidP="00165BED">
      <w:pPr>
        <w:pStyle w:val="1"/>
        <w:rPr>
          <w:lang w:val="en-US"/>
        </w:rPr>
      </w:pPr>
      <w:bookmarkStart w:id="106" w:name="_Toc529284352"/>
      <w:r w:rsidRPr="00AD5C53">
        <w:rPr>
          <w:lang w:val="en-US"/>
        </w:rPr>
        <w:lastRenderedPageBreak/>
        <w:t>Rhythm rules</w:t>
      </w:r>
      <w:bookmarkEnd w:id="106"/>
    </w:p>
    <w:p w14:paraId="30B2C2DD" w14:textId="178EFFF0" w:rsidR="009315C6" w:rsidRPr="00AD5C53" w:rsidRDefault="00804D39" w:rsidP="00165BED">
      <w:pPr>
        <w:pStyle w:val="3"/>
        <w:rPr>
          <w:lang w:val="en-US"/>
        </w:rPr>
      </w:pPr>
      <w:bookmarkStart w:id="107" w:name="_Toc529284353"/>
      <w:r w:rsidRPr="00AD5C53">
        <w:rPr>
          <w:lang w:val="en-US"/>
        </w:rPr>
        <w:t>Time signature</w:t>
      </w:r>
      <w:bookmarkEnd w:id="107"/>
    </w:p>
    <w:p w14:paraId="385A3BA6" w14:textId="74307C90" w:rsidR="00FF1F8D" w:rsidRPr="00AD5C53" w:rsidRDefault="00804D39" w:rsidP="00A37D1B">
      <w:pPr>
        <w:ind w:firstLine="360"/>
      </w:pPr>
      <w:r w:rsidRPr="00AD5C53">
        <w:t>We usually study binary counterpoint (2 or 4 notes against one note). It is also useful to write counterpoint in other time signatures.</w:t>
      </w:r>
      <w:r w:rsidR="009315C6" w:rsidRPr="00AD5C53">
        <w:t xml:space="preserve"> </w:t>
      </w:r>
    </w:p>
    <w:p w14:paraId="3B0E4CDE" w14:textId="43DCD2AD" w:rsidR="009315C6" w:rsidRPr="00AD5C53" w:rsidRDefault="00804D39" w:rsidP="00A37D1B">
      <w:pPr>
        <w:ind w:firstLine="360"/>
      </w:pPr>
      <w:r w:rsidRPr="00AD5C53">
        <w:t>In this book rules are usually in 2/2 time, while cantus firmus usually consists of whole notes</w:t>
      </w:r>
      <w:r w:rsidR="00FC3FA6" w:rsidRPr="00AD5C53">
        <w:t>.</w:t>
      </w:r>
    </w:p>
    <w:p w14:paraId="6DCFBCA2" w14:textId="06F5C292" w:rsidR="00031880" w:rsidRPr="00AD5C53" w:rsidRDefault="003A4B59" w:rsidP="00A37D1B">
      <w:pPr>
        <w:ind w:firstLine="360"/>
      </w:pPr>
      <w:r w:rsidRPr="00AD5C53">
        <w:t>Each measure has downbeat and upbeats</w:t>
      </w:r>
      <w:r w:rsidR="00770294" w:rsidRPr="00AD5C53">
        <w:t>:</w:t>
      </w:r>
    </w:p>
    <w:p w14:paraId="59CB942F" w14:textId="77777777" w:rsidR="003A4B59" w:rsidRPr="00AD5C53" w:rsidRDefault="003A4B59" w:rsidP="00A37D1B">
      <w:pPr>
        <w:ind w:firstLine="360"/>
      </w:pPr>
    </w:p>
    <w:p w14:paraId="5CE0BDEA" w14:textId="1CF40E0C" w:rsidR="00770294" w:rsidRPr="00AD5C53" w:rsidRDefault="00770294" w:rsidP="00A37D1B">
      <w:pPr>
        <w:ind w:firstLine="360"/>
      </w:pPr>
      <w:r w:rsidRPr="00AD5C53">
        <w:rPr>
          <w:noProof/>
        </w:rPr>
        <w:drawing>
          <wp:inline distT="0" distB="0" distL="0" distR="0" wp14:anchorId="60B6F08C" wp14:editId="1B4ABAFC">
            <wp:extent cx="1720071" cy="5016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0691"/>
                    <a:stretch/>
                  </pic:blipFill>
                  <pic:spPr bwMode="auto">
                    <a:xfrm>
                      <a:off x="0" y="0"/>
                      <a:ext cx="1765376" cy="514863"/>
                    </a:xfrm>
                    <a:prstGeom prst="rect">
                      <a:avLst/>
                    </a:prstGeom>
                    <a:ln>
                      <a:noFill/>
                    </a:ln>
                    <a:extLst>
                      <a:ext uri="{53640926-AAD7-44D8-BBD7-CCE9431645EC}">
                        <a14:shadowObscured xmlns:a14="http://schemas.microsoft.com/office/drawing/2010/main"/>
                      </a:ext>
                    </a:extLst>
                  </pic:spPr>
                </pic:pic>
              </a:graphicData>
            </a:graphic>
          </wp:inline>
        </w:drawing>
      </w:r>
    </w:p>
    <w:p w14:paraId="5760373D" w14:textId="43F8E75E" w:rsidR="00770294" w:rsidRPr="00AD5C53" w:rsidRDefault="004B75F7" w:rsidP="00A37D1B">
      <w:pPr>
        <w:ind w:firstLine="360"/>
      </w:pPr>
      <w:r w:rsidRPr="00AD5C53">
        <w:t>In this example, note G sounds on downbeat (first beat). Notes A, B and C sound on upbeat (second, third and fourth beats)</w:t>
      </w:r>
      <w:r w:rsidR="00770294" w:rsidRPr="00AD5C53">
        <w:t>.</w:t>
      </w:r>
    </w:p>
    <w:p w14:paraId="2E4924C0" w14:textId="3887BDB0" w:rsidR="00770294" w:rsidRPr="00AD5C53" w:rsidRDefault="00825901" w:rsidP="00165BED">
      <w:pPr>
        <w:pStyle w:val="3"/>
        <w:rPr>
          <w:lang w:val="en-US"/>
        </w:rPr>
      </w:pPr>
      <w:bookmarkStart w:id="108" w:name="_Toc529284354"/>
      <w:r w:rsidRPr="00AD5C53">
        <w:rPr>
          <w:lang w:val="en-US"/>
        </w:rPr>
        <w:t>Rhythmic limitations of each counterpoint species</w:t>
      </w:r>
      <w:bookmarkEnd w:id="108"/>
    </w:p>
    <w:p w14:paraId="5CB0F07E" w14:textId="4EC7A681" w:rsidR="00B771E0" w:rsidRPr="00AD5C53" w:rsidRDefault="00825901" w:rsidP="00A37D1B">
      <w:pPr>
        <w:ind w:firstLine="360"/>
      </w:pPr>
      <w:r w:rsidRPr="00AD5C53">
        <w:rPr>
          <w:b/>
        </w:rPr>
        <w:t>Species 1</w:t>
      </w:r>
      <w:r w:rsidR="00473C04" w:rsidRPr="00AD5C53">
        <w:t xml:space="preserve">. </w:t>
      </w:r>
      <w:r w:rsidRPr="00AD5C53">
        <w:t>One note against one note. Counterpoint is written using whole notes</w:t>
      </w:r>
      <w:r w:rsidR="00473C04" w:rsidRPr="00AD5C53">
        <w:t>.</w:t>
      </w:r>
    </w:p>
    <w:p w14:paraId="6EB046AC" w14:textId="72087264" w:rsidR="00473C04" w:rsidRPr="00AD5C53" w:rsidRDefault="00825901" w:rsidP="00A37D1B">
      <w:pPr>
        <w:ind w:firstLine="360"/>
      </w:pPr>
      <w:r w:rsidRPr="00AD5C53">
        <w:rPr>
          <w:b/>
        </w:rPr>
        <w:t>Species 2</w:t>
      </w:r>
      <w:r w:rsidR="00473C04" w:rsidRPr="00AD5C53">
        <w:t xml:space="preserve">. </w:t>
      </w:r>
      <w:r w:rsidRPr="00AD5C53">
        <w:t>Two notes against one note. Counterpoint is written using half notes and starts with half note rest.</w:t>
      </w:r>
      <w:r w:rsidR="00C75D63" w:rsidRPr="00AD5C53">
        <w:t xml:space="preserve"> For more counterpoint endings diversity, suspension is allowed in penultimate measure if it resolves to </w:t>
      </w:r>
      <w:r w:rsidR="008F041F" w:rsidRPr="00AD5C53">
        <w:t xml:space="preserve">a </w:t>
      </w:r>
      <w:r w:rsidR="00C75D63" w:rsidRPr="00AD5C53">
        <w:t>leading tone.</w:t>
      </w:r>
    </w:p>
    <w:p w14:paraId="4BBE4298" w14:textId="741FDF5B" w:rsidR="00473C04" w:rsidRPr="00AD5C53" w:rsidRDefault="008F041F" w:rsidP="00A37D1B">
      <w:pPr>
        <w:ind w:firstLine="360"/>
      </w:pPr>
      <w:r w:rsidRPr="00AD5C53">
        <w:rPr>
          <w:b/>
        </w:rPr>
        <w:t>Species 3</w:t>
      </w:r>
      <w:r w:rsidR="00473C04" w:rsidRPr="00AD5C53">
        <w:t xml:space="preserve">. </w:t>
      </w:r>
      <w:r w:rsidRPr="00AD5C53">
        <w:t>Four notes against one note. Counterpoint is written using quarter notes and starts with a quarter note rest.</w:t>
      </w:r>
    </w:p>
    <w:p w14:paraId="0C9D4BB9" w14:textId="1A71D706" w:rsidR="00613A5C" w:rsidRPr="00AD5C53" w:rsidRDefault="008F041F" w:rsidP="00A37D1B">
      <w:pPr>
        <w:ind w:firstLine="360"/>
      </w:pPr>
      <w:r w:rsidRPr="00AD5C53">
        <w:rPr>
          <w:b/>
        </w:rPr>
        <w:t>Species 4</w:t>
      </w:r>
      <w:r w:rsidR="00613A5C" w:rsidRPr="00AD5C53">
        <w:t xml:space="preserve">. </w:t>
      </w:r>
      <w:r w:rsidRPr="00AD5C53">
        <w:t>Syncopations</w:t>
      </w:r>
      <w:r w:rsidR="00613A5C" w:rsidRPr="00AD5C53">
        <w:t xml:space="preserve">. </w:t>
      </w:r>
      <w:r w:rsidR="00AD5C53" w:rsidRPr="00AD5C53">
        <w:t>Counterpoint</w:t>
      </w:r>
      <w:r w:rsidRPr="00AD5C53">
        <w:t xml:space="preserve"> is written using slurred half notes and starts with a half note rest. In difficult cases, at least one syncopation can be broken</w:t>
      </w:r>
      <w:r w:rsidR="00404946" w:rsidRPr="00AD5C53">
        <w:t xml:space="preserve"> per exercise</w:t>
      </w:r>
      <w:r w:rsidRPr="00AD5C53">
        <w:t>.</w:t>
      </w:r>
    </w:p>
    <w:p w14:paraId="7C5DB8AB" w14:textId="343C5993" w:rsidR="00613A5C" w:rsidRPr="00AD5C53" w:rsidRDefault="00356440" w:rsidP="00A37D1B">
      <w:pPr>
        <w:ind w:firstLine="360"/>
      </w:pPr>
      <w:r w:rsidRPr="00AD5C53">
        <w:rPr>
          <w:b/>
        </w:rPr>
        <w:t>Species 5</w:t>
      </w:r>
      <w:r w:rsidR="00613A5C" w:rsidRPr="00AD5C53">
        <w:t xml:space="preserve">. </w:t>
      </w:r>
      <w:r w:rsidRPr="00AD5C53">
        <w:t>Counterpoint in free rhythm. This counterpoint ca</w:t>
      </w:r>
      <w:r w:rsidR="00AD5C53">
        <w:t>n</w:t>
      </w:r>
      <w:r w:rsidRPr="00AD5C53">
        <w:t xml:space="preserve"> use all rhythms of previous species, and also</w:t>
      </w:r>
      <w:r w:rsidR="004A53C6" w:rsidRPr="00AD5C53">
        <w:t xml:space="preserve"> some additional rhythms (see</w:t>
      </w:r>
      <w:r w:rsidR="00B47D66" w:rsidRPr="00AD5C53">
        <w:t xml:space="preserve"> §</w:t>
      </w:r>
      <w:bookmarkStart w:id="109" w:name="OLE_LINK39"/>
      <w:bookmarkStart w:id="110" w:name="OLE_LINK40"/>
      <w:r w:rsidR="00B47D66" w:rsidRPr="00AD5C53">
        <w:t>§</w:t>
      </w:r>
      <w:bookmarkEnd w:id="109"/>
      <w:bookmarkEnd w:id="110"/>
      <w:r w:rsidR="00B47D66" w:rsidRPr="00AD5C53">
        <w:t xml:space="preserve"> 21-23).</w:t>
      </w:r>
    </w:p>
    <w:p w14:paraId="70B51D38" w14:textId="4041380D" w:rsidR="003A1624" w:rsidRPr="00AD5C53" w:rsidRDefault="00406CDF" w:rsidP="00A37D1B">
      <w:pPr>
        <w:ind w:firstLine="360"/>
      </w:pPr>
      <w:bookmarkStart w:id="111" w:name="OLE_LINK33"/>
      <w:bookmarkStart w:id="112" w:name="OLE_LINK34"/>
      <w:bookmarkStart w:id="113" w:name="OLE_LINK37"/>
      <w:bookmarkStart w:id="114" w:name="OLE_LINK38"/>
      <w:r w:rsidRPr="00AD5C53">
        <w:t xml:space="preserve">Starting </w:t>
      </w:r>
      <w:r w:rsidR="00040B2C" w:rsidRPr="00AD5C53">
        <w:t>from</w:t>
      </w:r>
      <w:r w:rsidRPr="00AD5C53">
        <w:t xml:space="preserve"> three voices</w:t>
      </w:r>
      <w:r w:rsidR="001A1B25" w:rsidRPr="00AD5C53">
        <w:t xml:space="preserve"> and above</w:t>
      </w:r>
      <w:r w:rsidRPr="00AD5C53">
        <w:t>, only one voice obeys rhythmic rules of species 2, 3, 4. Other voices use whole notes only. In species 5, on the contrary, only cantus firmus uses whole notes.</w:t>
      </w:r>
    </w:p>
    <w:p w14:paraId="4224C8DB" w14:textId="4A70C56C" w:rsidR="004262EE" w:rsidRPr="00AD5C53" w:rsidRDefault="00F05E8C" w:rsidP="00165BED">
      <w:pPr>
        <w:pStyle w:val="3"/>
        <w:rPr>
          <w:lang w:val="en-US"/>
        </w:rPr>
      </w:pPr>
      <w:bookmarkStart w:id="115" w:name="_Toc529284355"/>
      <w:bookmarkEnd w:id="111"/>
      <w:bookmarkEnd w:id="112"/>
      <w:bookmarkEnd w:id="113"/>
      <w:bookmarkEnd w:id="114"/>
      <w:r w:rsidRPr="00AD5C53">
        <w:rPr>
          <w:lang w:val="en-US"/>
        </w:rPr>
        <w:t>First measure</w:t>
      </w:r>
      <w:bookmarkEnd w:id="115"/>
    </w:p>
    <w:p w14:paraId="36D255E8" w14:textId="77777777" w:rsidR="006F29C9" w:rsidRPr="00AD5C53" w:rsidRDefault="006F29C9" w:rsidP="004262EE">
      <w:pPr>
        <w:ind w:firstLine="360"/>
        <w:rPr>
          <w:ins w:id="116" w:author="Rualark Rualark" w:date="2018-11-03T01:51:00Z"/>
        </w:rPr>
      </w:pPr>
      <w:ins w:id="117" w:author="Rualark Rualark" w:date="2018-11-03T01:51:00Z">
        <w:r w:rsidRPr="00AD5C53">
          <w:t>No rests are allowed in cantus firmus.</w:t>
        </w:r>
      </w:ins>
    </w:p>
    <w:p w14:paraId="39DA4E7A" w14:textId="3E367D2C" w:rsidR="004262EE" w:rsidRPr="00AD5C53" w:rsidRDefault="00F05E8C" w:rsidP="004262EE">
      <w:pPr>
        <w:ind w:firstLine="360"/>
      </w:pPr>
      <w:r w:rsidRPr="00AD5C53">
        <w:t>Counterpoint voice always starts with a rest, except for species 1. No more rests are allowed in counterpoint voices apart from this starting rest.</w:t>
      </w:r>
    </w:p>
    <w:p w14:paraId="07BBAE01" w14:textId="488FD69C" w:rsidR="00E442DC" w:rsidRPr="00AD5C53" w:rsidRDefault="00C65F53" w:rsidP="00165BED">
      <w:pPr>
        <w:pStyle w:val="3"/>
        <w:rPr>
          <w:lang w:val="en-US"/>
        </w:rPr>
      </w:pPr>
      <w:bookmarkStart w:id="118" w:name="_Toc529284356"/>
      <w:r w:rsidRPr="00AD5C53">
        <w:rPr>
          <w:lang w:val="en-US"/>
        </w:rPr>
        <w:t>Last measure</w:t>
      </w:r>
      <w:bookmarkEnd w:id="118"/>
    </w:p>
    <w:p w14:paraId="5B1E2AB1" w14:textId="53CC7814" w:rsidR="00CE639B" w:rsidRPr="00AD5C53" w:rsidRDefault="00C65F53" w:rsidP="00CE639B">
      <w:pPr>
        <w:ind w:firstLine="360"/>
      </w:pPr>
      <w:r w:rsidRPr="00AD5C53">
        <w:t>Counterpoint in any species in any number of voices always ends with a whole note.</w:t>
      </w:r>
    </w:p>
    <w:p w14:paraId="602980FB" w14:textId="7395C6F1" w:rsidR="00BC177A" w:rsidRPr="00AD5C53" w:rsidRDefault="00C65F53" w:rsidP="00165BED">
      <w:pPr>
        <w:pStyle w:val="3"/>
        <w:rPr>
          <w:lang w:val="en-US"/>
        </w:rPr>
      </w:pPr>
      <w:bookmarkStart w:id="119" w:name="_Toc529284357"/>
      <w:r w:rsidRPr="00AD5C53">
        <w:rPr>
          <w:lang w:val="en-US"/>
        </w:rPr>
        <w:t>Mixed species</w:t>
      </w:r>
      <w:bookmarkEnd w:id="119"/>
    </w:p>
    <w:p w14:paraId="224CE2E0" w14:textId="644A20DD" w:rsidR="00BC177A" w:rsidRPr="00AD5C53" w:rsidRDefault="007A3E0D" w:rsidP="00CE639B">
      <w:pPr>
        <w:ind w:firstLine="360"/>
      </w:pPr>
      <w:r w:rsidRPr="00AD5C53">
        <w:t>In mixed species each voice has its own rhythm.</w:t>
      </w:r>
    </w:p>
    <w:p w14:paraId="39DE3A95" w14:textId="562E7E56" w:rsidR="003A69EB" w:rsidRPr="00AD5C53" w:rsidRDefault="007A3E0D" w:rsidP="00CE639B">
      <w:pPr>
        <w:ind w:firstLine="360"/>
      </w:pPr>
      <w:r w:rsidRPr="00AD5C53">
        <w:rPr>
          <w:b/>
          <w:u w:val="single"/>
        </w:rPr>
        <w:lastRenderedPageBreak/>
        <w:t>In three voices</w:t>
      </w:r>
      <w:r w:rsidR="00C30DF7" w:rsidRPr="00AD5C53">
        <w:t xml:space="preserve"> </w:t>
      </w:r>
      <w:bookmarkStart w:id="120" w:name="OLE_LINK35"/>
      <w:bookmarkStart w:id="121" w:name="OLE_LINK36"/>
      <w:r w:rsidR="00F365DC" w:rsidRPr="00AD5C53">
        <w:rPr>
          <w:i/>
        </w:rPr>
        <w:t xml:space="preserve">cantus firmus </w:t>
      </w:r>
      <w:r w:rsidRPr="00AD5C53">
        <w:t>is combined with half notes, quarter notes, or syncopations.</w:t>
      </w:r>
      <w:r w:rsidRPr="00AD5C53">
        <w:rPr>
          <w:i/>
        </w:rPr>
        <w:t xml:space="preserve"> </w:t>
      </w:r>
      <w:bookmarkEnd w:id="120"/>
      <w:bookmarkEnd w:id="121"/>
      <w:r w:rsidRPr="00AD5C53">
        <w:t>Voices should be introduced as close to each other, as possible, but not simultaneously</w:t>
      </w:r>
      <w:commentRangeStart w:id="122"/>
      <w:r w:rsidR="00DF387B" w:rsidRPr="00AD5C53">
        <w:rPr>
          <w:rStyle w:val="a5"/>
        </w:rPr>
        <w:footnoteReference w:id="4"/>
      </w:r>
      <w:commentRangeEnd w:id="122"/>
      <w:r w:rsidR="006856EA" w:rsidRPr="00AD5C53">
        <w:rPr>
          <w:rStyle w:val="a8"/>
        </w:rPr>
        <w:commentReference w:id="122"/>
      </w:r>
      <w:r w:rsidR="00E564A6" w:rsidRPr="00AD5C53">
        <w:t>.</w:t>
      </w:r>
      <w:r w:rsidR="006D1DBB" w:rsidRPr="00AD5C53">
        <w:t xml:space="preserve"> </w:t>
      </w:r>
      <w:r w:rsidRPr="00AD5C53">
        <w:t xml:space="preserve">Such a mixed species is called </w:t>
      </w:r>
      <w:r w:rsidR="006D1DBB" w:rsidRPr="00AD5C53">
        <w:rPr>
          <w:i/>
        </w:rPr>
        <w:t>mélange</w:t>
      </w:r>
      <w:r w:rsidR="006D1DBB" w:rsidRPr="00AD5C53">
        <w:t>.</w:t>
      </w:r>
    </w:p>
    <w:p w14:paraId="4CF78931" w14:textId="54ECA03B" w:rsidR="00C81F63" w:rsidRPr="00AD5C53" w:rsidRDefault="007A3E0D" w:rsidP="00CE639B">
      <w:pPr>
        <w:ind w:firstLine="360"/>
      </w:pPr>
      <w:r w:rsidRPr="00AD5C53">
        <w:rPr>
          <w:b/>
          <w:u w:val="single"/>
        </w:rPr>
        <w:t xml:space="preserve">In four voices </w:t>
      </w:r>
      <w:r w:rsidR="00F365DC" w:rsidRPr="00AD5C53">
        <w:rPr>
          <w:i/>
        </w:rPr>
        <w:t xml:space="preserve">cantus firmus </w:t>
      </w:r>
      <w:r w:rsidRPr="00AD5C53">
        <w:t xml:space="preserve">is combined with half notes, quarter notes or syncopations. Such a mixed species is called </w:t>
      </w:r>
      <w:r w:rsidR="00BC447F" w:rsidRPr="00AD5C53">
        <w:rPr>
          <w:i/>
        </w:rPr>
        <w:t>grand mélange</w:t>
      </w:r>
      <w:r w:rsidR="000761F5" w:rsidRPr="00AD5C53">
        <w:t>.</w:t>
      </w:r>
    </w:p>
    <w:p w14:paraId="4BD641E4" w14:textId="7EEFF247" w:rsidR="000761F5" w:rsidRPr="00AD5C53" w:rsidRDefault="007A3E0D" w:rsidP="000761F5">
      <w:pPr>
        <w:ind w:firstLine="360"/>
      </w:pPr>
      <w:r w:rsidRPr="00AD5C53">
        <w:t>In the second measure one half note or syncopation can be introduced. Other voices should be introduced in first measure.</w:t>
      </w:r>
    </w:p>
    <w:p w14:paraId="60DC0685" w14:textId="7685B16E" w:rsidR="00E57F06" w:rsidRPr="00AD5C53" w:rsidRDefault="007A3E0D" w:rsidP="00165BED">
      <w:pPr>
        <w:pStyle w:val="2"/>
        <w:rPr>
          <w:lang w:val="en-US"/>
        </w:rPr>
      </w:pPr>
      <w:bookmarkStart w:id="123" w:name="_Toc529284358"/>
      <w:r w:rsidRPr="00AD5C53">
        <w:rPr>
          <w:lang w:val="en-US"/>
        </w:rPr>
        <w:t>Fifth species counterpoint</w:t>
      </w:r>
      <w:bookmarkEnd w:id="123"/>
    </w:p>
    <w:p w14:paraId="73F303F0" w14:textId="71326266" w:rsidR="00E57F06" w:rsidRPr="00AD5C53" w:rsidRDefault="007A3E0D" w:rsidP="00165BED">
      <w:pPr>
        <w:pStyle w:val="3"/>
        <w:rPr>
          <w:lang w:val="en-US"/>
        </w:rPr>
      </w:pPr>
      <w:bookmarkStart w:id="124" w:name="_Toc529284359"/>
      <w:r w:rsidRPr="00AD5C53">
        <w:rPr>
          <w:lang w:val="en-US"/>
        </w:rPr>
        <w:t>Allowed rhythms</w:t>
      </w:r>
      <w:bookmarkEnd w:id="124"/>
    </w:p>
    <w:p w14:paraId="7BC2DD96" w14:textId="7669560B" w:rsidR="00E57F06" w:rsidRPr="00AD5C53" w:rsidRDefault="007A3E0D" w:rsidP="00E57F06">
      <w:pPr>
        <w:ind w:firstLine="360"/>
      </w:pPr>
      <w:r w:rsidRPr="00AD5C53">
        <w:t>The following rhythms are allowed:</w:t>
      </w:r>
    </w:p>
    <w:p w14:paraId="638CDB16" w14:textId="7B9B001F" w:rsidR="00E57F06" w:rsidRPr="00AD5C53" w:rsidRDefault="007A3E0D" w:rsidP="00E57F06">
      <w:pPr>
        <w:pStyle w:val="a7"/>
        <w:numPr>
          <w:ilvl w:val="0"/>
          <w:numId w:val="4"/>
        </w:numPr>
      </w:pPr>
      <w:r w:rsidRPr="00AD5C53">
        <w:t>Th</w:t>
      </w:r>
      <w:r w:rsidR="00165BED" w:rsidRPr="00AD5C53">
        <w:t>e</w:t>
      </w:r>
      <w:r w:rsidRPr="00AD5C53">
        <w:t xml:space="preserve"> rhythms of previous counterpoint species, except for whole notes</w:t>
      </w:r>
      <w:r w:rsidR="00E57F06" w:rsidRPr="00AD5C53">
        <w:t>:</w:t>
      </w:r>
    </w:p>
    <w:p w14:paraId="6B72D90E" w14:textId="77777777" w:rsidR="00E57F06" w:rsidRPr="00AD5C53" w:rsidRDefault="00E57F06" w:rsidP="00E57F06">
      <w:r w:rsidRPr="00AD5C53">
        <w:rPr>
          <w:noProof/>
        </w:rPr>
        <w:drawing>
          <wp:inline distT="0" distB="0" distL="0" distR="0" wp14:anchorId="06D9AD16" wp14:editId="2E2E3F33">
            <wp:extent cx="5086350" cy="399496"/>
            <wp:effectExtent l="0" t="0" r="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3587" cy="419700"/>
                    </a:xfrm>
                    <a:prstGeom prst="rect">
                      <a:avLst/>
                    </a:prstGeom>
                  </pic:spPr>
                </pic:pic>
              </a:graphicData>
            </a:graphic>
          </wp:inline>
        </w:drawing>
      </w:r>
    </w:p>
    <w:p w14:paraId="4CEB1668" w14:textId="46BCCE6C" w:rsidR="00E57F06" w:rsidRPr="00AD5C53" w:rsidRDefault="007A3E0D" w:rsidP="00E57F06">
      <w:pPr>
        <w:pStyle w:val="a7"/>
        <w:numPr>
          <w:ilvl w:val="0"/>
          <w:numId w:val="4"/>
        </w:numPr>
      </w:pPr>
      <w:r w:rsidRPr="00AD5C53">
        <w:t>New rhythms</w:t>
      </w:r>
      <w:r w:rsidR="00E57F06" w:rsidRPr="00AD5C53">
        <w:t>:</w:t>
      </w:r>
    </w:p>
    <w:p w14:paraId="02089970" w14:textId="2CC274D5" w:rsidR="00E57F06" w:rsidRPr="00AD5C53" w:rsidRDefault="00E57F06" w:rsidP="00E57F06">
      <w:r w:rsidRPr="00AD5C53">
        <w:rPr>
          <w:noProof/>
        </w:rPr>
        <w:drawing>
          <wp:inline distT="0" distB="0" distL="0" distR="0" wp14:anchorId="3B08DD88" wp14:editId="6CAECD92">
            <wp:extent cx="5308600" cy="38188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56228" cy="399700"/>
                    </a:xfrm>
                    <a:prstGeom prst="rect">
                      <a:avLst/>
                    </a:prstGeom>
                  </pic:spPr>
                </pic:pic>
              </a:graphicData>
            </a:graphic>
          </wp:inline>
        </w:drawing>
      </w:r>
    </w:p>
    <w:p w14:paraId="2F6CD6F6" w14:textId="14ECA31B" w:rsidR="00E57F06" w:rsidRPr="00AD5C53" w:rsidRDefault="00AD5C53" w:rsidP="00E57F06">
      <w:pPr>
        <w:pStyle w:val="a7"/>
        <w:numPr>
          <w:ilvl w:val="0"/>
          <w:numId w:val="4"/>
        </w:numPr>
      </w:pPr>
      <w:r>
        <w:t>Quavers</w:t>
      </w:r>
      <w:r w:rsidR="00E57F06" w:rsidRPr="00AD5C53">
        <w:t>:</w:t>
      </w:r>
    </w:p>
    <w:p w14:paraId="654A380F" w14:textId="05D9BEFD" w:rsidR="00CE639B" w:rsidRPr="00AD5C53" w:rsidRDefault="00E57F06" w:rsidP="00CE639B">
      <w:r w:rsidRPr="00AD5C53">
        <w:rPr>
          <w:noProof/>
        </w:rPr>
        <w:drawing>
          <wp:inline distT="0" distB="0" distL="0" distR="0" wp14:anchorId="1B008261" wp14:editId="1398F7BF">
            <wp:extent cx="3702050" cy="31251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7667" cy="370388"/>
                    </a:xfrm>
                    <a:prstGeom prst="rect">
                      <a:avLst/>
                    </a:prstGeom>
                  </pic:spPr>
                </pic:pic>
              </a:graphicData>
            </a:graphic>
          </wp:inline>
        </w:drawing>
      </w:r>
    </w:p>
    <w:p w14:paraId="4303E11C" w14:textId="2584731B" w:rsidR="0081218F" w:rsidRPr="00AD5C53" w:rsidRDefault="00AD5C53" w:rsidP="0081218F">
      <w:pPr>
        <w:ind w:firstLine="360"/>
      </w:pPr>
      <w:r>
        <w:t>Quavers</w:t>
      </w:r>
      <w:r w:rsidR="007A3E0D" w:rsidRPr="00AD5C53">
        <w:t xml:space="preserve"> should be written in </w:t>
      </w:r>
      <w:r w:rsidR="006C33BF" w:rsidRPr="00AD5C53">
        <w:t>pairs;</w:t>
      </w:r>
      <w:r w:rsidR="007A3E0D" w:rsidRPr="00AD5C53">
        <w:t xml:space="preserve"> they should be surrounded by stepwise movement. </w:t>
      </w:r>
      <w:r w:rsidR="006C33BF">
        <w:t xml:space="preserve">Quavers </w:t>
      </w:r>
      <w:r w:rsidR="007A3E0D" w:rsidRPr="00AD5C53">
        <w:t>should never appear on downbeat.</w:t>
      </w:r>
      <w:r w:rsidR="0081218F" w:rsidRPr="00AD5C53">
        <w:t xml:space="preserve"> </w:t>
      </w:r>
      <w:r w:rsidR="007A3E0D" w:rsidRPr="00AD5C53">
        <w:t xml:space="preserve">Number of </w:t>
      </w:r>
      <w:r>
        <w:t>quavers</w:t>
      </w:r>
      <w:r w:rsidR="007A3E0D" w:rsidRPr="00AD5C53">
        <w:t xml:space="preserve"> should be limited.</w:t>
      </w:r>
    </w:p>
    <w:p w14:paraId="508FD026" w14:textId="5A90FB80" w:rsidR="0081218F" w:rsidRPr="00AD5C53" w:rsidRDefault="007A3E0D" w:rsidP="0081218F">
      <w:pPr>
        <w:ind w:firstLine="360"/>
      </w:pPr>
      <w:r w:rsidRPr="00AD5C53">
        <w:t>There should not be more notes than four in one measure.</w:t>
      </w:r>
    </w:p>
    <w:p w14:paraId="5275CDC6" w14:textId="1611F5DF" w:rsidR="003F4ADA" w:rsidRPr="00AD5C53" w:rsidRDefault="007A3E0D" w:rsidP="0081218F">
      <w:pPr>
        <w:ind w:firstLine="360"/>
      </w:pPr>
      <w:r w:rsidRPr="00AD5C53">
        <w:rPr>
          <w:b/>
          <w:u w:val="single"/>
        </w:rPr>
        <w:t>Exceptions</w:t>
      </w:r>
      <w:r w:rsidR="003F4ADA" w:rsidRPr="00AD5C53">
        <w:t>:</w:t>
      </w:r>
    </w:p>
    <w:p w14:paraId="7D0EE799" w14:textId="0D5E857F" w:rsidR="003F4ADA" w:rsidRPr="00AD5C53" w:rsidRDefault="007A3E0D" w:rsidP="0081218F">
      <w:pPr>
        <w:ind w:firstLine="360"/>
      </w:pPr>
      <w:r w:rsidRPr="00AD5C53">
        <w:t xml:space="preserve">These rhythms are allowed without syncopations only in penultimate measure, irrespective of number of voices: </w:t>
      </w:r>
      <w:r w:rsidR="003F4ADA" w:rsidRPr="00AD5C53">
        <w:rPr>
          <w:noProof/>
        </w:rPr>
        <w:drawing>
          <wp:inline distT="0" distB="0" distL="0" distR="0" wp14:anchorId="24B73877" wp14:editId="59DA6F57">
            <wp:extent cx="482600" cy="295593"/>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892" cy="301897"/>
                    </a:xfrm>
                    <a:prstGeom prst="rect">
                      <a:avLst/>
                    </a:prstGeom>
                  </pic:spPr>
                </pic:pic>
              </a:graphicData>
            </a:graphic>
          </wp:inline>
        </w:drawing>
      </w:r>
      <w:r w:rsidRPr="00AD5C53">
        <w:t xml:space="preserve"> or</w:t>
      </w:r>
      <w:r w:rsidR="003F4ADA" w:rsidRPr="00AD5C53">
        <w:t xml:space="preserve"> </w:t>
      </w:r>
      <w:r w:rsidR="003F4ADA" w:rsidRPr="00AD5C53">
        <w:rPr>
          <w:noProof/>
        </w:rPr>
        <w:drawing>
          <wp:inline distT="0" distB="0" distL="0" distR="0" wp14:anchorId="606289BC" wp14:editId="4A6215A4">
            <wp:extent cx="622300" cy="272256"/>
            <wp:effectExtent l="0" t="0" r="635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7830" cy="287800"/>
                    </a:xfrm>
                    <a:prstGeom prst="rect">
                      <a:avLst/>
                    </a:prstGeom>
                  </pic:spPr>
                </pic:pic>
              </a:graphicData>
            </a:graphic>
          </wp:inline>
        </w:drawing>
      </w:r>
    </w:p>
    <w:p w14:paraId="5D3DA95B" w14:textId="262895EB" w:rsidR="00CA1CB3" w:rsidRPr="00AD5C53" w:rsidRDefault="007A3E0D" w:rsidP="0081218F">
      <w:pPr>
        <w:ind w:firstLine="360"/>
      </w:pPr>
      <w:bookmarkStart w:id="125" w:name="OLE_LINK146"/>
      <w:bookmarkStart w:id="126" w:name="OLE_LINK147"/>
      <w:r w:rsidRPr="00AD5C53">
        <w:t>There rhythms are allowed starting from three voices</w:t>
      </w:r>
      <w:r w:rsidR="00E403AB" w:rsidRPr="00AD5C53">
        <w:t xml:space="preserve"> and above</w:t>
      </w:r>
      <w:r w:rsidRPr="00AD5C53">
        <w:t xml:space="preserve">: </w:t>
      </w:r>
      <w:r w:rsidR="00CA1CB3" w:rsidRPr="00AD5C53">
        <w:rPr>
          <w:noProof/>
        </w:rPr>
        <w:drawing>
          <wp:inline distT="0" distB="0" distL="0" distR="0" wp14:anchorId="609B32ED" wp14:editId="02AE0A68">
            <wp:extent cx="533042" cy="285115"/>
            <wp:effectExtent l="0" t="0" r="635"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080" cy="290484"/>
                    </a:xfrm>
                    <a:prstGeom prst="rect">
                      <a:avLst/>
                    </a:prstGeom>
                  </pic:spPr>
                </pic:pic>
              </a:graphicData>
            </a:graphic>
          </wp:inline>
        </w:drawing>
      </w:r>
      <w:r w:rsidR="00CA1CB3" w:rsidRPr="00AD5C53">
        <w:t xml:space="preserve"> </w:t>
      </w:r>
      <w:r w:rsidRPr="00AD5C53">
        <w:t>or</w:t>
      </w:r>
      <w:r w:rsidR="00CA1CB3" w:rsidRPr="00AD5C53">
        <w:t xml:space="preserve"> </w:t>
      </w:r>
      <w:r w:rsidR="00CA1CB3" w:rsidRPr="00AD5C53">
        <w:rPr>
          <w:noProof/>
        </w:rPr>
        <w:drawing>
          <wp:inline distT="0" distB="0" distL="0" distR="0" wp14:anchorId="6E032294" wp14:editId="153A484A">
            <wp:extent cx="660400" cy="284760"/>
            <wp:effectExtent l="0" t="0" r="6350" b="1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5452" cy="291250"/>
                    </a:xfrm>
                    <a:prstGeom prst="rect">
                      <a:avLst/>
                    </a:prstGeom>
                  </pic:spPr>
                </pic:pic>
              </a:graphicData>
            </a:graphic>
          </wp:inline>
        </w:drawing>
      </w:r>
    </w:p>
    <w:p w14:paraId="074E8A97" w14:textId="71EBED91" w:rsidR="00CA1CB3" w:rsidRPr="00AD5C53" w:rsidRDefault="007A3E0D" w:rsidP="0081218F">
      <w:pPr>
        <w:ind w:firstLine="360"/>
      </w:pPr>
      <w:r w:rsidRPr="00AD5C53">
        <w:t xml:space="preserve">These rhythms without syncopations and also a whole note </w:t>
      </w:r>
      <w:r w:rsidR="00782885" w:rsidRPr="00AD5C53">
        <w:t>within the exercise</w:t>
      </w:r>
      <w:r w:rsidRPr="00AD5C53">
        <w:t xml:space="preserve"> are allowed starting from five voices</w:t>
      </w:r>
      <w:r w:rsidR="00E403AB" w:rsidRPr="00AD5C53">
        <w:t xml:space="preserve"> and above</w:t>
      </w:r>
      <w:r w:rsidRPr="00AD5C53">
        <w:rPr>
          <w:rStyle w:val="a5"/>
        </w:rPr>
        <w:footnoteReference w:id="5"/>
      </w:r>
      <w:r w:rsidRPr="00AD5C53">
        <w:t xml:space="preserve">: </w:t>
      </w:r>
      <w:r w:rsidR="00CA1CB3" w:rsidRPr="00AD5C53">
        <w:rPr>
          <w:noProof/>
        </w:rPr>
        <w:drawing>
          <wp:inline distT="0" distB="0" distL="0" distR="0" wp14:anchorId="0129D234" wp14:editId="0ED39158">
            <wp:extent cx="500203" cy="29464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273" cy="301161"/>
                    </a:xfrm>
                    <a:prstGeom prst="rect">
                      <a:avLst/>
                    </a:prstGeom>
                  </pic:spPr>
                </pic:pic>
              </a:graphicData>
            </a:graphic>
          </wp:inline>
        </w:drawing>
      </w:r>
      <w:r w:rsidR="00CA1CB3" w:rsidRPr="00AD5C53">
        <w:t xml:space="preserve"> </w:t>
      </w:r>
      <w:r w:rsidRPr="00AD5C53">
        <w:t>or</w:t>
      </w:r>
      <w:r w:rsidR="00CA1CB3" w:rsidRPr="00AD5C53">
        <w:t xml:space="preserve"> </w:t>
      </w:r>
      <w:r w:rsidR="00CA1CB3" w:rsidRPr="00AD5C53">
        <w:rPr>
          <w:noProof/>
        </w:rPr>
        <w:drawing>
          <wp:inline distT="0" distB="0" distL="0" distR="0" wp14:anchorId="7C1B8BBD" wp14:editId="57945A3B">
            <wp:extent cx="622300" cy="285526"/>
            <wp:effectExtent l="0" t="0" r="635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6785" cy="296760"/>
                    </a:xfrm>
                    <a:prstGeom prst="rect">
                      <a:avLst/>
                    </a:prstGeom>
                  </pic:spPr>
                </pic:pic>
              </a:graphicData>
            </a:graphic>
          </wp:inline>
        </w:drawing>
      </w:r>
      <w:r w:rsidR="00C75D3A" w:rsidRPr="00AD5C53">
        <w:rPr>
          <w:rStyle w:val="a8"/>
        </w:rPr>
        <w:commentReference w:id="129"/>
      </w:r>
    </w:p>
    <w:p w14:paraId="1C0F2FB4" w14:textId="721F927A" w:rsidR="003F4ADA" w:rsidRPr="00AD5C53" w:rsidRDefault="00C66993" w:rsidP="00E2756A">
      <w:pPr>
        <w:pStyle w:val="3"/>
        <w:rPr>
          <w:lang w:val="en-US"/>
        </w:rPr>
      </w:pPr>
      <w:bookmarkStart w:id="130" w:name="_Toc529284360"/>
      <w:bookmarkEnd w:id="125"/>
      <w:bookmarkEnd w:id="126"/>
      <w:r w:rsidRPr="00AD5C53">
        <w:rPr>
          <w:lang w:val="en-US"/>
        </w:rPr>
        <w:t>First measure</w:t>
      </w:r>
      <w:bookmarkEnd w:id="130"/>
    </w:p>
    <w:p w14:paraId="2AE6B783" w14:textId="3442C785" w:rsidR="003F4ADA" w:rsidRPr="00AD5C53" w:rsidRDefault="00C66993" w:rsidP="0081218F">
      <w:pPr>
        <w:ind w:firstLine="360"/>
      </w:pPr>
      <w:r w:rsidRPr="00AD5C53">
        <w:t>The following rhythms are allowed in the first measure</w:t>
      </w:r>
      <w:r w:rsidR="00FA34CC" w:rsidRPr="00AD5C53">
        <w:t>:</w:t>
      </w:r>
    </w:p>
    <w:p w14:paraId="78A1FFDD" w14:textId="7195157A" w:rsidR="00FA34CC" w:rsidRPr="00AD5C53" w:rsidRDefault="00C66993" w:rsidP="00FA34CC">
      <w:pPr>
        <w:pStyle w:val="a7"/>
        <w:numPr>
          <w:ilvl w:val="0"/>
          <w:numId w:val="4"/>
        </w:numPr>
      </w:pPr>
      <w:r w:rsidRPr="00AD5C53">
        <w:lastRenderedPageBreak/>
        <w:t>Rhythms used in first measure of previous counterpoint species:</w:t>
      </w:r>
    </w:p>
    <w:p w14:paraId="3B9AA62C" w14:textId="628A9A67" w:rsidR="00FA34CC" w:rsidRPr="00AD5C53" w:rsidRDefault="00FA34CC" w:rsidP="00FA34CC">
      <w:pPr>
        <w:pStyle w:val="a7"/>
      </w:pPr>
      <w:r w:rsidRPr="00AD5C53">
        <w:rPr>
          <w:noProof/>
        </w:rPr>
        <w:drawing>
          <wp:inline distT="0" distB="0" distL="0" distR="0" wp14:anchorId="7A5259D3" wp14:editId="5EEF3168">
            <wp:extent cx="3340100" cy="34860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9956" cy="366331"/>
                    </a:xfrm>
                    <a:prstGeom prst="rect">
                      <a:avLst/>
                    </a:prstGeom>
                  </pic:spPr>
                </pic:pic>
              </a:graphicData>
            </a:graphic>
          </wp:inline>
        </w:drawing>
      </w:r>
    </w:p>
    <w:p w14:paraId="09A8FD0D" w14:textId="1428CCA8" w:rsidR="00FA34CC" w:rsidRPr="00AD5C53" w:rsidRDefault="00C66993" w:rsidP="00FA34CC">
      <w:pPr>
        <w:pStyle w:val="a7"/>
        <w:numPr>
          <w:ilvl w:val="0"/>
          <w:numId w:val="4"/>
        </w:numPr>
      </w:pPr>
      <w:r w:rsidRPr="00AD5C53">
        <w:t>New rhythm</w:t>
      </w:r>
      <w:r w:rsidR="00FA34CC" w:rsidRPr="00AD5C53">
        <w:t xml:space="preserve">: </w:t>
      </w:r>
      <w:r w:rsidR="00FA34CC" w:rsidRPr="00AD5C53">
        <w:rPr>
          <w:noProof/>
        </w:rPr>
        <w:drawing>
          <wp:inline distT="0" distB="0" distL="0" distR="0" wp14:anchorId="6B886F87" wp14:editId="213B88F2">
            <wp:extent cx="901700" cy="261562"/>
            <wp:effectExtent l="0" t="0" r="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49134" cy="275321"/>
                    </a:xfrm>
                    <a:prstGeom prst="rect">
                      <a:avLst/>
                    </a:prstGeom>
                  </pic:spPr>
                </pic:pic>
              </a:graphicData>
            </a:graphic>
          </wp:inline>
        </w:drawing>
      </w:r>
    </w:p>
    <w:p w14:paraId="61F16AF3" w14:textId="7DB11917" w:rsidR="00FA34CC" w:rsidRPr="00AD5C53" w:rsidRDefault="00C66993" w:rsidP="0081218F">
      <w:pPr>
        <w:ind w:firstLine="360"/>
      </w:pPr>
      <w:r w:rsidRPr="00AD5C53">
        <w:rPr>
          <w:b/>
          <w:u w:val="single"/>
        </w:rPr>
        <w:t>Exception</w:t>
      </w:r>
      <w:r w:rsidR="009763DB" w:rsidRPr="00AD5C53">
        <w:t>:</w:t>
      </w:r>
    </w:p>
    <w:p w14:paraId="2591EBF0" w14:textId="555DD90E" w:rsidR="009763DB" w:rsidRPr="00AD5C53" w:rsidRDefault="00C66993" w:rsidP="0081218F">
      <w:pPr>
        <w:ind w:firstLine="360"/>
      </w:pPr>
      <w:bookmarkStart w:id="131" w:name="OLE_LINK150"/>
      <w:bookmarkStart w:id="132" w:name="OLE_LINK151"/>
      <w:r w:rsidRPr="00AD5C53">
        <w:t xml:space="preserve">This rhythm is allowed at voice start: </w:t>
      </w:r>
      <w:r w:rsidR="009763DB" w:rsidRPr="00AD5C53">
        <w:rPr>
          <w:noProof/>
        </w:rPr>
        <w:drawing>
          <wp:inline distT="0" distB="0" distL="0" distR="0" wp14:anchorId="7941B60B" wp14:editId="7450F8AB">
            <wp:extent cx="603250" cy="212509"/>
            <wp:effectExtent l="0" t="0" r="635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6684" cy="220764"/>
                    </a:xfrm>
                    <a:prstGeom prst="rect">
                      <a:avLst/>
                    </a:prstGeom>
                  </pic:spPr>
                </pic:pic>
              </a:graphicData>
            </a:graphic>
          </wp:inline>
        </w:drawing>
      </w:r>
      <w:r w:rsidR="009763DB" w:rsidRPr="00AD5C53">
        <w:t xml:space="preserve"> </w:t>
      </w:r>
      <w:r w:rsidRPr="00AD5C53">
        <w:t xml:space="preserve">This allows three voices to start in a single measure. </w:t>
      </w:r>
    </w:p>
    <w:p w14:paraId="5096C401" w14:textId="544DF4D6" w:rsidR="00296BB0" w:rsidRPr="00AD5C53" w:rsidRDefault="002323DD" w:rsidP="00E2756A">
      <w:pPr>
        <w:pStyle w:val="3"/>
        <w:rPr>
          <w:lang w:val="en-US"/>
        </w:rPr>
      </w:pPr>
      <w:bookmarkStart w:id="133" w:name="_Toc529284361"/>
      <w:bookmarkEnd w:id="131"/>
      <w:bookmarkEnd w:id="132"/>
      <w:r w:rsidRPr="00AD5C53">
        <w:rPr>
          <w:lang w:val="en-US"/>
        </w:rPr>
        <w:t>Rhythms distribution</w:t>
      </w:r>
      <w:bookmarkEnd w:id="133"/>
    </w:p>
    <w:p w14:paraId="4C27B8AD" w14:textId="6152F864" w:rsidR="002323DD" w:rsidRPr="00AD5C53" w:rsidRDefault="002323DD" w:rsidP="00296BB0">
      <w:pPr>
        <w:pStyle w:val="a7"/>
        <w:numPr>
          <w:ilvl w:val="0"/>
          <w:numId w:val="6"/>
        </w:numPr>
      </w:pPr>
      <w:r w:rsidRPr="00AD5C53">
        <w:t>In a single voice neighboring measures should not have the same rhythm. It is not allowed to use more than 3 half notes or more than 7 quarter notes in two consecutive measures</w:t>
      </w:r>
      <w:r w:rsidRPr="00AD5C53">
        <w:rPr>
          <w:rStyle w:val="a5"/>
        </w:rPr>
        <w:footnoteReference w:id="6"/>
      </w:r>
      <w:r w:rsidRPr="00AD5C53">
        <w:t>. Also, it is not allowed to write two syncopations in a row.</w:t>
      </w:r>
    </w:p>
    <w:p w14:paraId="76AC204E" w14:textId="0A48088B" w:rsidR="00123FA3" w:rsidRPr="00AD5C53" w:rsidRDefault="002323DD" w:rsidP="00EE217A">
      <w:pPr>
        <w:pStyle w:val="a7"/>
        <w:numPr>
          <w:ilvl w:val="0"/>
          <w:numId w:val="6"/>
        </w:numPr>
      </w:pPr>
      <w:r w:rsidRPr="00AD5C53">
        <w:t>Two voices should not have same rhythm in the same measure. Starting from three voices</w:t>
      </w:r>
      <w:r w:rsidR="00AF7103" w:rsidRPr="00AD5C53">
        <w:t xml:space="preserve"> and above</w:t>
      </w:r>
      <w:r w:rsidRPr="00AD5C53">
        <w:t>, each beat (quarter) should be marked with note start in any voice. Suspension gets rid of this obligation:</w:t>
      </w:r>
    </w:p>
    <w:p w14:paraId="323DBCC9" w14:textId="47AF0F7E" w:rsidR="00C9490B" w:rsidRPr="00AD5C53" w:rsidRDefault="008B0679" w:rsidP="008B0679">
      <w:pPr>
        <w:jc w:val="center"/>
      </w:pPr>
      <w:r w:rsidRPr="00AD5C53">
        <w:rPr>
          <w:noProof/>
        </w:rPr>
        <w:drawing>
          <wp:inline distT="0" distB="0" distL="0" distR="0" wp14:anchorId="21F23103" wp14:editId="7C246E8B">
            <wp:extent cx="2994659" cy="891540"/>
            <wp:effectExtent l="114300" t="114300" r="111125" b="1181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19122" cy="898823"/>
                    </a:xfrm>
                    <a:prstGeom prst="rect">
                      <a:avLst/>
                    </a:prstGeom>
                    <a:effectLst>
                      <a:glow rad="101600">
                        <a:schemeClr val="accent6">
                          <a:satMod val="175000"/>
                          <a:alpha val="40000"/>
                        </a:schemeClr>
                      </a:glow>
                    </a:effectLst>
                  </pic:spPr>
                </pic:pic>
              </a:graphicData>
            </a:graphic>
          </wp:inline>
        </w:drawing>
      </w:r>
    </w:p>
    <w:p w14:paraId="0166EDC5" w14:textId="54ED3D07" w:rsidR="001174D5" w:rsidRPr="00AD5C53" w:rsidRDefault="002323DD" w:rsidP="001174D5">
      <w:pPr>
        <w:ind w:firstLine="360"/>
      </w:pPr>
      <w:r w:rsidRPr="00AD5C53">
        <w:rPr>
          <w:b/>
          <w:u w:val="single"/>
        </w:rPr>
        <w:t>Exception</w:t>
      </w:r>
      <w:r w:rsidR="001174D5" w:rsidRPr="00AD5C53">
        <w:t>:</w:t>
      </w:r>
    </w:p>
    <w:p w14:paraId="41B61596" w14:textId="51B47602" w:rsidR="001174D5" w:rsidRPr="00AD5C53" w:rsidRDefault="002323DD" w:rsidP="001174D5">
      <w:bookmarkStart w:id="134" w:name="OLE_LINK154"/>
      <w:bookmarkStart w:id="135" w:name="OLE_LINK155"/>
      <w:r w:rsidRPr="00AD5C53">
        <w:t xml:space="preserve">Starting from 5 voices </w:t>
      </w:r>
      <w:r w:rsidR="009B706D" w:rsidRPr="00AD5C53">
        <w:t xml:space="preserve">and above </w:t>
      </w:r>
      <w:r w:rsidRPr="00AD5C53">
        <w:t>half notes and quarter notes can be imposed over each other.</w:t>
      </w:r>
    </w:p>
    <w:bookmarkEnd w:id="134"/>
    <w:bookmarkEnd w:id="135"/>
    <w:p w14:paraId="382AAA21" w14:textId="77777777" w:rsidR="00F14D61" w:rsidRPr="00AD5C53" w:rsidRDefault="00F14D61">
      <w:pPr>
        <w:rPr>
          <w:rFonts w:asciiTheme="majorHAnsi" w:eastAsiaTheme="majorEastAsia" w:hAnsiTheme="majorHAnsi" w:cstheme="majorBidi"/>
          <w:color w:val="1F4D78" w:themeColor="accent1" w:themeShade="7F"/>
          <w:sz w:val="24"/>
          <w:szCs w:val="24"/>
        </w:rPr>
      </w:pPr>
      <w:r w:rsidRPr="00AD5C53">
        <w:br w:type="page"/>
      </w:r>
    </w:p>
    <w:p w14:paraId="634239FF" w14:textId="5A296DD8" w:rsidR="00317685" w:rsidRPr="00AD5C53" w:rsidRDefault="00290B0B" w:rsidP="00E2756A">
      <w:pPr>
        <w:pStyle w:val="1"/>
        <w:rPr>
          <w:lang w:val="en-US"/>
        </w:rPr>
      </w:pPr>
      <w:bookmarkStart w:id="136" w:name="_Toc529284362"/>
      <w:r w:rsidRPr="00AD5C53">
        <w:rPr>
          <w:lang w:val="en-US"/>
        </w:rPr>
        <w:lastRenderedPageBreak/>
        <w:t>Melodic rules</w:t>
      </w:r>
      <w:bookmarkEnd w:id="136"/>
    </w:p>
    <w:p w14:paraId="7EB7DB47" w14:textId="238334C1" w:rsidR="00317685" w:rsidRPr="00AD5C53" w:rsidRDefault="00290B0B" w:rsidP="00E2756A">
      <w:pPr>
        <w:pStyle w:val="3"/>
        <w:rPr>
          <w:lang w:val="en-US"/>
        </w:rPr>
      </w:pPr>
      <w:bookmarkStart w:id="137" w:name="_Toc529284363"/>
      <w:r w:rsidRPr="00AD5C53">
        <w:rPr>
          <w:lang w:val="en-US"/>
        </w:rPr>
        <w:t>Stepwise movement</w:t>
      </w:r>
      <w:bookmarkEnd w:id="137"/>
    </w:p>
    <w:p w14:paraId="6E64255B" w14:textId="148FCAC7" w:rsidR="00317685" w:rsidRPr="00AD5C53" w:rsidRDefault="00290B0B" w:rsidP="00317685">
      <w:pPr>
        <w:ind w:firstLine="360"/>
      </w:pPr>
      <w:r w:rsidRPr="00AD5C53">
        <w:t xml:space="preserve">The stepwise movement should be used as much as possible. The stepwise movement in conjunction with the contrary movement comprises the </w:t>
      </w:r>
      <w:r w:rsidR="00067707" w:rsidRPr="00AD5C53">
        <w:t>essence</w:t>
      </w:r>
      <w:r w:rsidRPr="00AD5C53">
        <w:t xml:space="preserve"> of the counterpoint.</w:t>
      </w:r>
    </w:p>
    <w:p w14:paraId="53B9C565" w14:textId="7FE47CD5" w:rsidR="00317685" w:rsidRPr="00AD5C53" w:rsidRDefault="00290B0B" w:rsidP="00E2756A">
      <w:pPr>
        <w:pStyle w:val="3"/>
        <w:rPr>
          <w:lang w:val="en-US"/>
        </w:rPr>
      </w:pPr>
      <w:bookmarkStart w:id="138" w:name="_Toc529284364"/>
      <w:r w:rsidRPr="00AD5C53">
        <w:rPr>
          <w:lang w:val="en-US"/>
        </w:rPr>
        <w:t>Leaps</w:t>
      </w:r>
      <w:bookmarkEnd w:id="138"/>
    </w:p>
    <w:p w14:paraId="16857155" w14:textId="627DFBF4" w:rsidR="00317685" w:rsidRPr="00AD5C53" w:rsidRDefault="00290B0B" w:rsidP="00317685">
      <w:pPr>
        <w:ind w:firstLine="360"/>
      </w:pPr>
      <w:r w:rsidRPr="00AD5C53">
        <w:t xml:space="preserve">Leaps should be avoided for as long as possible, especially between shorter notes. Leaps from a </w:t>
      </w:r>
      <w:r w:rsidR="004056E9">
        <w:t>quaver</w:t>
      </w:r>
      <w:r w:rsidRPr="00AD5C53">
        <w:t xml:space="preserve"> or to a </w:t>
      </w:r>
      <w:r w:rsidR="004056E9">
        <w:t>quaver</w:t>
      </w:r>
      <w:r w:rsidRPr="00AD5C53">
        <w:t xml:space="preserve"> are prohibited.</w:t>
      </w:r>
    </w:p>
    <w:p w14:paraId="7B314EB9" w14:textId="7C98EF9A" w:rsidR="00317685" w:rsidRPr="00AD5C53" w:rsidRDefault="00290B0B" w:rsidP="00317685">
      <w:pPr>
        <w:ind w:firstLine="360"/>
      </w:pPr>
      <w:r w:rsidRPr="00AD5C53">
        <w:t>Arpeggios are prohibited in a melodic line</w:t>
      </w:r>
      <w:r w:rsidR="00317685" w:rsidRPr="00AD5C53">
        <w:t>.</w:t>
      </w:r>
    </w:p>
    <w:p w14:paraId="5D727865" w14:textId="1BA05F4D" w:rsidR="00317685" w:rsidRPr="00AD5C53" w:rsidRDefault="00317685" w:rsidP="00317685">
      <w:pPr>
        <w:ind w:firstLine="360"/>
      </w:pPr>
      <w:r w:rsidRPr="00AD5C53">
        <w:rPr>
          <w:noProof/>
        </w:rPr>
        <w:drawing>
          <wp:inline distT="0" distB="0" distL="0" distR="0" wp14:anchorId="2B97506A" wp14:editId="055598AB">
            <wp:extent cx="5384800" cy="492963"/>
            <wp:effectExtent l="114300" t="114300" r="120650" b="1168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14918" cy="504875"/>
                    </a:xfrm>
                    <a:prstGeom prst="rect">
                      <a:avLst/>
                    </a:prstGeom>
                    <a:effectLst>
                      <a:glow rad="101600">
                        <a:schemeClr val="accent2">
                          <a:satMod val="175000"/>
                          <a:alpha val="40000"/>
                        </a:schemeClr>
                      </a:glow>
                    </a:effectLst>
                  </pic:spPr>
                </pic:pic>
              </a:graphicData>
            </a:graphic>
          </wp:inline>
        </w:drawing>
      </w:r>
    </w:p>
    <w:p w14:paraId="7274BFEC" w14:textId="668AAC20" w:rsidR="00317685" w:rsidRPr="00AD5C53" w:rsidRDefault="00290B0B" w:rsidP="00317685">
      <w:pPr>
        <w:ind w:firstLine="360"/>
      </w:pPr>
      <w:r w:rsidRPr="00AD5C53">
        <w:t>Exception: arpeggio is allowed when melody direction changes</w:t>
      </w:r>
      <w:r w:rsidR="00317685" w:rsidRPr="00AD5C53">
        <w:t>:</w:t>
      </w:r>
    </w:p>
    <w:p w14:paraId="19443CEC" w14:textId="23B00C9A" w:rsidR="00317685" w:rsidRPr="00AD5C53" w:rsidRDefault="00317685" w:rsidP="00317685">
      <w:pPr>
        <w:ind w:firstLine="360"/>
      </w:pPr>
      <w:r w:rsidRPr="00AD5C53">
        <w:rPr>
          <w:noProof/>
        </w:rPr>
        <w:drawing>
          <wp:inline distT="0" distB="0" distL="0" distR="0" wp14:anchorId="35F0EDE3" wp14:editId="58E0C835">
            <wp:extent cx="5340350" cy="458028"/>
            <wp:effectExtent l="114300" t="114300" r="107950" b="11366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30236" cy="465737"/>
                    </a:xfrm>
                    <a:prstGeom prst="rect">
                      <a:avLst/>
                    </a:prstGeom>
                    <a:effectLst>
                      <a:glow rad="101600">
                        <a:schemeClr val="accent6">
                          <a:satMod val="175000"/>
                          <a:alpha val="40000"/>
                        </a:schemeClr>
                      </a:glow>
                    </a:effectLst>
                  </pic:spPr>
                </pic:pic>
              </a:graphicData>
            </a:graphic>
          </wp:inline>
        </w:drawing>
      </w:r>
    </w:p>
    <w:p w14:paraId="33E03C86" w14:textId="5073D6CD" w:rsidR="00317685" w:rsidRPr="00AD5C53" w:rsidRDefault="00290B0B" w:rsidP="00E2756A">
      <w:pPr>
        <w:pStyle w:val="3"/>
        <w:rPr>
          <w:lang w:val="en-US"/>
        </w:rPr>
      </w:pPr>
      <w:bookmarkStart w:id="139" w:name="_Toc529284365"/>
      <w:bookmarkStart w:id="140" w:name="OLE_LINK31"/>
      <w:bookmarkStart w:id="141" w:name="OLE_LINK32"/>
      <w:r w:rsidRPr="00AD5C53">
        <w:rPr>
          <w:lang w:val="en-US"/>
        </w:rPr>
        <w:t>Leaps between measures</w:t>
      </w:r>
      <w:bookmarkEnd w:id="139"/>
    </w:p>
    <w:p w14:paraId="76958E3D" w14:textId="22D56A43" w:rsidR="00937167" w:rsidRPr="00AD5C53" w:rsidRDefault="00290B0B" w:rsidP="00937167">
      <w:pPr>
        <w:ind w:firstLine="360"/>
      </w:pPr>
      <w:r w:rsidRPr="00AD5C53">
        <w:t>Leaps between measures should be particularly avoided, especially from or two shorter notes (shorter than half note).</w:t>
      </w:r>
    </w:p>
    <w:bookmarkEnd w:id="140"/>
    <w:bookmarkEnd w:id="141"/>
    <w:p w14:paraId="60007321" w14:textId="08414506" w:rsidR="005B7A63" w:rsidRPr="00AD5C53" w:rsidRDefault="00290B0B" w:rsidP="00937167">
      <w:pPr>
        <w:ind w:firstLine="360"/>
      </w:pPr>
      <w:r w:rsidRPr="00AD5C53">
        <w:rPr>
          <w:b/>
          <w:u w:val="single"/>
        </w:rPr>
        <w:t>Exception</w:t>
      </w:r>
      <w:r w:rsidR="005B7A63" w:rsidRPr="00AD5C53">
        <w:t>:</w:t>
      </w:r>
    </w:p>
    <w:p w14:paraId="241AE078" w14:textId="3AE4539B" w:rsidR="005B7A63" w:rsidRPr="00AD5C53" w:rsidRDefault="00290B0B" w:rsidP="00937167">
      <w:pPr>
        <w:ind w:firstLine="360"/>
      </w:pPr>
      <w:r w:rsidRPr="00AD5C53">
        <w:t>Leaps are allowed between measures, if melody moves in an opposite direction before the leap</w:t>
      </w:r>
      <w:commentRangeStart w:id="142"/>
      <w:r w:rsidR="00442DFA" w:rsidRPr="00AD5C53">
        <w:rPr>
          <w:rStyle w:val="a5"/>
        </w:rPr>
        <w:footnoteReference w:id="7"/>
      </w:r>
      <w:commentRangeEnd w:id="142"/>
      <w:r w:rsidR="00442DFA" w:rsidRPr="00AD5C53">
        <w:rPr>
          <w:rStyle w:val="a8"/>
        </w:rPr>
        <w:commentReference w:id="142"/>
      </w:r>
      <w:r w:rsidR="00F3553A" w:rsidRPr="00AD5C53">
        <w:t>:</w:t>
      </w:r>
    </w:p>
    <w:p w14:paraId="5CDE4E8A" w14:textId="3571F3AF" w:rsidR="00F3553A" w:rsidRPr="00AD5C53" w:rsidRDefault="00F3553A" w:rsidP="00097D2B">
      <w:pPr>
        <w:ind w:firstLine="360"/>
        <w:jc w:val="center"/>
      </w:pPr>
      <w:r w:rsidRPr="00AD5C53">
        <w:rPr>
          <w:noProof/>
        </w:rPr>
        <w:drawing>
          <wp:inline distT="0" distB="0" distL="0" distR="0" wp14:anchorId="6F9E4A14" wp14:editId="14E43790">
            <wp:extent cx="5251450" cy="491053"/>
            <wp:effectExtent l="114300" t="114300" r="120650" b="1187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9048" cy="511400"/>
                    </a:xfrm>
                    <a:prstGeom prst="rect">
                      <a:avLst/>
                    </a:prstGeom>
                    <a:effectLst>
                      <a:glow rad="101600">
                        <a:schemeClr val="accent6">
                          <a:satMod val="175000"/>
                          <a:alpha val="40000"/>
                        </a:schemeClr>
                      </a:glow>
                    </a:effectLst>
                  </pic:spPr>
                </pic:pic>
              </a:graphicData>
            </a:graphic>
          </wp:inline>
        </w:drawing>
      </w:r>
    </w:p>
    <w:p w14:paraId="36A65D85" w14:textId="4C9F7B67" w:rsidR="00A139DF" w:rsidRPr="00AD5C53" w:rsidRDefault="00290B0B" w:rsidP="00E2756A">
      <w:pPr>
        <w:pStyle w:val="3"/>
        <w:rPr>
          <w:lang w:val="en-US"/>
        </w:rPr>
      </w:pPr>
      <w:bookmarkStart w:id="143" w:name="_Toc529284366"/>
      <w:r w:rsidRPr="00AD5C53">
        <w:rPr>
          <w:lang w:val="en-US"/>
        </w:rPr>
        <w:t xml:space="preserve">Melodic intervals between </w:t>
      </w:r>
      <w:r w:rsidR="009C1C9E" w:rsidRPr="00AD5C53">
        <w:rPr>
          <w:lang w:val="en-US"/>
        </w:rPr>
        <w:t xml:space="preserve">two </w:t>
      </w:r>
      <w:r w:rsidRPr="00AD5C53">
        <w:rPr>
          <w:lang w:val="en-US"/>
        </w:rPr>
        <w:t>sequential notes</w:t>
      </w:r>
      <w:bookmarkEnd w:id="143"/>
    </w:p>
    <w:p w14:paraId="571819B8" w14:textId="497D7E06" w:rsidR="006C7955" w:rsidRPr="00AD5C53" w:rsidRDefault="00290B0B" w:rsidP="006C7955">
      <w:pPr>
        <w:pStyle w:val="a7"/>
        <w:numPr>
          <w:ilvl w:val="0"/>
          <w:numId w:val="8"/>
        </w:numPr>
      </w:pPr>
      <w:r w:rsidRPr="00AD5C53">
        <w:t>Allowed</w:t>
      </w:r>
      <w:r w:rsidR="006C7955" w:rsidRPr="00AD5C53">
        <w:t>:</w:t>
      </w:r>
    </w:p>
    <w:p w14:paraId="362A9E3D" w14:textId="30076098" w:rsidR="00A139DF" w:rsidRPr="00AD5C53" w:rsidRDefault="00290B0B" w:rsidP="006C7955">
      <w:pPr>
        <w:pStyle w:val="a7"/>
        <w:numPr>
          <w:ilvl w:val="1"/>
          <w:numId w:val="8"/>
        </w:numPr>
      </w:pPr>
      <w:r w:rsidRPr="00AD5C53">
        <w:t>Minor, major and perfect intervals less or equal to minor 6th (minor 3rd, major 3rd, perfect 4th, perfect 5th, minor 6th)</w:t>
      </w:r>
      <w:r w:rsidR="00A139DF" w:rsidRPr="00AD5C53">
        <w:t>.</w:t>
      </w:r>
    </w:p>
    <w:p w14:paraId="710698E7" w14:textId="025D4DFF" w:rsidR="006C7955" w:rsidRPr="00AD5C53" w:rsidRDefault="00290B0B" w:rsidP="006C7955">
      <w:pPr>
        <w:pStyle w:val="a7"/>
        <w:numPr>
          <w:ilvl w:val="1"/>
          <w:numId w:val="8"/>
        </w:numPr>
      </w:pPr>
      <w:r w:rsidRPr="00AD5C53">
        <w:t>Perfect octave</w:t>
      </w:r>
      <w:r w:rsidR="006C7955" w:rsidRPr="00AD5C53">
        <w:t>.</w:t>
      </w:r>
    </w:p>
    <w:p w14:paraId="2B41EED9" w14:textId="267CA8D0" w:rsidR="007C00FA" w:rsidRPr="00AD5C53" w:rsidRDefault="007C00FA" w:rsidP="007C00FA">
      <w:r w:rsidRPr="00AD5C53">
        <w:rPr>
          <w:noProof/>
        </w:rPr>
        <w:lastRenderedPageBreak/>
        <w:drawing>
          <wp:inline distT="0" distB="0" distL="0" distR="0" wp14:anchorId="7395D2BA" wp14:editId="733C6E88">
            <wp:extent cx="6152515" cy="378460"/>
            <wp:effectExtent l="114300" t="114300" r="114935" b="1168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2515" cy="378460"/>
                    </a:xfrm>
                    <a:prstGeom prst="rect">
                      <a:avLst/>
                    </a:prstGeom>
                    <a:effectLst>
                      <a:glow rad="101600">
                        <a:schemeClr val="accent6">
                          <a:satMod val="175000"/>
                          <a:alpha val="40000"/>
                        </a:schemeClr>
                      </a:glow>
                    </a:effectLst>
                  </pic:spPr>
                </pic:pic>
              </a:graphicData>
            </a:graphic>
          </wp:inline>
        </w:drawing>
      </w:r>
    </w:p>
    <w:p w14:paraId="04BB97C8" w14:textId="64219B25" w:rsidR="006C7955" w:rsidRPr="00AD5C53" w:rsidRDefault="00290B0B" w:rsidP="006C7955">
      <w:pPr>
        <w:pStyle w:val="a7"/>
        <w:numPr>
          <w:ilvl w:val="0"/>
          <w:numId w:val="8"/>
        </w:numPr>
      </w:pPr>
      <w:r w:rsidRPr="00AD5C53">
        <w:t>Prohibited</w:t>
      </w:r>
      <w:r w:rsidR="006C7955" w:rsidRPr="00AD5C53">
        <w:t>:</w:t>
      </w:r>
    </w:p>
    <w:p w14:paraId="0F946AA9" w14:textId="13640927" w:rsidR="006C7955" w:rsidRPr="00AD5C53" w:rsidRDefault="009D45F5" w:rsidP="006C7955">
      <w:pPr>
        <w:pStyle w:val="a7"/>
        <w:numPr>
          <w:ilvl w:val="1"/>
          <w:numId w:val="8"/>
        </w:numPr>
      </w:pPr>
      <w:r w:rsidRPr="00AD5C53">
        <w:t>Chromatic intervals</w:t>
      </w:r>
      <w:r w:rsidR="006C7955" w:rsidRPr="00AD5C53">
        <w:tab/>
      </w:r>
    </w:p>
    <w:p w14:paraId="1AA42FA7" w14:textId="45EADDFE" w:rsidR="00335E02" w:rsidRPr="00AD5C53" w:rsidRDefault="009D45F5" w:rsidP="00335E02">
      <w:pPr>
        <w:pStyle w:val="a7"/>
        <w:numPr>
          <w:ilvl w:val="2"/>
          <w:numId w:val="8"/>
        </w:numPr>
      </w:pPr>
      <w:r w:rsidRPr="00AD5C53">
        <w:t>intervals formed by non-diatonic notes</w:t>
      </w:r>
      <w:r w:rsidR="00335E02" w:rsidRPr="00AD5C53">
        <w:t>;</w:t>
      </w:r>
    </w:p>
    <w:p w14:paraId="2AE5A63A" w14:textId="09A5AF28" w:rsidR="006C7955" w:rsidRPr="00AD5C53" w:rsidRDefault="009D45F5" w:rsidP="006C7955">
      <w:pPr>
        <w:pStyle w:val="a7"/>
        <w:numPr>
          <w:ilvl w:val="2"/>
          <w:numId w:val="8"/>
        </w:numPr>
      </w:pPr>
      <w:r w:rsidRPr="00AD5C53">
        <w:t>intervals between altered and non-altered forms of the same degree</w:t>
      </w:r>
      <w:r w:rsidR="006C7955" w:rsidRPr="00AD5C53">
        <w:t>.</w:t>
      </w:r>
    </w:p>
    <w:p w14:paraId="4C6C117F" w14:textId="0AE5D657" w:rsidR="006C7955" w:rsidRPr="00AD5C53" w:rsidRDefault="009D45F5" w:rsidP="006C7955">
      <w:pPr>
        <w:pStyle w:val="a7"/>
        <w:numPr>
          <w:ilvl w:val="1"/>
          <w:numId w:val="8"/>
        </w:numPr>
      </w:pPr>
      <w:r w:rsidRPr="00AD5C53">
        <w:t>Diminished and augmented intervals</w:t>
      </w:r>
      <w:r w:rsidR="006C7955" w:rsidRPr="00AD5C53">
        <w:t>.</w:t>
      </w:r>
    </w:p>
    <w:p w14:paraId="6389B989" w14:textId="3819E0FC" w:rsidR="006C7955" w:rsidRPr="00AD5C53" w:rsidRDefault="009D45F5" w:rsidP="006C7955">
      <w:pPr>
        <w:pStyle w:val="a7"/>
        <w:numPr>
          <w:ilvl w:val="1"/>
          <w:numId w:val="8"/>
        </w:numPr>
      </w:pPr>
      <w:r w:rsidRPr="00AD5C53">
        <w:t>Intervals longer than minor 6th (except for perfect octave)</w:t>
      </w:r>
      <w:r w:rsidR="006C7955" w:rsidRPr="00AD5C53">
        <w:t>.</w:t>
      </w:r>
    </w:p>
    <w:p w14:paraId="1829A8A6" w14:textId="31F2114E" w:rsidR="00FD2A26" w:rsidRPr="00AD5C53" w:rsidRDefault="00FD2A26" w:rsidP="001174D5">
      <w:r w:rsidRPr="00AD5C53">
        <w:rPr>
          <w:noProof/>
        </w:rPr>
        <w:drawing>
          <wp:inline distT="0" distB="0" distL="0" distR="0" wp14:anchorId="3899A9DE" wp14:editId="5B67A356">
            <wp:extent cx="6152515" cy="381635"/>
            <wp:effectExtent l="114300" t="114300" r="114935" b="11366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2515" cy="381635"/>
                    </a:xfrm>
                    <a:prstGeom prst="rect">
                      <a:avLst/>
                    </a:prstGeom>
                    <a:effectLst>
                      <a:glow rad="101600">
                        <a:schemeClr val="accent2">
                          <a:satMod val="175000"/>
                          <a:alpha val="40000"/>
                        </a:schemeClr>
                      </a:glow>
                    </a:effectLst>
                  </pic:spPr>
                </pic:pic>
              </a:graphicData>
            </a:graphic>
          </wp:inline>
        </w:drawing>
      </w:r>
    </w:p>
    <w:p w14:paraId="2E8EA8DD" w14:textId="73FEFD6C" w:rsidR="00FD2A26" w:rsidRPr="00AD5C53" w:rsidRDefault="004F7275" w:rsidP="006872A0">
      <w:pPr>
        <w:ind w:firstLine="360"/>
      </w:pPr>
      <w:r w:rsidRPr="00AD5C53">
        <w:t>Leaps of an octave should not be abused</w:t>
      </w:r>
      <w:r w:rsidR="00F067E4" w:rsidRPr="00AD5C53">
        <w:rPr>
          <w:rStyle w:val="a8"/>
        </w:rPr>
        <w:commentReference w:id="144"/>
      </w:r>
      <w:r w:rsidR="006872A0" w:rsidRPr="00AD5C53">
        <w:t>.</w:t>
      </w:r>
    </w:p>
    <w:p w14:paraId="73571D27" w14:textId="04CC5192" w:rsidR="006872A0" w:rsidRPr="00AD5C53" w:rsidRDefault="004F7275" w:rsidP="006872A0">
      <w:pPr>
        <w:ind w:firstLine="360"/>
      </w:pPr>
      <w:r w:rsidRPr="00AD5C53">
        <w:rPr>
          <w:b/>
          <w:u w:val="single"/>
        </w:rPr>
        <w:t>Exception</w:t>
      </w:r>
      <w:r w:rsidR="006872A0" w:rsidRPr="00AD5C53">
        <w:t>:</w:t>
      </w:r>
    </w:p>
    <w:p w14:paraId="116B15AA" w14:textId="29EB6CBD" w:rsidR="006872A0" w:rsidRPr="00AD5C53" w:rsidRDefault="004F7275" w:rsidP="006872A0">
      <w:pPr>
        <w:ind w:firstLine="360"/>
      </w:pPr>
      <w:bookmarkStart w:id="145" w:name="OLE_LINK156"/>
      <w:bookmarkStart w:id="146" w:name="OLE_LINK157"/>
      <w:r w:rsidRPr="00AD5C53">
        <w:t xml:space="preserve">Starting from 6 voices </w:t>
      </w:r>
      <w:r w:rsidR="009B706D" w:rsidRPr="00AD5C53">
        <w:t xml:space="preserve">and above, </w:t>
      </w:r>
      <w:r w:rsidRPr="00AD5C53">
        <w:t xml:space="preserve">major 6th is allowed in difficult </w:t>
      </w:r>
      <w:r w:rsidR="00E631C1" w:rsidRPr="00AD5C53">
        <w:t>cases</w:t>
      </w:r>
      <w:r w:rsidR="006872A0" w:rsidRPr="00AD5C53">
        <w:t>.</w:t>
      </w:r>
    </w:p>
    <w:p w14:paraId="04555AA5" w14:textId="0A6DF204" w:rsidR="004B3A5B" w:rsidRPr="00AD5C53" w:rsidRDefault="009C1C9E" w:rsidP="00E2756A">
      <w:pPr>
        <w:pStyle w:val="3"/>
        <w:rPr>
          <w:lang w:val="en-US"/>
        </w:rPr>
      </w:pPr>
      <w:bookmarkStart w:id="147" w:name="_Toc529284367"/>
      <w:bookmarkEnd w:id="145"/>
      <w:bookmarkEnd w:id="146"/>
      <w:r w:rsidRPr="00AD5C53">
        <w:rPr>
          <w:lang w:val="en-US"/>
        </w:rPr>
        <w:t>Melodic intervals between more than two consecutive notes</w:t>
      </w:r>
      <w:bookmarkEnd w:id="147"/>
    </w:p>
    <w:p w14:paraId="52BE3350" w14:textId="36EA4385" w:rsidR="005E2747" w:rsidRPr="00AD5C53" w:rsidRDefault="009C1C9E" w:rsidP="005E2747">
      <w:pPr>
        <w:pStyle w:val="a7"/>
        <w:numPr>
          <w:ilvl w:val="0"/>
          <w:numId w:val="9"/>
        </w:numPr>
      </w:pPr>
      <w:r w:rsidRPr="00AD5C53">
        <w:t>Augmented 4th within 3 or 4 neighboring notes should be prepared or left by stepwise movement in the same direction</w:t>
      </w:r>
      <w:r w:rsidR="005E2747" w:rsidRPr="00AD5C53">
        <w:t>:</w:t>
      </w:r>
    </w:p>
    <w:p w14:paraId="11138E45" w14:textId="426DC11B" w:rsidR="00201C54" w:rsidRPr="00AD5C53" w:rsidRDefault="00201C54" w:rsidP="00097D2B">
      <w:pPr>
        <w:jc w:val="center"/>
      </w:pPr>
      <w:r w:rsidRPr="00AD5C53">
        <w:rPr>
          <w:noProof/>
        </w:rPr>
        <w:drawing>
          <wp:inline distT="0" distB="0" distL="0" distR="0" wp14:anchorId="5E25DD45" wp14:editId="21D9C603">
            <wp:extent cx="6152515" cy="429260"/>
            <wp:effectExtent l="114300" t="114300" r="114935" b="1231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52515" cy="429260"/>
                    </a:xfrm>
                    <a:prstGeom prst="rect">
                      <a:avLst/>
                    </a:prstGeom>
                    <a:effectLst>
                      <a:glow rad="101600">
                        <a:schemeClr val="accent6">
                          <a:satMod val="175000"/>
                          <a:alpha val="40000"/>
                        </a:schemeClr>
                      </a:glow>
                    </a:effectLst>
                  </pic:spPr>
                </pic:pic>
              </a:graphicData>
            </a:graphic>
          </wp:inline>
        </w:drawing>
      </w:r>
    </w:p>
    <w:p w14:paraId="079608B8" w14:textId="0820D3BD" w:rsidR="00201C54" w:rsidRPr="00AD5C53" w:rsidRDefault="00201C54" w:rsidP="00097D2B">
      <w:pPr>
        <w:jc w:val="center"/>
      </w:pPr>
      <w:r w:rsidRPr="00AD5C53">
        <w:rPr>
          <w:noProof/>
        </w:rPr>
        <w:drawing>
          <wp:inline distT="0" distB="0" distL="0" distR="0" wp14:anchorId="6E67AEB5" wp14:editId="6BC1F94B">
            <wp:extent cx="3213100" cy="424372"/>
            <wp:effectExtent l="114300" t="114300" r="120650" b="1092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99696" cy="435809"/>
                    </a:xfrm>
                    <a:prstGeom prst="rect">
                      <a:avLst/>
                    </a:prstGeom>
                    <a:effectLst>
                      <a:glow rad="101600">
                        <a:schemeClr val="accent2">
                          <a:satMod val="175000"/>
                          <a:alpha val="40000"/>
                        </a:schemeClr>
                      </a:glow>
                    </a:effectLst>
                  </pic:spPr>
                </pic:pic>
              </a:graphicData>
            </a:graphic>
          </wp:inline>
        </w:drawing>
      </w:r>
    </w:p>
    <w:p w14:paraId="1D979439" w14:textId="6A33EA89" w:rsidR="005E2747" w:rsidRPr="00AD5C53" w:rsidRDefault="009C1C9E" w:rsidP="005E2747">
      <w:pPr>
        <w:pStyle w:val="a7"/>
        <w:numPr>
          <w:ilvl w:val="0"/>
          <w:numId w:val="9"/>
        </w:numPr>
      </w:pPr>
      <w:r w:rsidRPr="00AD5C53">
        <w:t>Augmented 5th within four neighboring notes should be left by stepwise movement</w:t>
      </w:r>
      <w:r w:rsidR="005E2747" w:rsidRPr="00AD5C53">
        <w:rPr>
          <w:rStyle w:val="a8"/>
        </w:rPr>
        <w:commentReference w:id="148"/>
      </w:r>
      <w:r w:rsidR="005E2747" w:rsidRPr="00AD5C53">
        <w:t>:</w:t>
      </w:r>
    </w:p>
    <w:p w14:paraId="7076A2E8" w14:textId="2674D8C2" w:rsidR="005E2747" w:rsidRPr="00AD5C53" w:rsidRDefault="00140E3C" w:rsidP="00097D2B">
      <w:pPr>
        <w:jc w:val="center"/>
      </w:pPr>
      <w:r w:rsidRPr="00AD5C53">
        <w:rPr>
          <w:noProof/>
        </w:rPr>
        <w:drawing>
          <wp:inline distT="0" distB="0" distL="0" distR="0" wp14:anchorId="74680ECA" wp14:editId="60652CE6">
            <wp:extent cx="2530519" cy="466725"/>
            <wp:effectExtent l="114300" t="114300" r="117475" b="1047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30519" cy="466725"/>
                    </a:xfrm>
                    <a:prstGeom prst="rect">
                      <a:avLst/>
                    </a:prstGeom>
                    <a:effectLst>
                      <a:glow rad="101600">
                        <a:schemeClr val="accent6">
                          <a:satMod val="175000"/>
                          <a:alpha val="40000"/>
                        </a:schemeClr>
                      </a:glow>
                    </a:effectLst>
                  </pic:spPr>
                </pic:pic>
              </a:graphicData>
            </a:graphic>
          </wp:inline>
        </w:drawing>
      </w:r>
      <w:r w:rsidRPr="00AD5C53">
        <w:rPr>
          <w:noProof/>
        </w:rPr>
        <w:drawing>
          <wp:inline distT="0" distB="0" distL="0" distR="0" wp14:anchorId="5F50234E" wp14:editId="617C3F72">
            <wp:extent cx="2098040" cy="577850"/>
            <wp:effectExtent l="114300" t="114300" r="11176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 b="-32978"/>
                    <a:stretch/>
                  </pic:blipFill>
                  <pic:spPr bwMode="auto">
                    <a:xfrm>
                      <a:off x="0" y="0"/>
                      <a:ext cx="2107067" cy="580336"/>
                    </a:xfrm>
                    <a:prstGeom prst="rect">
                      <a:avLst/>
                    </a:prstGeom>
                    <a:ln>
                      <a:noFill/>
                    </a:ln>
                    <a:effectLst>
                      <a:glow rad="101600">
                        <a:srgbClr val="ED7D31">
                          <a:satMod val="175000"/>
                          <a:alpha val="40000"/>
                        </a:srgbClr>
                      </a:glow>
                    </a:effectLst>
                    <a:extLst>
                      <a:ext uri="{53640926-AAD7-44D8-BBD7-CCE9431645EC}">
                        <a14:shadowObscured xmlns:a14="http://schemas.microsoft.com/office/drawing/2010/main"/>
                      </a:ext>
                    </a:extLst>
                  </pic:spPr>
                </pic:pic>
              </a:graphicData>
            </a:graphic>
          </wp:inline>
        </w:drawing>
      </w:r>
    </w:p>
    <w:p w14:paraId="0D473F4D" w14:textId="32908250" w:rsidR="008120AA" w:rsidRPr="00AD5C53" w:rsidRDefault="0022726C" w:rsidP="008120AA">
      <w:pPr>
        <w:pStyle w:val="a7"/>
        <w:numPr>
          <w:ilvl w:val="0"/>
          <w:numId w:val="9"/>
        </w:numPr>
      </w:pPr>
      <w:r w:rsidRPr="00AD5C53">
        <w:t>7th and 9th within three notes should contain stepwise movement in the same direction</w:t>
      </w:r>
      <w:r w:rsidR="008120AA" w:rsidRPr="00AD5C53">
        <w:t>:</w:t>
      </w:r>
    </w:p>
    <w:p w14:paraId="0154204D" w14:textId="77777777" w:rsidR="008120AA" w:rsidRPr="00AD5C53" w:rsidRDefault="008120AA" w:rsidP="008120AA"/>
    <w:p w14:paraId="1367EDB6" w14:textId="6BAC5AF2" w:rsidR="008120AA" w:rsidRPr="00AD5C53" w:rsidRDefault="008120AA" w:rsidP="00097D2B">
      <w:pPr>
        <w:jc w:val="center"/>
      </w:pPr>
      <w:r w:rsidRPr="00AD5C53">
        <w:rPr>
          <w:noProof/>
        </w:rPr>
        <w:drawing>
          <wp:inline distT="0" distB="0" distL="0" distR="0" wp14:anchorId="15171A64" wp14:editId="325C20F1">
            <wp:extent cx="2768600" cy="330076"/>
            <wp:effectExtent l="114300" t="114300" r="107950" b="1085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02623" cy="369899"/>
                    </a:xfrm>
                    <a:prstGeom prst="rect">
                      <a:avLst/>
                    </a:prstGeom>
                    <a:effectLst>
                      <a:glow rad="101600">
                        <a:schemeClr val="accent6">
                          <a:satMod val="175000"/>
                          <a:alpha val="40000"/>
                        </a:schemeClr>
                      </a:glow>
                    </a:effectLst>
                  </pic:spPr>
                </pic:pic>
              </a:graphicData>
            </a:graphic>
          </wp:inline>
        </w:drawing>
      </w:r>
      <w:r w:rsidRPr="00AD5C53">
        <w:rPr>
          <w:noProof/>
        </w:rPr>
        <w:drawing>
          <wp:inline distT="0" distB="0" distL="0" distR="0" wp14:anchorId="13689F00" wp14:editId="2FA86BE0">
            <wp:extent cx="2813050" cy="334003"/>
            <wp:effectExtent l="114300" t="114300" r="101600" b="1238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6529" cy="354601"/>
                    </a:xfrm>
                    <a:prstGeom prst="rect">
                      <a:avLst/>
                    </a:prstGeom>
                    <a:effectLst>
                      <a:glow rad="101600">
                        <a:schemeClr val="accent2">
                          <a:satMod val="175000"/>
                          <a:alpha val="40000"/>
                        </a:schemeClr>
                      </a:glow>
                    </a:effectLst>
                  </pic:spPr>
                </pic:pic>
              </a:graphicData>
            </a:graphic>
          </wp:inline>
        </w:drawing>
      </w:r>
    </w:p>
    <w:p w14:paraId="7C255C36" w14:textId="405E4F69" w:rsidR="00AB441D" w:rsidRPr="00AD5C53" w:rsidRDefault="00AB441D" w:rsidP="008120AA">
      <w:pPr>
        <w:pStyle w:val="a7"/>
        <w:ind w:left="360"/>
      </w:pPr>
      <w:r w:rsidRPr="00AD5C53">
        <w:t xml:space="preserve">Under these conditions 7th suit perfectly irrespective of notes length. 9th suits perfectly in species 1 or 4, and also is possible in half notes, but </w:t>
      </w:r>
      <w:r w:rsidR="00D81315" w:rsidRPr="00AD5C53">
        <w:t>it should be avoided between quarter notes.</w:t>
      </w:r>
    </w:p>
    <w:p w14:paraId="04AE2048" w14:textId="52774CD3" w:rsidR="000D4D3F" w:rsidRPr="00AD5C53" w:rsidRDefault="00D81315" w:rsidP="008120AA">
      <w:pPr>
        <w:pStyle w:val="a7"/>
        <w:numPr>
          <w:ilvl w:val="0"/>
          <w:numId w:val="9"/>
        </w:numPr>
      </w:pPr>
      <w:r w:rsidRPr="00AD5C53">
        <w:t>Octave should be prepared and left by opposite movement, where possible</w:t>
      </w:r>
      <w:r w:rsidR="008270FD" w:rsidRPr="00AD5C53">
        <w:t>:</w:t>
      </w:r>
    </w:p>
    <w:p w14:paraId="10D651C8" w14:textId="3C83C6F7" w:rsidR="008270FD" w:rsidRPr="00AD5C53" w:rsidRDefault="008270FD" w:rsidP="00097D2B">
      <w:pPr>
        <w:jc w:val="center"/>
      </w:pPr>
      <w:r w:rsidRPr="00AD5C53">
        <w:rPr>
          <w:noProof/>
        </w:rPr>
        <w:lastRenderedPageBreak/>
        <w:drawing>
          <wp:inline distT="0" distB="0" distL="0" distR="0" wp14:anchorId="6D12D3D9" wp14:editId="30A8A58B">
            <wp:extent cx="2470150" cy="409255"/>
            <wp:effectExtent l="114300" t="114300" r="120650" b="1054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75814" cy="426761"/>
                    </a:xfrm>
                    <a:prstGeom prst="rect">
                      <a:avLst/>
                    </a:prstGeom>
                    <a:effectLst>
                      <a:glow rad="101600">
                        <a:schemeClr val="accent6">
                          <a:satMod val="175000"/>
                          <a:alpha val="40000"/>
                        </a:schemeClr>
                      </a:glow>
                    </a:effectLst>
                  </pic:spPr>
                </pic:pic>
              </a:graphicData>
            </a:graphic>
          </wp:inline>
        </w:drawing>
      </w:r>
      <w:r w:rsidRPr="00AD5C53">
        <w:rPr>
          <w:noProof/>
        </w:rPr>
        <w:drawing>
          <wp:inline distT="0" distB="0" distL="0" distR="0" wp14:anchorId="0B2957AE" wp14:editId="45E3493E">
            <wp:extent cx="2151016" cy="396240"/>
            <wp:effectExtent l="114300" t="114300" r="116205" b="1181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82371" cy="402016"/>
                    </a:xfrm>
                    <a:prstGeom prst="rect">
                      <a:avLst/>
                    </a:prstGeom>
                    <a:effectLst>
                      <a:glow rad="101600">
                        <a:schemeClr val="accent2">
                          <a:satMod val="175000"/>
                          <a:alpha val="40000"/>
                        </a:schemeClr>
                      </a:glow>
                    </a:effectLst>
                  </pic:spPr>
                </pic:pic>
              </a:graphicData>
            </a:graphic>
          </wp:inline>
        </w:drawing>
      </w:r>
    </w:p>
    <w:p w14:paraId="41477AFE" w14:textId="41DA19E7" w:rsidR="008270FD" w:rsidRPr="00AD5C53" w:rsidRDefault="00D81315" w:rsidP="008270FD">
      <w:pPr>
        <w:pStyle w:val="a7"/>
        <w:ind w:left="360"/>
      </w:pPr>
      <w:r w:rsidRPr="00AD5C53">
        <w:t xml:space="preserve">Two consecutive octave or 6th leaps are allowed in difficult </w:t>
      </w:r>
      <w:r w:rsidR="00B86D4E" w:rsidRPr="00AD5C53">
        <w:t>cases</w:t>
      </w:r>
      <w:r w:rsidR="008270FD" w:rsidRPr="00AD5C53">
        <w:t>:</w:t>
      </w:r>
    </w:p>
    <w:p w14:paraId="59DE5C9A" w14:textId="6577717E" w:rsidR="008270FD" w:rsidRPr="00AD5C53" w:rsidRDefault="008270FD" w:rsidP="008270FD">
      <w:pPr>
        <w:jc w:val="center"/>
      </w:pPr>
      <w:r w:rsidRPr="00AD5C53">
        <w:rPr>
          <w:noProof/>
        </w:rPr>
        <w:drawing>
          <wp:inline distT="0" distB="0" distL="0" distR="0" wp14:anchorId="3249DD98" wp14:editId="510443B2">
            <wp:extent cx="3644900" cy="426685"/>
            <wp:effectExtent l="114300" t="114300" r="107950" b="10731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43217" cy="449901"/>
                    </a:xfrm>
                    <a:prstGeom prst="rect">
                      <a:avLst/>
                    </a:prstGeom>
                    <a:effectLst>
                      <a:glow rad="101600">
                        <a:schemeClr val="accent4">
                          <a:satMod val="175000"/>
                          <a:alpha val="40000"/>
                        </a:schemeClr>
                      </a:glow>
                    </a:effectLst>
                  </pic:spPr>
                </pic:pic>
              </a:graphicData>
            </a:graphic>
          </wp:inline>
        </w:drawing>
      </w:r>
    </w:p>
    <w:p w14:paraId="4A44E1B1" w14:textId="52B15E68" w:rsidR="00AE135A" w:rsidRPr="00AD5C53" w:rsidRDefault="00D81315" w:rsidP="00E2756A">
      <w:pPr>
        <w:pStyle w:val="3"/>
        <w:rPr>
          <w:lang w:val="en-US"/>
        </w:rPr>
      </w:pPr>
      <w:bookmarkStart w:id="149" w:name="_Toc529284368"/>
      <w:r w:rsidRPr="00AD5C53">
        <w:rPr>
          <w:lang w:val="en-US"/>
        </w:rPr>
        <w:t>Obligatory note preparation</w:t>
      </w:r>
      <w:bookmarkEnd w:id="149"/>
    </w:p>
    <w:p w14:paraId="6169AB82" w14:textId="2FB68383" w:rsidR="008270FD" w:rsidRPr="00AD5C53" w:rsidRDefault="00AE26F5" w:rsidP="00C738BB">
      <w:pPr>
        <w:ind w:firstLine="360"/>
      </w:pPr>
      <w:r w:rsidRPr="00AD5C53">
        <w:t xml:space="preserve">Suspension is the only note that </w:t>
      </w:r>
      <w:r w:rsidR="009E4630" w:rsidRPr="00AD5C53">
        <w:t>has to</w:t>
      </w:r>
      <w:r w:rsidRPr="00AD5C53">
        <w:t xml:space="preserve"> be prepared obligatory. Preparing note should not be shorter than a half note</w:t>
      </w:r>
      <w:r w:rsidR="00AE135A" w:rsidRPr="00AD5C53">
        <w:t xml:space="preserve"> (</w:t>
      </w:r>
      <w:r w:rsidRPr="00AD5C53">
        <w:t xml:space="preserve">see </w:t>
      </w:r>
      <w:r w:rsidR="00AE135A" w:rsidRPr="00AD5C53">
        <w:t>§</w:t>
      </w:r>
      <w:r w:rsidR="00567758" w:rsidRPr="00AD5C53">
        <w:t xml:space="preserve"> </w:t>
      </w:r>
      <w:r w:rsidR="00AE135A" w:rsidRPr="00AD5C53">
        <w:t>63)</w:t>
      </w:r>
      <w:r w:rsidR="006C60CB" w:rsidRPr="00AD5C53">
        <w:t>.</w:t>
      </w:r>
    </w:p>
    <w:p w14:paraId="282BC205" w14:textId="7729A069" w:rsidR="00C738BB" w:rsidRPr="00AD5C53" w:rsidRDefault="00990709" w:rsidP="00E2756A">
      <w:pPr>
        <w:pStyle w:val="3"/>
        <w:rPr>
          <w:lang w:val="en-US"/>
        </w:rPr>
      </w:pPr>
      <w:bookmarkStart w:id="150" w:name="_Toc529284369"/>
      <w:r w:rsidRPr="00AD5C53">
        <w:rPr>
          <w:lang w:val="en-US"/>
        </w:rPr>
        <w:t>Obligatory movement between notes</w:t>
      </w:r>
      <w:bookmarkEnd w:id="150"/>
    </w:p>
    <w:p w14:paraId="0534C154" w14:textId="658D15BF" w:rsidR="00C738BB" w:rsidRPr="00AD5C53" w:rsidRDefault="00990709" w:rsidP="00C738BB">
      <w:pPr>
        <w:ind w:firstLine="360"/>
      </w:pPr>
      <w:r w:rsidRPr="00AD5C53">
        <w:t>All melodic notes (suspensions, passing and auxiliary tones) should be surrounded by stepwise movement (except double neighboring tones)</w:t>
      </w:r>
      <w:r w:rsidR="00C738BB" w:rsidRPr="00AD5C53">
        <w:t>.</w:t>
      </w:r>
      <w:r w:rsidRPr="00AD5C53">
        <w:t xml:space="preserve"> Harmonic do not have such a limitation and can be surrounded by leaps.</w:t>
      </w:r>
      <w:r w:rsidR="00093F4A" w:rsidRPr="00AD5C53">
        <w:t xml:space="preserve"> </w:t>
      </w:r>
      <w:r w:rsidRPr="00AD5C53">
        <w:t xml:space="preserve">Leading tone in counterpoint has to resolve to tonic only in cadence. Leading tone in counterpoint does not need to resolve </w:t>
      </w:r>
      <w:r w:rsidR="00782885" w:rsidRPr="00AD5C53">
        <w:t>within the exercise</w:t>
      </w:r>
      <w:r w:rsidRPr="00AD5C53">
        <w:t>.</w:t>
      </w:r>
    </w:p>
    <w:p w14:paraId="773EB5C6" w14:textId="7D495710" w:rsidR="00AA4614" w:rsidRPr="00AD5C53" w:rsidRDefault="00EB509A" w:rsidP="00E2756A">
      <w:pPr>
        <w:pStyle w:val="3"/>
        <w:rPr>
          <w:lang w:val="en-US"/>
        </w:rPr>
      </w:pPr>
      <w:bookmarkStart w:id="151" w:name="_Toc529284370"/>
      <w:r w:rsidRPr="00AD5C53">
        <w:rPr>
          <w:lang w:val="en-US"/>
        </w:rPr>
        <w:t>Notes repeat</w:t>
      </w:r>
      <w:bookmarkEnd w:id="151"/>
    </w:p>
    <w:p w14:paraId="3BD06D95" w14:textId="4B2A3CAA" w:rsidR="00AA4614" w:rsidRPr="00AD5C53" w:rsidRDefault="0005257A" w:rsidP="00AA4614">
      <w:pPr>
        <w:ind w:firstLine="360"/>
      </w:pPr>
      <w:r w:rsidRPr="00AD5C53">
        <w:t>Note should not be followed by note of the same pitch in any voice in any counterpoint species.</w:t>
      </w:r>
    </w:p>
    <w:p w14:paraId="2A0CADF5" w14:textId="08BD752F" w:rsidR="00AA4614" w:rsidRPr="00AD5C53" w:rsidRDefault="0014013D" w:rsidP="00AA4614">
      <w:pPr>
        <w:ind w:firstLine="360"/>
      </w:pPr>
      <w:bookmarkStart w:id="152" w:name="OLE_LINK158"/>
      <w:bookmarkStart w:id="153" w:name="OLE_LINK159"/>
      <w:r w:rsidRPr="00AD5C53">
        <w:t>Starting from 5 voices</w:t>
      </w:r>
      <w:r w:rsidR="009B706D" w:rsidRPr="00AD5C53">
        <w:t xml:space="preserve"> and above</w:t>
      </w:r>
      <w:r w:rsidRPr="00AD5C53">
        <w:t>, whole no</w:t>
      </w:r>
      <w:r w:rsidR="00FE41ED">
        <w:t xml:space="preserve">tes can be repeated in first </w:t>
      </w:r>
      <w:bookmarkStart w:id="154" w:name="_GoBack"/>
      <w:bookmarkEnd w:id="154"/>
      <w:r w:rsidR="00FE41ED">
        <w:t>species</w:t>
      </w:r>
      <w:commentRangeStart w:id="155"/>
      <w:r w:rsidR="00CB5A18" w:rsidRPr="00AD5C53">
        <w:rPr>
          <w:rStyle w:val="a5"/>
        </w:rPr>
        <w:footnoteReference w:id="8"/>
      </w:r>
      <w:commentRangeEnd w:id="155"/>
      <w:r w:rsidR="00584774" w:rsidRPr="00AD5C53">
        <w:rPr>
          <w:rStyle w:val="a8"/>
        </w:rPr>
        <w:commentReference w:id="155"/>
      </w:r>
      <w:r w:rsidR="00AA4614" w:rsidRPr="00AD5C53">
        <w:t xml:space="preserve">, </w:t>
      </w:r>
      <w:r w:rsidRPr="00AD5C53">
        <w:t>but such a repeat should be used as seldom as possible</w:t>
      </w:r>
      <w:r w:rsidR="00AA4614" w:rsidRPr="00AD5C53">
        <w:t>.</w:t>
      </w:r>
    </w:p>
    <w:p w14:paraId="1BB4F810" w14:textId="3DE47198" w:rsidR="00CB5A18" w:rsidRPr="00AD5C53" w:rsidRDefault="00017C8C" w:rsidP="00E2756A">
      <w:pPr>
        <w:pStyle w:val="3"/>
        <w:rPr>
          <w:lang w:val="en-US"/>
        </w:rPr>
      </w:pPr>
      <w:bookmarkStart w:id="156" w:name="_Toc529284371"/>
      <w:bookmarkEnd w:id="152"/>
      <w:bookmarkEnd w:id="153"/>
      <w:r w:rsidRPr="00AD5C53">
        <w:rPr>
          <w:lang w:val="en-US"/>
        </w:rPr>
        <w:t>Melody organization</w:t>
      </w:r>
      <w:bookmarkEnd w:id="156"/>
    </w:p>
    <w:p w14:paraId="133EE120" w14:textId="261F53A3" w:rsidR="00CB5A18" w:rsidRPr="00AD5C53" w:rsidRDefault="00E2291C" w:rsidP="00CB5A18">
      <w:pPr>
        <w:ind w:firstLine="360"/>
      </w:pPr>
      <w:r w:rsidRPr="00AD5C53">
        <w:t xml:space="preserve">Melody should develop </w:t>
      </w:r>
      <w:r w:rsidR="00467508" w:rsidRPr="00AD5C53">
        <w:t>permanently</w:t>
      </w:r>
      <w:r w:rsidRPr="00AD5C53">
        <w:t xml:space="preserve"> without symmetry or repeats.</w:t>
      </w:r>
    </w:p>
    <w:p w14:paraId="305CE80B" w14:textId="1FFB21FD" w:rsidR="00AA4614" w:rsidRPr="00AD5C53" w:rsidRDefault="00E2291C" w:rsidP="00C738BB">
      <w:pPr>
        <w:ind w:firstLine="360"/>
      </w:pPr>
      <w:r w:rsidRPr="00AD5C53">
        <w:t>The following should be avoided</w:t>
      </w:r>
      <w:r w:rsidR="00FE0E1E" w:rsidRPr="00AD5C53">
        <w:t>:</w:t>
      </w:r>
    </w:p>
    <w:p w14:paraId="3CFF90E4" w14:textId="494E98F1" w:rsidR="00FE0E1E" w:rsidRPr="00AD5C53" w:rsidRDefault="00E2291C" w:rsidP="00FE0E1E">
      <w:pPr>
        <w:pStyle w:val="a7"/>
        <w:numPr>
          <w:ilvl w:val="0"/>
          <w:numId w:val="10"/>
        </w:numPr>
      </w:pPr>
      <w:r w:rsidRPr="00AD5C53">
        <w:t xml:space="preserve">Regular leaps </w:t>
      </w:r>
      <w:r w:rsidR="00FE0E1E" w:rsidRPr="00AD5C53">
        <w:t>(</w:t>
      </w:r>
      <w:r w:rsidRPr="00AD5C53">
        <w:t>for example, after each 4 or 8 notes</w:t>
      </w:r>
      <w:r w:rsidR="00FE0E1E" w:rsidRPr="00AD5C53">
        <w:t>):</w:t>
      </w:r>
    </w:p>
    <w:p w14:paraId="7D8506BB" w14:textId="01367E73" w:rsidR="0061749F" w:rsidRPr="00AD5C53" w:rsidRDefault="0061749F" w:rsidP="0061749F">
      <w:pPr>
        <w:jc w:val="center"/>
      </w:pPr>
      <w:r w:rsidRPr="00AD5C53">
        <w:rPr>
          <w:noProof/>
        </w:rPr>
        <w:drawing>
          <wp:inline distT="0" distB="0" distL="0" distR="0" wp14:anchorId="229DAE5D" wp14:editId="2E1C6BA8">
            <wp:extent cx="6152515" cy="500380"/>
            <wp:effectExtent l="114300" t="114300" r="114935" b="10922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52515" cy="500380"/>
                    </a:xfrm>
                    <a:prstGeom prst="rect">
                      <a:avLst/>
                    </a:prstGeom>
                    <a:effectLst>
                      <a:glow rad="101600">
                        <a:schemeClr val="accent2">
                          <a:satMod val="175000"/>
                          <a:alpha val="40000"/>
                        </a:schemeClr>
                      </a:glow>
                    </a:effectLst>
                  </pic:spPr>
                </pic:pic>
              </a:graphicData>
            </a:graphic>
          </wp:inline>
        </w:drawing>
      </w:r>
    </w:p>
    <w:p w14:paraId="562EC896" w14:textId="00861578" w:rsidR="0061749F" w:rsidRPr="00AD5C53" w:rsidRDefault="00E2291C" w:rsidP="00FE0E1E">
      <w:pPr>
        <w:pStyle w:val="a7"/>
        <w:numPr>
          <w:ilvl w:val="0"/>
          <w:numId w:val="10"/>
        </w:numPr>
      </w:pPr>
      <w:r w:rsidRPr="00AD5C53">
        <w:t>Repeat of melodic fragments</w:t>
      </w:r>
      <w:r w:rsidR="0061749F" w:rsidRPr="00AD5C53">
        <w:t>:</w:t>
      </w:r>
    </w:p>
    <w:p w14:paraId="5E62EDC8" w14:textId="44A36042" w:rsidR="0061749F" w:rsidRPr="00AD5C53" w:rsidRDefault="0061749F" w:rsidP="0061749F">
      <w:pPr>
        <w:jc w:val="center"/>
      </w:pPr>
      <w:r w:rsidRPr="00AD5C53">
        <w:rPr>
          <w:noProof/>
        </w:rPr>
        <w:drawing>
          <wp:inline distT="0" distB="0" distL="0" distR="0" wp14:anchorId="4AB0968C" wp14:editId="66443503">
            <wp:extent cx="4238095" cy="438095"/>
            <wp:effectExtent l="114300" t="114300" r="105410" b="1149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38095" cy="438095"/>
                    </a:xfrm>
                    <a:prstGeom prst="rect">
                      <a:avLst/>
                    </a:prstGeom>
                    <a:effectLst>
                      <a:glow rad="101600">
                        <a:schemeClr val="accent2">
                          <a:satMod val="175000"/>
                          <a:alpha val="40000"/>
                        </a:schemeClr>
                      </a:glow>
                    </a:effectLst>
                  </pic:spPr>
                </pic:pic>
              </a:graphicData>
            </a:graphic>
          </wp:inline>
        </w:drawing>
      </w:r>
    </w:p>
    <w:p w14:paraId="1ED346F5" w14:textId="40B710E0" w:rsidR="0061749F" w:rsidRPr="00AD5C53" w:rsidRDefault="000138FC" w:rsidP="00FE0E1E">
      <w:pPr>
        <w:pStyle w:val="a7"/>
        <w:numPr>
          <w:ilvl w:val="0"/>
          <w:numId w:val="10"/>
        </w:numPr>
      </w:pPr>
      <w:r w:rsidRPr="00AD5C53">
        <w:lastRenderedPageBreak/>
        <w:t xml:space="preserve">Return three times to the same note. It can be allowed in difficult </w:t>
      </w:r>
      <w:r w:rsidR="00347480" w:rsidRPr="00AD5C53">
        <w:t>cases</w:t>
      </w:r>
      <w:r w:rsidR="00233A89" w:rsidRPr="00AD5C53">
        <w:t>:</w:t>
      </w:r>
    </w:p>
    <w:p w14:paraId="6BB01902" w14:textId="52A44277" w:rsidR="0061749F" w:rsidRPr="00AD5C53" w:rsidRDefault="0061749F" w:rsidP="0061749F">
      <w:pPr>
        <w:jc w:val="center"/>
      </w:pPr>
      <w:r w:rsidRPr="00AD5C53">
        <w:rPr>
          <w:noProof/>
        </w:rPr>
        <w:drawing>
          <wp:inline distT="0" distB="0" distL="0" distR="0" wp14:anchorId="0296BEA7" wp14:editId="67E6DA2B">
            <wp:extent cx="1438095" cy="409524"/>
            <wp:effectExtent l="114300" t="114300" r="105410" b="10541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38095" cy="409524"/>
                    </a:xfrm>
                    <a:prstGeom prst="rect">
                      <a:avLst/>
                    </a:prstGeom>
                    <a:effectLst>
                      <a:glow rad="101600">
                        <a:schemeClr val="accent4">
                          <a:satMod val="175000"/>
                          <a:alpha val="40000"/>
                        </a:schemeClr>
                      </a:glow>
                    </a:effectLst>
                  </pic:spPr>
                </pic:pic>
              </a:graphicData>
            </a:graphic>
          </wp:inline>
        </w:drawing>
      </w:r>
    </w:p>
    <w:p w14:paraId="1BAC6C28" w14:textId="44594439" w:rsidR="00F14D61" w:rsidRPr="00AD5C53" w:rsidRDefault="000138FC" w:rsidP="00467508">
      <w:pPr>
        <w:pStyle w:val="2"/>
        <w:rPr>
          <w:lang w:val="en-US"/>
        </w:rPr>
      </w:pPr>
      <w:bookmarkStart w:id="157" w:name="_Toc529284372"/>
      <w:r w:rsidRPr="00AD5C53">
        <w:rPr>
          <w:lang w:val="en-US"/>
        </w:rPr>
        <w:t>Melodic minor</w:t>
      </w:r>
      <w:bookmarkEnd w:id="157"/>
    </w:p>
    <w:p w14:paraId="701F120C" w14:textId="5B8E26BF" w:rsidR="00F14D61" w:rsidRPr="00AD5C53" w:rsidRDefault="004278C2" w:rsidP="00467508">
      <w:pPr>
        <w:pStyle w:val="3"/>
        <w:rPr>
          <w:lang w:val="en-US"/>
        </w:rPr>
      </w:pPr>
      <w:bookmarkStart w:id="158" w:name="_Toc529284373"/>
      <w:r w:rsidRPr="00AD5C53">
        <w:rPr>
          <w:lang w:val="en-US"/>
        </w:rPr>
        <w:t>Two forms of melodic minor</w:t>
      </w:r>
      <w:bookmarkEnd w:id="158"/>
    </w:p>
    <w:p w14:paraId="6552A1FC" w14:textId="5F75790E" w:rsidR="00FE0E1E" w:rsidRPr="00AD5C53" w:rsidRDefault="004278C2" w:rsidP="00C738BB">
      <w:pPr>
        <w:ind w:firstLine="360"/>
      </w:pPr>
      <w:r w:rsidRPr="00AD5C53">
        <w:t>Melodic minor can be presented in one of two forms, depending on melody direction</w:t>
      </w:r>
      <w:r w:rsidR="00F14D61" w:rsidRPr="00AD5C53">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990"/>
      </w:tblGrid>
      <w:tr w:rsidR="006D413D" w:rsidRPr="00AD5C53" w14:paraId="363F56A7" w14:textId="77777777" w:rsidTr="00B37E0A">
        <w:tc>
          <w:tcPr>
            <w:tcW w:w="2689" w:type="dxa"/>
            <w:vAlign w:val="center"/>
          </w:tcPr>
          <w:p w14:paraId="404F1C89" w14:textId="54D6D55E" w:rsidR="006D413D" w:rsidRPr="00AD5C53" w:rsidRDefault="004278C2" w:rsidP="00B37E0A">
            <w:pPr>
              <w:ind w:firstLine="360"/>
            </w:pPr>
            <w:r w:rsidRPr="00AD5C53">
              <w:t>Ascending form</w:t>
            </w:r>
            <w:r w:rsidR="006D413D" w:rsidRPr="00AD5C53">
              <w:t xml:space="preserve">: </w:t>
            </w:r>
          </w:p>
        </w:tc>
        <w:tc>
          <w:tcPr>
            <w:tcW w:w="6990" w:type="dxa"/>
            <w:vAlign w:val="center"/>
          </w:tcPr>
          <w:p w14:paraId="36069999" w14:textId="56762BCE" w:rsidR="006D413D" w:rsidRPr="00AD5C53" w:rsidRDefault="006D413D" w:rsidP="006D413D">
            <w:r w:rsidRPr="00AD5C53">
              <w:rPr>
                <w:noProof/>
              </w:rPr>
              <w:drawing>
                <wp:inline distT="0" distB="0" distL="0" distR="0" wp14:anchorId="0E7B69F6" wp14:editId="4104FE91">
                  <wp:extent cx="2580863" cy="342265"/>
                  <wp:effectExtent l="0" t="0" r="0" b="63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589142" cy="343363"/>
                          </a:xfrm>
                          <a:prstGeom prst="rect">
                            <a:avLst/>
                          </a:prstGeom>
                        </pic:spPr>
                      </pic:pic>
                    </a:graphicData>
                  </a:graphic>
                </wp:inline>
              </w:drawing>
            </w:r>
          </w:p>
        </w:tc>
      </w:tr>
      <w:tr w:rsidR="006D413D" w:rsidRPr="00AD5C53" w14:paraId="24AE4A19" w14:textId="77777777" w:rsidTr="00B37E0A">
        <w:tc>
          <w:tcPr>
            <w:tcW w:w="2689" w:type="dxa"/>
            <w:vAlign w:val="center"/>
          </w:tcPr>
          <w:p w14:paraId="36EC16DD" w14:textId="7ED08622" w:rsidR="006D413D" w:rsidRPr="00AD5C53" w:rsidRDefault="004278C2" w:rsidP="00B37E0A">
            <w:pPr>
              <w:ind w:firstLine="360"/>
            </w:pPr>
            <w:r w:rsidRPr="00AD5C53">
              <w:t>Descending form</w:t>
            </w:r>
            <w:r w:rsidR="006D413D" w:rsidRPr="00AD5C53">
              <w:t xml:space="preserve">: </w:t>
            </w:r>
          </w:p>
        </w:tc>
        <w:tc>
          <w:tcPr>
            <w:tcW w:w="6990" w:type="dxa"/>
            <w:vAlign w:val="center"/>
          </w:tcPr>
          <w:p w14:paraId="1A360018" w14:textId="1ED3FCBA" w:rsidR="006D413D" w:rsidRPr="00AD5C53" w:rsidRDefault="006D413D" w:rsidP="006D413D">
            <w:r w:rsidRPr="00AD5C53">
              <w:rPr>
                <w:noProof/>
              </w:rPr>
              <w:drawing>
                <wp:inline distT="0" distB="0" distL="0" distR="0" wp14:anchorId="45933719" wp14:editId="0B4AA4C7">
                  <wp:extent cx="2579494" cy="377190"/>
                  <wp:effectExtent l="0" t="0" r="0" b="381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39488" cy="385963"/>
                          </a:xfrm>
                          <a:prstGeom prst="rect">
                            <a:avLst/>
                          </a:prstGeom>
                        </pic:spPr>
                      </pic:pic>
                    </a:graphicData>
                  </a:graphic>
                </wp:inline>
              </w:drawing>
            </w:r>
          </w:p>
        </w:tc>
      </w:tr>
    </w:tbl>
    <w:p w14:paraId="7A91DE36" w14:textId="4988971C" w:rsidR="006D413D" w:rsidRPr="00AD5C53" w:rsidRDefault="00ED28BA" w:rsidP="00467508">
      <w:pPr>
        <w:pStyle w:val="3"/>
        <w:rPr>
          <w:lang w:val="en-US"/>
        </w:rPr>
      </w:pPr>
      <w:bookmarkStart w:id="159" w:name="_Toc529284374"/>
      <w:r w:rsidRPr="00AD5C53">
        <w:rPr>
          <w:lang w:val="en-US"/>
        </w:rPr>
        <w:t xml:space="preserve">Use of melodic notes </w:t>
      </w:r>
      <w:r w:rsidR="00B37E0A" w:rsidRPr="00AD5C53">
        <w:rPr>
          <w:lang w:val="en-US"/>
        </w:rPr>
        <w:t xml:space="preserve">VI# </w:t>
      </w:r>
      <w:r w:rsidRPr="00AD5C53">
        <w:rPr>
          <w:lang w:val="en-US"/>
        </w:rPr>
        <w:t>or</w:t>
      </w:r>
      <w:r w:rsidR="00B37E0A" w:rsidRPr="00AD5C53">
        <w:rPr>
          <w:lang w:val="en-US"/>
        </w:rPr>
        <w:t xml:space="preserve"> VII</w:t>
      </w:r>
      <w:bookmarkEnd w:id="159"/>
    </w:p>
    <w:p w14:paraId="38EA3489" w14:textId="6853821A" w:rsidR="00C06AC4" w:rsidRPr="00AD5C53" w:rsidRDefault="00FC3A4A" w:rsidP="00C06AC4">
      <w:pPr>
        <w:ind w:firstLine="360"/>
      </w:pPr>
      <w:bookmarkStart w:id="160" w:name="OLE_LINK41"/>
      <w:bookmarkStart w:id="161" w:name="OLE_LINK42"/>
      <w:r w:rsidRPr="00AD5C53">
        <w:t xml:space="preserve">Notes F# or G natural in previous example are melodic. They are used as passing or auxiliary notes in the </w:t>
      </w:r>
      <w:r w:rsidR="00E1292F" w:rsidRPr="00AD5C53">
        <w:t>following</w:t>
      </w:r>
      <w:r w:rsidRPr="00AD5C53">
        <w:t xml:space="preserve"> </w:t>
      </w:r>
      <w:r w:rsidR="006F7A7D" w:rsidRPr="00AD5C53">
        <w:t>cases</w:t>
      </w:r>
      <w:r w:rsidR="00C06AC4" w:rsidRPr="00AD5C53">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560"/>
      </w:tblGrid>
      <w:tr w:rsidR="00B37E0A" w:rsidRPr="00AD5C53" w14:paraId="332EE135" w14:textId="77777777" w:rsidTr="00415595">
        <w:tc>
          <w:tcPr>
            <w:tcW w:w="3119" w:type="dxa"/>
            <w:vAlign w:val="center"/>
          </w:tcPr>
          <w:bookmarkEnd w:id="160"/>
          <w:bookmarkEnd w:id="161"/>
          <w:p w14:paraId="5CD9E9A6" w14:textId="7EBB6BE3" w:rsidR="00B37E0A" w:rsidRPr="00AD5C53" w:rsidRDefault="00FC3A4A" w:rsidP="00415595">
            <w:r w:rsidRPr="00AD5C53">
              <w:t>Passing tone</w:t>
            </w:r>
            <w:r w:rsidR="00B37E0A" w:rsidRPr="00AD5C53">
              <w:t>:</w:t>
            </w:r>
          </w:p>
        </w:tc>
        <w:tc>
          <w:tcPr>
            <w:tcW w:w="6560" w:type="dxa"/>
            <w:vAlign w:val="center"/>
          </w:tcPr>
          <w:p w14:paraId="2EE5710E" w14:textId="3F9BE149" w:rsidR="00B37E0A" w:rsidRPr="00AD5C53" w:rsidRDefault="00B37E0A" w:rsidP="009E56FB">
            <w:r w:rsidRPr="00AD5C53">
              <w:rPr>
                <w:noProof/>
              </w:rPr>
              <w:drawing>
                <wp:inline distT="0" distB="0" distL="0" distR="0" wp14:anchorId="5A1E754D" wp14:editId="7AD8DCE0">
                  <wp:extent cx="4026996" cy="42227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60021" cy="457196"/>
                          </a:xfrm>
                          <a:prstGeom prst="rect">
                            <a:avLst/>
                          </a:prstGeom>
                        </pic:spPr>
                      </pic:pic>
                    </a:graphicData>
                  </a:graphic>
                </wp:inline>
              </w:drawing>
            </w:r>
          </w:p>
        </w:tc>
      </w:tr>
      <w:tr w:rsidR="00B37E0A" w:rsidRPr="00AD5C53" w14:paraId="6132ACE5" w14:textId="77777777" w:rsidTr="00415595">
        <w:tc>
          <w:tcPr>
            <w:tcW w:w="3119" w:type="dxa"/>
            <w:vAlign w:val="center"/>
          </w:tcPr>
          <w:p w14:paraId="2EBADFC9" w14:textId="18B767F0" w:rsidR="00B37E0A" w:rsidRPr="00AD5C53" w:rsidRDefault="00FC3A4A" w:rsidP="00415595">
            <w:r w:rsidRPr="00AD5C53">
              <w:t>Auxiliary tone</w:t>
            </w:r>
            <w:r w:rsidR="00B37E0A" w:rsidRPr="00AD5C53">
              <w:t xml:space="preserve">: </w:t>
            </w:r>
          </w:p>
        </w:tc>
        <w:tc>
          <w:tcPr>
            <w:tcW w:w="6560" w:type="dxa"/>
            <w:vAlign w:val="center"/>
          </w:tcPr>
          <w:p w14:paraId="5227F018" w14:textId="3EDBE74D" w:rsidR="00B37E0A" w:rsidRPr="00AD5C53" w:rsidRDefault="00B37E0A" w:rsidP="009E56FB">
            <w:r w:rsidRPr="00AD5C53">
              <w:rPr>
                <w:noProof/>
              </w:rPr>
              <w:drawing>
                <wp:inline distT="0" distB="0" distL="0" distR="0" wp14:anchorId="154542D3" wp14:editId="531F1354">
                  <wp:extent cx="2152469" cy="407373"/>
                  <wp:effectExtent l="0" t="0" r="63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75820" cy="449644"/>
                          </a:xfrm>
                          <a:prstGeom prst="rect">
                            <a:avLst/>
                          </a:prstGeom>
                        </pic:spPr>
                      </pic:pic>
                    </a:graphicData>
                  </a:graphic>
                </wp:inline>
              </w:drawing>
            </w:r>
          </w:p>
        </w:tc>
      </w:tr>
    </w:tbl>
    <w:p w14:paraId="77287815" w14:textId="1AC5693D" w:rsidR="00C90D7B" w:rsidRPr="00AD5C53" w:rsidRDefault="00C90D7B" w:rsidP="00B37E0A"/>
    <w:p w14:paraId="2263198F" w14:textId="65817011" w:rsidR="00B37E0A" w:rsidRPr="00AD5C53" w:rsidRDefault="00FC3A4A" w:rsidP="00467508">
      <w:pPr>
        <w:pStyle w:val="3"/>
        <w:rPr>
          <w:lang w:val="en-US"/>
        </w:rPr>
      </w:pPr>
      <w:bookmarkStart w:id="162" w:name="_Toc529284375"/>
      <w:r w:rsidRPr="00AD5C53">
        <w:rPr>
          <w:lang w:val="en-US"/>
        </w:rPr>
        <w:t>Use of harmonic tones</w:t>
      </w:r>
      <w:r w:rsidR="006444D8" w:rsidRPr="00AD5C53">
        <w:rPr>
          <w:lang w:val="en-US"/>
        </w:rPr>
        <w:t xml:space="preserve"> VI# </w:t>
      </w:r>
      <w:r w:rsidRPr="00AD5C53">
        <w:rPr>
          <w:lang w:val="en-US"/>
        </w:rPr>
        <w:t>or</w:t>
      </w:r>
      <w:r w:rsidR="006444D8" w:rsidRPr="00AD5C53">
        <w:rPr>
          <w:lang w:val="en-US"/>
        </w:rPr>
        <w:t xml:space="preserve"> VII</w:t>
      </w:r>
      <w:bookmarkEnd w:id="162"/>
    </w:p>
    <w:p w14:paraId="55227F55" w14:textId="79B76172" w:rsidR="00A12CA7" w:rsidRPr="00AD5C53" w:rsidRDefault="00F12DD5" w:rsidP="006A0679">
      <w:pPr>
        <w:pStyle w:val="a7"/>
        <w:numPr>
          <w:ilvl w:val="0"/>
          <w:numId w:val="11"/>
        </w:numPr>
      </w:pPr>
      <w:bookmarkStart w:id="163" w:name="OLE_LINK106"/>
      <w:bookmarkStart w:id="164" w:name="OLE_LINK107"/>
      <w:bookmarkStart w:id="165" w:name="OLE_LINK108"/>
      <w:r w:rsidRPr="00AD5C53">
        <w:t>Note F# can be harmonic only inside an ascending stepwise movement</w:t>
      </w:r>
      <w:bookmarkEnd w:id="163"/>
      <w:bookmarkEnd w:id="164"/>
      <w:bookmarkEnd w:id="165"/>
      <w:r w:rsidR="00A12CA7" w:rsidRPr="00AD5C53">
        <w:t>:</w:t>
      </w:r>
    </w:p>
    <w:p w14:paraId="25855975" w14:textId="656696C1" w:rsidR="00A12CA7" w:rsidRPr="00AD5C53" w:rsidRDefault="006A0679" w:rsidP="006A0679">
      <w:r w:rsidRPr="00AD5C53">
        <w:rPr>
          <w:noProof/>
        </w:rPr>
        <w:drawing>
          <wp:inline distT="0" distB="0" distL="0" distR="0" wp14:anchorId="2BB252DD" wp14:editId="12C4AB86">
            <wp:extent cx="6152515" cy="749300"/>
            <wp:effectExtent l="114300" t="114300" r="114935" b="10795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52515" cy="749300"/>
                    </a:xfrm>
                    <a:prstGeom prst="rect">
                      <a:avLst/>
                    </a:prstGeom>
                    <a:effectLst>
                      <a:glow rad="101600">
                        <a:schemeClr val="accent6">
                          <a:satMod val="175000"/>
                          <a:alpha val="40000"/>
                        </a:schemeClr>
                      </a:glow>
                    </a:effectLst>
                  </pic:spPr>
                </pic:pic>
              </a:graphicData>
            </a:graphic>
          </wp:inline>
        </w:drawing>
      </w:r>
    </w:p>
    <w:p w14:paraId="7F2E8489" w14:textId="72CD7EEA" w:rsidR="00A12CA7" w:rsidRPr="00AD5C53" w:rsidRDefault="00F12DD5" w:rsidP="00EF4B2A">
      <w:pPr>
        <w:pStyle w:val="a7"/>
        <w:numPr>
          <w:ilvl w:val="0"/>
          <w:numId w:val="11"/>
        </w:numPr>
      </w:pPr>
      <w:bookmarkStart w:id="166" w:name="OLE_LINK109"/>
      <w:bookmarkStart w:id="167" w:name="OLE_LINK110"/>
      <w:r w:rsidRPr="00AD5C53">
        <w:t>Note G natural can be harmonic only inside a descending stepwise movement</w:t>
      </w:r>
      <w:bookmarkEnd w:id="166"/>
      <w:bookmarkEnd w:id="167"/>
      <w:r w:rsidR="006A0679" w:rsidRPr="00AD5C53">
        <w:t>:</w:t>
      </w:r>
    </w:p>
    <w:p w14:paraId="5DF30804" w14:textId="27901655" w:rsidR="006A0679" w:rsidRPr="00AD5C53" w:rsidRDefault="006A0679" w:rsidP="00A12CA7">
      <w:r w:rsidRPr="00AD5C53">
        <w:rPr>
          <w:noProof/>
        </w:rPr>
        <w:drawing>
          <wp:inline distT="0" distB="0" distL="0" distR="0" wp14:anchorId="3EDE67C6" wp14:editId="5A5FB828">
            <wp:extent cx="6152515" cy="814705"/>
            <wp:effectExtent l="114300" t="114300" r="114935" b="1187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52515" cy="814705"/>
                    </a:xfrm>
                    <a:prstGeom prst="rect">
                      <a:avLst/>
                    </a:prstGeom>
                    <a:effectLst>
                      <a:glow rad="101600">
                        <a:schemeClr val="accent6">
                          <a:satMod val="175000"/>
                          <a:alpha val="40000"/>
                        </a:schemeClr>
                      </a:glow>
                    </a:effectLst>
                  </pic:spPr>
                </pic:pic>
              </a:graphicData>
            </a:graphic>
          </wp:inline>
        </w:drawing>
      </w:r>
    </w:p>
    <w:p w14:paraId="5DB57146" w14:textId="63B59773" w:rsidR="009349EC" w:rsidRPr="00AD5C53" w:rsidRDefault="00F12DD5" w:rsidP="008A3E37">
      <w:pPr>
        <w:ind w:firstLine="360"/>
      </w:pPr>
      <w:r w:rsidRPr="00AD5C53">
        <w:t>Avoid doubling of notes VI# or VII</w:t>
      </w:r>
      <w:r w:rsidR="009349EC" w:rsidRPr="00AD5C53">
        <w:t>.</w:t>
      </w:r>
    </w:p>
    <w:p w14:paraId="081AA588" w14:textId="538274E9" w:rsidR="00A1620C" w:rsidRPr="00AD5C53" w:rsidRDefault="00DA3E81" w:rsidP="00467508">
      <w:pPr>
        <w:pStyle w:val="3"/>
        <w:rPr>
          <w:lang w:val="en-US"/>
        </w:rPr>
      </w:pPr>
      <w:bookmarkStart w:id="168" w:name="_Toc529284376"/>
      <w:r w:rsidRPr="00AD5C53">
        <w:rPr>
          <w:lang w:val="en-US"/>
        </w:rPr>
        <w:t>Close positioning of two forms of VI o</w:t>
      </w:r>
      <w:r w:rsidR="00897549" w:rsidRPr="00AD5C53">
        <w:rPr>
          <w:lang w:val="en-US"/>
        </w:rPr>
        <w:t>r VII degree</w:t>
      </w:r>
      <w:r w:rsidRPr="00AD5C53">
        <w:rPr>
          <w:lang w:val="en-US"/>
        </w:rPr>
        <w:t xml:space="preserve"> in melodic minor</w:t>
      </w:r>
      <w:r w:rsidR="00653B86" w:rsidRPr="00AD5C53">
        <w:rPr>
          <w:lang w:val="en-US"/>
        </w:rPr>
        <w:t xml:space="preserve"> </w:t>
      </w:r>
      <w:r w:rsidR="00653B86" w:rsidRPr="00AD5C53">
        <w:rPr>
          <w:noProof/>
          <w:lang w:val="en-US"/>
        </w:rPr>
        <w:drawing>
          <wp:inline distT="0" distB="0" distL="0" distR="0" wp14:anchorId="4ECBFF0A" wp14:editId="0303F342">
            <wp:extent cx="158750" cy="158750"/>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o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750" cy="158750"/>
                    </a:xfrm>
                    <a:prstGeom prst="rect">
                      <a:avLst/>
                    </a:prstGeom>
                  </pic:spPr>
                </pic:pic>
              </a:graphicData>
            </a:graphic>
          </wp:inline>
        </w:drawing>
      </w:r>
      <w:bookmarkEnd w:id="168"/>
    </w:p>
    <w:p w14:paraId="7F133992" w14:textId="0635CCFB" w:rsidR="00A1620C" w:rsidRPr="00AD5C53" w:rsidRDefault="009E7F8C" w:rsidP="00A1620C">
      <w:pPr>
        <w:pStyle w:val="a7"/>
        <w:numPr>
          <w:ilvl w:val="0"/>
          <w:numId w:val="12"/>
        </w:numPr>
      </w:pPr>
      <w:r w:rsidRPr="00AD5C53">
        <w:t>Altered and unaltered forms of the same note (VI or VII degrees in melodic minor) should not be used in the same voice close to each other. At least 3 other notes should be placed between them</w:t>
      </w:r>
      <w:r w:rsidR="00A1620C" w:rsidRPr="00AD5C53">
        <w:t>:</w:t>
      </w:r>
    </w:p>
    <w:p w14:paraId="3459098A" w14:textId="5BB69462" w:rsidR="00FA3EC3" w:rsidRPr="00AD5C53" w:rsidRDefault="00FA3EC3" w:rsidP="00FA3EC3">
      <w:pPr>
        <w:jc w:val="center"/>
      </w:pPr>
      <w:r w:rsidRPr="00AD5C53">
        <w:rPr>
          <w:noProof/>
        </w:rPr>
        <w:lastRenderedPageBreak/>
        <w:drawing>
          <wp:inline distT="0" distB="0" distL="0" distR="0" wp14:anchorId="0667510A" wp14:editId="5D948F62">
            <wp:extent cx="5609524" cy="552381"/>
            <wp:effectExtent l="114300" t="114300" r="106045" b="11493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09524" cy="552381"/>
                    </a:xfrm>
                    <a:prstGeom prst="rect">
                      <a:avLst/>
                    </a:prstGeom>
                    <a:effectLst>
                      <a:glow rad="101600">
                        <a:schemeClr val="accent6">
                          <a:satMod val="175000"/>
                          <a:alpha val="40000"/>
                        </a:schemeClr>
                      </a:glow>
                    </a:effectLst>
                  </pic:spPr>
                </pic:pic>
              </a:graphicData>
            </a:graphic>
          </wp:inline>
        </w:drawing>
      </w:r>
    </w:p>
    <w:p w14:paraId="2BF9A171" w14:textId="79AF13CB" w:rsidR="00FA3EC3" w:rsidRPr="00AD5C53" w:rsidRDefault="00BA4130" w:rsidP="00FA3EC3">
      <w:pPr>
        <w:pStyle w:val="a7"/>
        <w:ind w:left="360"/>
      </w:pPr>
      <w:r w:rsidRPr="00AD5C53">
        <w:t xml:space="preserve">In difficult </w:t>
      </w:r>
      <w:r w:rsidR="00185D87" w:rsidRPr="00AD5C53">
        <w:t>cases</w:t>
      </w:r>
      <w:r w:rsidRPr="00AD5C53">
        <w:t xml:space="preserve"> it is acceptable that these notes can become closer</w:t>
      </w:r>
      <w:r w:rsidR="00FA3EC3" w:rsidRPr="00AD5C53">
        <w:t>:</w:t>
      </w:r>
    </w:p>
    <w:p w14:paraId="359DB50A" w14:textId="5E494B3C" w:rsidR="00FA3EC3" w:rsidRPr="00AD5C53" w:rsidRDefault="00FA3EC3" w:rsidP="00FA3EC3">
      <w:pPr>
        <w:jc w:val="center"/>
      </w:pPr>
      <w:r w:rsidRPr="00AD5C53">
        <w:rPr>
          <w:noProof/>
        </w:rPr>
        <w:drawing>
          <wp:inline distT="0" distB="0" distL="0" distR="0" wp14:anchorId="3CD82C4A" wp14:editId="486D9ACD">
            <wp:extent cx="5590476" cy="609524"/>
            <wp:effectExtent l="114300" t="114300" r="106045" b="11493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90476" cy="609524"/>
                    </a:xfrm>
                    <a:prstGeom prst="rect">
                      <a:avLst/>
                    </a:prstGeom>
                    <a:effectLst>
                      <a:glow rad="101600">
                        <a:schemeClr val="accent4">
                          <a:satMod val="175000"/>
                          <a:alpha val="40000"/>
                        </a:schemeClr>
                      </a:glow>
                    </a:effectLst>
                  </pic:spPr>
                </pic:pic>
              </a:graphicData>
            </a:graphic>
          </wp:inline>
        </w:drawing>
      </w:r>
    </w:p>
    <w:p w14:paraId="5C082DE9" w14:textId="56551423" w:rsidR="00FA3EC3" w:rsidRPr="00AD5C53" w:rsidRDefault="00BA4130" w:rsidP="00BA4130">
      <w:pPr>
        <w:pStyle w:val="a7"/>
        <w:numPr>
          <w:ilvl w:val="0"/>
          <w:numId w:val="12"/>
        </w:numPr>
      </w:pPr>
      <w:commentRangeStart w:id="169"/>
      <w:r w:rsidRPr="00AD5C53">
        <w:t xml:space="preserve">False chromatic </w:t>
      </w:r>
      <w:commentRangeEnd w:id="169"/>
      <w:r w:rsidR="00E92DF2" w:rsidRPr="00AD5C53">
        <w:rPr>
          <w:rStyle w:val="a8"/>
        </w:rPr>
        <w:commentReference w:id="169"/>
      </w:r>
      <w:r w:rsidRPr="00AD5C53">
        <w:t xml:space="preserve">relation </w:t>
      </w:r>
      <w:ins w:id="170" w:author="Rualark Rualark" w:date="2018-10-28T14:10:00Z">
        <w:r w:rsidRPr="00AD5C53">
          <w:t xml:space="preserve">is </w:t>
        </w:r>
      </w:ins>
      <w:ins w:id="171" w:author="Rualark Rualark" w:date="2018-10-28T14:11:00Z">
        <w:r w:rsidRPr="00AD5C53">
          <w:t xml:space="preserve">a chromatic contradiction between </w:t>
        </w:r>
      </w:ins>
      <w:ins w:id="172" w:author="Rualark Rualark" w:date="2018-10-28T14:21:00Z">
        <w:r w:rsidR="006C6410" w:rsidRPr="00AD5C53">
          <w:t>the altered and the unaltered forms of the same note</w:t>
        </w:r>
      </w:ins>
      <w:ins w:id="173" w:author="Rualark Rualark" w:date="2018-10-28T14:11:00Z">
        <w:r w:rsidRPr="00AD5C53">
          <w:t xml:space="preserve"> sounding </w:t>
        </w:r>
        <w:r w:rsidR="006C6410" w:rsidRPr="00AD5C53">
          <w:t>simultaneously</w:t>
        </w:r>
        <w:r w:rsidRPr="00AD5C53">
          <w:t xml:space="preserve"> (or in close proximity), in two different voices</w:t>
        </w:r>
      </w:ins>
      <w:ins w:id="174" w:author="Rualark Rualark" w:date="2018-10-28T14:19:00Z">
        <w:r w:rsidR="006C6410" w:rsidRPr="00AD5C53">
          <w:t>. It</w:t>
        </w:r>
      </w:ins>
      <w:ins w:id="175" w:author="Rualark Rualark" w:date="2018-10-28T14:11:00Z">
        <w:r w:rsidRPr="00AD5C53">
          <w:t xml:space="preserve"> </w:t>
        </w:r>
      </w:ins>
      <w:r w:rsidRPr="00AD5C53">
        <w:t>is allowed</w:t>
      </w:r>
      <w:ins w:id="176" w:author="Rualark Rualark" w:date="2018-10-28T14:10:00Z">
        <w:r w:rsidRPr="00AD5C53">
          <w:t xml:space="preserve"> </w:t>
        </w:r>
      </w:ins>
      <w:ins w:id="177" w:author="Rualark Rualark" w:date="2018-10-28T14:19:00Z">
        <w:r w:rsidR="006C6410" w:rsidRPr="00AD5C53">
          <w:t xml:space="preserve">in close proximity </w:t>
        </w:r>
      </w:ins>
      <w:ins w:id="178" w:author="Rualark Rualark" w:date="2018-10-28T14:10:00Z">
        <w:r w:rsidRPr="00AD5C53">
          <w:t xml:space="preserve">only </w:t>
        </w:r>
      </w:ins>
      <w:ins w:id="179" w:author="Rualark Rualark" w:date="2018-10-28T14:31:00Z">
        <w:r w:rsidR="005259C8" w:rsidRPr="00AD5C53">
          <w:t xml:space="preserve">when there is another harmony between related notes or </w:t>
        </w:r>
      </w:ins>
      <w:ins w:id="180" w:author="Rualark Rualark" w:date="2018-10-28T14:10:00Z">
        <w:r w:rsidRPr="00AD5C53">
          <w:t xml:space="preserve">when at least one of the </w:t>
        </w:r>
      </w:ins>
      <w:ins w:id="181" w:author="Rualark Rualark" w:date="2018-10-28T14:31:00Z">
        <w:r w:rsidR="000E284F" w:rsidRPr="00AD5C53">
          <w:t xml:space="preserve">related </w:t>
        </w:r>
      </w:ins>
      <w:ins w:id="182" w:author="Rualark Rualark" w:date="2018-10-28T14:10:00Z">
        <w:r w:rsidRPr="00AD5C53">
          <w:t xml:space="preserve">notes is </w:t>
        </w:r>
      </w:ins>
      <w:ins w:id="183" w:author="Rualark Rualark" w:date="2018-10-28T18:05:00Z">
        <w:r w:rsidR="003156E8" w:rsidRPr="00AD5C53">
          <w:t>not a chord tone</w:t>
        </w:r>
      </w:ins>
      <w:r w:rsidR="0075138C" w:rsidRPr="00AD5C53">
        <w:t>:</w:t>
      </w:r>
    </w:p>
    <w:p w14:paraId="617B0F1B" w14:textId="439396F0" w:rsidR="0075138C" w:rsidRPr="00AD5C53" w:rsidRDefault="0075138C" w:rsidP="0075138C">
      <w:pPr>
        <w:jc w:val="center"/>
      </w:pPr>
      <w:r w:rsidRPr="00AD5C53">
        <w:rPr>
          <w:noProof/>
        </w:rPr>
        <w:drawing>
          <wp:inline distT="0" distB="0" distL="0" distR="0" wp14:anchorId="1012479D" wp14:editId="0882B8F6">
            <wp:extent cx="6152515" cy="853440"/>
            <wp:effectExtent l="114300" t="114300" r="114935" b="11811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52515" cy="853440"/>
                    </a:xfrm>
                    <a:prstGeom prst="rect">
                      <a:avLst/>
                    </a:prstGeom>
                    <a:effectLst>
                      <a:glow rad="101600">
                        <a:schemeClr val="accent6">
                          <a:satMod val="175000"/>
                          <a:alpha val="40000"/>
                        </a:schemeClr>
                      </a:glow>
                    </a:effectLst>
                  </pic:spPr>
                </pic:pic>
              </a:graphicData>
            </a:graphic>
          </wp:inline>
        </w:drawing>
      </w:r>
    </w:p>
    <w:p w14:paraId="315848C8" w14:textId="3F04A460" w:rsidR="00C125F1" w:rsidRPr="00AD5C53" w:rsidRDefault="00C125F1" w:rsidP="0075138C">
      <w:pPr>
        <w:pStyle w:val="a7"/>
        <w:ind w:left="360"/>
        <w:rPr>
          <w:ins w:id="184" w:author="Rualark Rualark" w:date="2018-10-28T14:28:00Z"/>
        </w:rPr>
      </w:pPr>
      <w:ins w:id="185" w:author="Rualark Rualark" w:date="2018-10-28T14:28:00Z">
        <w:r w:rsidRPr="00AD5C53">
          <w:t xml:space="preserve">Starting from </w:t>
        </w:r>
      </w:ins>
      <w:ins w:id="186" w:author="Rualark Rualark" w:date="2018-10-28T14:31:00Z">
        <w:r w:rsidR="00947949" w:rsidRPr="00AD5C53">
          <w:t>3 voices</w:t>
        </w:r>
      </w:ins>
      <w:r w:rsidR="00C8287F" w:rsidRPr="00AD5C53">
        <w:t xml:space="preserve"> and above</w:t>
      </w:r>
      <w:ins w:id="187" w:author="Rualark Rualark" w:date="2018-10-28T14:31:00Z">
        <w:r w:rsidR="00947949" w:rsidRPr="00AD5C53">
          <w:t>, fals</w:t>
        </w:r>
      </w:ins>
      <w:ins w:id="188" w:author="Rualark Rualark" w:date="2018-10-28T14:32:00Z">
        <w:r w:rsidR="00947949" w:rsidRPr="00AD5C53">
          <w:t xml:space="preserve">e chromatic relation </w:t>
        </w:r>
      </w:ins>
      <w:ins w:id="189" w:author="Rualark Rualark" w:date="2018-10-28T14:35:00Z">
        <w:r w:rsidR="00947949" w:rsidRPr="00AD5C53">
          <w:t xml:space="preserve">of chord tones </w:t>
        </w:r>
      </w:ins>
      <w:ins w:id="190" w:author="Rualark Rualark" w:date="2018-10-28T14:32:00Z">
        <w:r w:rsidR="00947949" w:rsidRPr="00AD5C53">
          <w:t xml:space="preserve">is allowed between non-extreme voices, especially when related notes </w:t>
        </w:r>
      </w:ins>
      <w:ins w:id="191" w:author="Rualark Rualark" w:date="2018-10-28T14:34:00Z">
        <w:r w:rsidR="00947949" w:rsidRPr="00AD5C53">
          <w:t>are separated in time by other notes.</w:t>
        </w:r>
      </w:ins>
    </w:p>
    <w:p w14:paraId="1959C1F5" w14:textId="5C949DD2" w:rsidR="0075138C" w:rsidRPr="00AD5C53" w:rsidRDefault="00E92DF2" w:rsidP="0075138C">
      <w:pPr>
        <w:pStyle w:val="a7"/>
        <w:ind w:left="360"/>
      </w:pPr>
      <w:r w:rsidRPr="00AD5C53">
        <w:t xml:space="preserve">Simultaneous false chromatic relation is acceptable only when </w:t>
      </w:r>
      <w:r w:rsidR="00DC16EC" w:rsidRPr="00AD5C53">
        <w:t>related</w:t>
      </w:r>
      <w:r w:rsidRPr="00AD5C53">
        <w:t xml:space="preserve"> notes do not start </w:t>
      </w:r>
      <w:r w:rsidR="005259C8" w:rsidRPr="00AD5C53">
        <w:t>on</w:t>
      </w:r>
      <w:r w:rsidRPr="00AD5C53">
        <w:t xml:space="preserve"> the same beat</w:t>
      </w:r>
      <w:ins w:id="192" w:author="Rualark Rualark" w:date="2018-10-28T18:04:00Z">
        <w:r w:rsidR="0036550C" w:rsidRPr="00AD5C53">
          <w:t xml:space="preserve">. In such case at least one of </w:t>
        </w:r>
      </w:ins>
      <w:ins w:id="193" w:author="Rualark Rualark" w:date="2018-10-28T18:02:00Z">
        <w:r w:rsidR="0096197D" w:rsidRPr="00AD5C53">
          <w:t xml:space="preserve">the </w:t>
        </w:r>
        <w:r w:rsidR="007A2FD5" w:rsidRPr="00AD5C53">
          <w:t xml:space="preserve">related </w:t>
        </w:r>
        <w:r w:rsidR="0096197D" w:rsidRPr="00AD5C53">
          <w:t xml:space="preserve">notes is </w:t>
        </w:r>
      </w:ins>
      <w:ins w:id="194" w:author="Rualark Rualark" w:date="2018-10-28T18:04:00Z">
        <w:r w:rsidR="0036550C" w:rsidRPr="00AD5C53">
          <w:t xml:space="preserve">always </w:t>
        </w:r>
      </w:ins>
      <w:ins w:id="195" w:author="Rualark Rualark" w:date="2018-10-28T18:05:00Z">
        <w:r w:rsidR="003156E8" w:rsidRPr="00AD5C53">
          <w:t>not a chord tone</w:t>
        </w:r>
      </w:ins>
      <w:r w:rsidR="004C07CE" w:rsidRPr="00AD5C53">
        <w:t>:</w:t>
      </w:r>
    </w:p>
    <w:p w14:paraId="5A0C6673" w14:textId="7719CA36" w:rsidR="0075138C" w:rsidRPr="00AD5C53" w:rsidRDefault="0075138C" w:rsidP="00A73C78">
      <w:pPr>
        <w:jc w:val="center"/>
      </w:pPr>
      <w:r w:rsidRPr="00AD5C53">
        <w:rPr>
          <w:noProof/>
        </w:rPr>
        <w:drawing>
          <wp:inline distT="0" distB="0" distL="0" distR="0" wp14:anchorId="336F64EA" wp14:editId="05D03122">
            <wp:extent cx="3100930" cy="1067435"/>
            <wp:effectExtent l="114300" t="114300" r="118745" b="11366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53797" cy="1085633"/>
                    </a:xfrm>
                    <a:prstGeom prst="rect">
                      <a:avLst/>
                    </a:prstGeom>
                    <a:effectLst>
                      <a:glow rad="101600">
                        <a:schemeClr val="accent4">
                          <a:satMod val="175000"/>
                          <a:alpha val="40000"/>
                        </a:schemeClr>
                      </a:glow>
                    </a:effectLst>
                  </pic:spPr>
                </pic:pic>
              </a:graphicData>
            </a:graphic>
          </wp:inline>
        </w:drawing>
      </w:r>
    </w:p>
    <w:p w14:paraId="1B0C7AFF" w14:textId="77777777" w:rsidR="00530FD5" w:rsidRPr="00AD5C53" w:rsidRDefault="00530FD5">
      <w:pPr>
        <w:rPr>
          <w:rFonts w:asciiTheme="majorHAnsi" w:eastAsiaTheme="majorEastAsia" w:hAnsiTheme="majorHAnsi" w:cstheme="majorBidi"/>
          <w:color w:val="1F4D78" w:themeColor="accent1" w:themeShade="7F"/>
          <w:sz w:val="24"/>
          <w:szCs w:val="24"/>
        </w:rPr>
      </w:pPr>
      <w:r w:rsidRPr="00AD5C53">
        <w:br w:type="page"/>
      </w:r>
    </w:p>
    <w:p w14:paraId="5B9F76F2" w14:textId="59C2F83B" w:rsidR="00A1620C" w:rsidRPr="00AD5C53" w:rsidRDefault="00F12DD5" w:rsidP="00467508">
      <w:pPr>
        <w:pStyle w:val="1"/>
        <w:rPr>
          <w:lang w:val="en-US"/>
        </w:rPr>
      </w:pPr>
      <w:bookmarkStart w:id="196" w:name="_Toc529284377"/>
      <w:r w:rsidRPr="00AD5C53">
        <w:rPr>
          <w:lang w:val="en-US"/>
        </w:rPr>
        <w:lastRenderedPageBreak/>
        <w:t>Harmonic rules</w:t>
      </w:r>
      <w:bookmarkEnd w:id="196"/>
    </w:p>
    <w:p w14:paraId="02D93B46" w14:textId="53B7418E" w:rsidR="00581E0E" w:rsidRPr="00AD5C53" w:rsidRDefault="00387F91" w:rsidP="00581E0E">
      <w:pPr>
        <w:ind w:firstLine="360"/>
      </w:pPr>
      <w:bookmarkStart w:id="197" w:name="OLE_LINK45"/>
      <w:bookmarkStart w:id="198" w:name="OLE_LINK46"/>
      <w:r w:rsidRPr="00AD5C53">
        <w:t>To get best sound from counterpoint ensemble, voices movement should be strictly controlled</w:t>
      </w:r>
      <w:r w:rsidR="00E7485B" w:rsidRPr="00AD5C53">
        <w:rPr>
          <w:rStyle w:val="a5"/>
        </w:rPr>
        <w:footnoteReference w:id="9"/>
      </w:r>
      <w:r w:rsidR="00581E0E" w:rsidRPr="00AD5C53">
        <w:t xml:space="preserve">. </w:t>
      </w:r>
      <w:r w:rsidRPr="00AD5C53">
        <w:t>In this section you will find the rules, which work for any pair of voices in counterpoint. Also, counterpoint chord rules also can be found in this section.</w:t>
      </w:r>
    </w:p>
    <w:p w14:paraId="79DAA174" w14:textId="361A8B23" w:rsidR="002E4F96" w:rsidRPr="00AD5C53" w:rsidRDefault="00304CE1" w:rsidP="00467508">
      <w:pPr>
        <w:pStyle w:val="3"/>
        <w:rPr>
          <w:lang w:val="en-US"/>
        </w:rPr>
      </w:pPr>
      <w:bookmarkStart w:id="199" w:name="_Toc529284378"/>
      <w:bookmarkEnd w:id="197"/>
      <w:bookmarkEnd w:id="198"/>
      <w:r w:rsidRPr="00AD5C53">
        <w:rPr>
          <w:lang w:val="en-US"/>
        </w:rPr>
        <w:t>Contrary motion of voices</w:t>
      </w:r>
      <w:bookmarkEnd w:id="199"/>
    </w:p>
    <w:p w14:paraId="4FD7EA54" w14:textId="1CC6F340" w:rsidR="005616A7" w:rsidRPr="00AD5C53" w:rsidRDefault="00304CE1" w:rsidP="00630CA6">
      <w:pPr>
        <w:ind w:firstLine="360"/>
      </w:pPr>
      <w:r w:rsidRPr="00AD5C53">
        <w:t>Contrary motion of voices should be used as much as possible, especially between extreme voices.</w:t>
      </w:r>
    </w:p>
    <w:p w14:paraId="79417052" w14:textId="7BBBCF8F" w:rsidR="00630CA6" w:rsidRPr="00AD5C53" w:rsidRDefault="00304CE1" w:rsidP="00630CA6">
      <w:pPr>
        <w:ind w:firstLine="360"/>
      </w:pPr>
      <w:bookmarkStart w:id="200" w:name="OLE_LINK51"/>
      <w:bookmarkStart w:id="201" w:name="OLE_LINK52"/>
      <w:r w:rsidRPr="00AD5C53">
        <w:t xml:space="preserve">Contrary stepwise motion sounds great and comprises the </w:t>
      </w:r>
      <w:r w:rsidR="00E1292F" w:rsidRPr="00AD5C53">
        <w:t>essence</w:t>
      </w:r>
      <w:r w:rsidRPr="00AD5C53">
        <w:t xml:space="preserve"> of the counterpoint.</w:t>
      </w:r>
    </w:p>
    <w:p w14:paraId="520B245E" w14:textId="3C09D4E5" w:rsidR="00C574EC" w:rsidRPr="00AD5C53" w:rsidRDefault="00304CE1" w:rsidP="00467508">
      <w:pPr>
        <w:pStyle w:val="3"/>
        <w:rPr>
          <w:lang w:val="en-US"/>
        </w:rPr>
      </w:pPr>
      <w:bookmarkStart w:id="202" w:name="_Toc529284379"/>
      <w:bookmarkStart w:id="203" w:name="OLE_LINK49"/>
      <w:bookmarkStart w:id="204" w:name="OLE_LINK50"/>
      <w:bookmarkEnd w:id="200"/>
      <w:bookmarkEnd w:id="201"/>
      <w:r w:rsidRPr="00AD5C53">
        <w:rPr>
          <w:lang w:val="en-US"/>
        </w:rPr>
        <w:t>Oblique motion</w:t>
      </w:r>
      <w:bookmarkEnd w:id="202"/>
    </w:p>
    <w:p w14:paraId="35F8E84A" w14:textId="5099296D" w:rsidR="0017171E" w:rsidRPr="00AD5C53" w:rsidRDefault="006F7A7D" w:rsidP="0017171E">
      <w:pPr>
        <w:ind w:firstLine="360"/>
      </w:pPr>
      <w:r w:rsidRPr="00AD5C53">
        <w:t>Oblique motion also sounds great.</w:t>
      </w:r>
    </w:p>
    <w:p w14:paraId="043159D7" w14:textId="40D37550" w:rsidR="0017171E" w:rsidRPr="00AD5C53" w:rsidRDefault="006F7A7D" w:rsidP="0017171E">
      <w:pPr>
        <w:ind w:firstLine="360"/>
      </w:pPr>
      <w:r w:rsidRPr="00AD5C53">
        <w:t>Only oblique motion to unison is not allowed in some cases (see</w:t>
      </w:r>
      <w:r w:rsidR="0034144D" w:rsidRPr="00AD5C53">
        <w:t xml:space="preserve"> </w:t>
      </w:r>
      <w:bookmarkStart w:id="205" w:name="OLE_LINK290"/>
      <w:bookmarkStart w:id="206" w:name="OLE_LINK291"/>
      <w:r w:rsidR="0034144D" w:rsidRPr="00AD5C53">
        <w:t>§ 53</w:t>
      </w:r>
      <w:bookmarkEnd w:id="205"/>
      <w:bookmarkEnd w:id="206"/>
      <w:r w:rsidR="0034144D" w:rsidRPr="00AD5C53">
        <w:t>).</w:t>
      </w:r>
      <w:bookmarkEnd w:id="203"/>
      <w:bookmarkEnd w:id="204"/>
    </w:p>
    <w:p w14:paraId="0102EA1E" w14:textId="7D7C991A" w:rsidR="007E77CF" w:rsidRPr="00AD5C53" w:rsidRDefault="00304CE1" w:rsidP="00467508">
      <w:pPr>
        <w:pStyle w:val="3"/>
        <w:rPr>
          <w:lang w:val="en-US"/>
        </w:rPr>
      </w:pPr>
      <w:bookmarkStart w:id="207" w:name="_Toc529284380"/>
      <w:r w:rsidRPr="00AD5C53">
        <w:rPr>
          <w:lang w:val="en-US"/>
        </w:rPr>
        <w:t>Similar motion</w:t>
      </w:r>
      <w:bookmarkEnd w:id="207"/>
    </w:p>
    <w:p w14:paraId="67DC392B" w14:textId="64C3A34D" w:rsidR="007E77CF" w:rsidRPr="00AD5C53" w:rsidRDefault="00C97D25" w:rsidP="007E77CF">
      <w:pPr>
        <w:ind w:firstLine="360"/>
      </w:pPr>
      <w:r w:rsidRPr="00AD5C53">
        <w:t>Similar motion is generally undesired and should be used as seldom as possible.</w:t>
      </w:r>
    </w:p>
    <w:p w14:paraId="068A1046" w14:textId="1E13C2D5" w:rsidR="007E77CF" w:rsidRPr="00AD5C53" w:rsidRDefault="00C97D25" w:rsidP="007E77CF">
      <w:pPr>
        <w:ind w:firstLine="360"/>
      </w:pPr>
      <w:r w:rsidRPr="00AD5C53">
        <w:t>Its usage is regulated by rules, which are described below</w:t>
      </w:r>
      <w:r w:rsidR="00171B9D" w:rsidRPr="00AD5C53">
        <w:t>.</w:t>
      </w:r>
    </w:p>
    <w:p w14:paraId="079E4C63" w14:textId="1C0EDD0F" w:rsidR="00B719C5" w:rsidRPr="00AD5C53" w:rsidRDefault="00304CE1" w:rsidP="00467508">
      <w:pPr>
        <w:pStyle w:val="3"/>
        <w:rPr>
          <w:lang w:val="en-US"/>
        </w:rPr>
      </w:pPr>
      <w:bookmarkStart w:id="208" w:name="_Toc529284381"/>
      <w:r w:rsidRPr="00AD5C53">
        <w:rPr>
          <w:lang w:val="en-US"/>
        </w:rPr>
        <w:t>Sequential 3rds, 4ths and 6ths</w:t>
      </w:r>
      <w:bookmarkEnd w:id="208"/>
    </w:p>
    <w:p w14:paraId="23BCFA1C" w14:textId="4D463434" w:rsidR="00B719C5" w:rsidRPr="00AD5C53" w:rsidRDefault="00C97D25" w:rsidP="00B719C5">
      <w:pPr>
        <w:ind w:firstLine="360"/>
      </w:pPr>
      <w:r w:rsidRPr="00AD5C53">
        <w:t>Do not use more than 3 sequential 3rds, 4ths or 6ths of the same duration (parallel motion)</w:t>
      </w:r>
      <w:r w:rsidR="00544966" w:rsidRPr="00AD5C53">
        <w:rPr>
          <w:rStyle w:val="a5"/>
        </w:rPr>
        <w:footnoteReference w:id="10"/>
      </w:r>
      <w:r w:rsidR="00B719C5" w:rsidRPr="00AD5C53">
        <w:t>.</w:t>
      </w:r>
    </w:p>
    <w:p w14:paraId="2B081CFC" w14:textId="4DEA6F61" w:rsidR="007E77CF" w:rsidRPr="00AD5C53" w:rsidRDefault="00E86E0F" w:rsidP="0017171E">
      <w:pPr>
        <w:ind w:firstLine="360"/>
      </w:pPr>
      <w:r w:rsidRPr="00AD5C53">
        <w:t>Do not use three 6th chords sequentially in whole notes if all voices have similar motion</w:t>
      </w:r>
      <w:r w:rsidR="004E5B5E" w:rsidRPr="00AD5C53">
        <w:rPr>
          <w:rStyle w:val="a8"/>
        </w:rPr>
        <w:commentReference w:id="209"/>
      </w:r>
      <w:r w:rsidR="0014772F" w:rsidRPr="00AD5C53">
        <w:rPr>
          <w:rStyle w:val="a5"/>
        </w:rPr>
        <w:footnoteReference w:id="11"/>
      </w:r>
      <w:r w:rsidR="004335B6" w:rsidRPr="00AD5C53">
        <w:t>:</w:t>
      </w:r>
    </w:p>
    <w:p w14:paraId="115D7216" w14:textId="46074E9D" w:rsidR="004335B6" w:rsidRPr="00AD5C53" w:rsidRDefault="004335B6" w:rsidP="004335B6">
      <w:pPr>
        <w:jc w:val="center"/>
      </w:pPr>
      <w:r w:rsidRPr="00AD5C53">
        <w:rPr>
          <w:noProof/>
        </w:rPr>
        <w:drawing>
          <wp:inline distT="0" distB="0" distL="0" distR="0" wp14:anchorId="215FB8F9" wp14:editId="00ACE783">
            <wp:extent cx="2309446" cy="574651"/>
            <wp:effectExtent l="114300" t="114300" r="110490" b="11176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80314" cy="592285"/>
                    </a:xfrm>
                    <a:prstGeom prst="rect">
                      <a:avLst/>
                    </a:prstGeom>
                    <a:effectLst>
                      <a:glow rad="101600">
                        <a:schemeClr val="accent2">
                          <a:satMod val="175000"/>
                          <a:alpha val="40000"/>
                        </a:schemeClr>
                      </a:glow>
                    </a:effectLst>
                  </pic:spPr>
                </pic:pic>
              </a:graphicData>
            </a:graphic>
          </wp:inline>
        </w:drawing>
      </w:r>
    </w:p>
    <w:p w14:paraId="7CC9D857" w14:textId="722BE4BD" w:rsidR="004335B6" w:rsidRPr="00AD5C53" w:rsidRDefault="005E00F3" w:rsidP="0017171E">
      <w:pPr>
        <w:ind w:firstLine="360"/>
      </w:pPr>
      <w:bookmarkStart w:id="210" w:name="OLE_LINK53"/>
      <w:bookmarkStart w:id="211" w:name="OLE_LINK54"/>
      <w:bookmarkStart w:id="212" w:name="OLE_LINK55"/>
      <w:r w:rsidRPr="00AD5C53">
        <w:lastRenderedPageBreak/>
        <w:t>In counterpoint species 4, sequential 3rds, 4ths or 6ths, which occur due to syncopations, are allowed without limitations.</w:t>
      </w:r>
    </w:p>
    <w:p w14:paraId="7AEC9196" w14:textId="56269776" w:rsidR="00052780" w:rsidRPr="00AD5C53" w:rsidRDefault="005E00F3" w:rsidP="00467508">
      <w:pPr>
        <w:pStyle w:val="3"/>
        <w:rPr>
          <w:lang w:val="en-US"/>
        </w:rPr>
      </w:pPr>
      <w:bookmarkStart w:id="213" w:name="_Toc529284382"/>
      <w:bookmarkEnd w:id="210"/>
      <w:bookmarkEnd w:id="211"/>
      <w:bookmarkEnd w:id="212"/>
      <w:r w:rsidRPr="00AD5C53">
        <w:rPr>
          <w:lang w:val="en-US"/>
        </w:rPr>
        <w:t>Similar motion to 3rd, 4th or 6th</w:t>
      </w:r>
      <w:bookmarkEnd w:id="213"/>
    </w:p>
    <w:p w14:paraId="5B7FCD11" w14:textId="56031EE0" w:rsidR="00052780" w:rsidRPr="00AD5C53" w:rsidRDefault="005E00F3" w:rsidP="00052780">
      <w:pPr>
        <w:ind w:firstLine="360"/>
      </w:pPr>
      <w:r w:rsidRPr="00AD5C53">
        <w:t>Allowed</w:t>
      </w:r>
      <w:r w:rsidR="00052780" w:rsidRPr="00AD5C53">
        <w:t>.</w:t>
      </w:r>
    </w:p>
    <w:p w14:paraId="3346F9FC" w14:textId="3B3E9EE8" w:rsidR="00052780" w:rsidRPr="00AD5C53" w:rsidRDefault="00971F2A" w:rsidP="00467508">
      <w:pPr>
        <w:pStyle w:val="3"/>
        <w:rPr>
          <w:lang w:val="en-US"/>
        </w:rPr>
      </w:pPr>
      <w:bookmarkStart w:id="214" w:name="_Toc529284383"/>
      <w:r w:rsidRPr="00AD5C53">
        <w:rPr>
          <w:lang w:val="en-US"/>
        </w:rPr>
        <w:t>Sequential 5ths or 8ves</w:t>
      </w:r>
      <w:bookmarkEnd w:id="214"/>
    </w:p>
    <w:p w14:paraId="698CDC9A" w14:textId="00EA9FBA" w:rsidR="00C60C8C" w:rsidRPr="00AD5C53" w:rsidRDefault="00971F2A" w:rsidP="00C60C8C">
      <w:pPr>
        <w:ind w:firstLine="360"/>
      </w:pPr>
      <w:r w:rsidRPr="00AD5C53">
        <w:t xml:space="preserve">Two sequential </w:t>
      </w:r>
      <w:r w:rsidR="00C8287F" w:rsidRPr="00AD5C53">
        <w:t xml:space="preserve">perfect </w:t>
      </w:r>
      <w:r w:rsidRPr="00AD5C53">
        <w:t>5ths or 8ths are prohibited, even in contrary motion</w:t>
      </w:r>
      <w:r w:rsidR="00641E97" w:rsidRPr="00AD5C53">
        <w:t>:</w:t>
      </w:r>
    </w:p>
    <w:p w14:paraId="4C4792A2" w14:textId="7CBD0473" w:rsidR="00641E97" w:rsidRPr="00AD5C53" w:rsidRDefault="00641E97" w:rsidP="00641E97">
      <w:pPr>
        <w:jc w:val="center"/>
      </w:pPr>
      <w:r w:rsidRPr="00AD5C53">
        <w:rPr>
          <w:noProof/>
        </w:rPr>
        <w:drawing>
          <wp:inline distT="0" distB="0" distL="0" distR="0" wp14:anchorId="7A60B05A" wp14:editId="0DAFBFE7">
            <wp:extent cx="6152515" cy="1076325"/>
            <wp:effectExtent l="114300" t="114300" r="114935" b="1238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52515" cy="1076325"/>
                    </a:xfrm>
                    <a:prstGeom prst="rect">
                      <a:avLst/>
                    </a:prstGeom>
                    <a:effectLst>
                      <a:glow rad="101600">
                        <a:schemeClr val="accent2">
                          <a:satMod val="175000"/>
                          <a:alpha val="40000"/>
                        </a:schemeClr>
                      </a:glow>
                    </a:effectLst>
                  </pic:spPr>
                </pic:pic>
              </a:graphicData>
            </a:graphic>
          </wp:inline>
        </w:drawing>
      </w:r>
    </w:p>
    <w:p w14:paraId="4F407A31" w14:textId="502E9DFD" w:rsidR="00641E97" w:rsidRPr="00AD5C53" w:rsidRDefault="00971F2A" w:rsidP="00C60C8C">
      <w:pPr>
        <w:ind w:firstLine="360"/>
      </w:pPr>
      <w:bookmarkStart w:id="215" w:name="OLE_LINK56"/>
      <w:bookmarkStart w:id="216" w:name="OLE_LINK57"/>
      <w:r w:rsidRPr="00AD5C53">
        <w:t xml:space="preserve">Unison is subjected to the same rule as octave. It is prohibited to use two sequential unisons or octave after unison (or unison after </w:t>
      </w:r>
      <w:r w:rsidR="00E1292F" w:rsidRPr="00AD5C53">
        <w:t>octave</w:t>
      </w:r>
      <w:r w:rsidRPr="00AD5C53">
        <w:t>)</w:t>
      </w:r>
      <w:r w:rsidR="002E1AEF" w:rsidRPr="00AD5C53">
        <w:t>:</w:t>
      </w:r>
    </w:p>
    <w:bookmarkEnd w:id="215"/>
    <w:bookmarkEnd w:id="216"/>
    <w:p w14:paraId="441199BC" w14:textId="2B0D2D21" w:rsidR="002E1AEF" w:rsidRPr="00AD5C53" w:rsidRDefault="002E1AEF" w:rsidP="002E1AEF">
      <w:pPr>
        <w:jc w:val="center"/>
      </w:pPr>
      <w:r w:rsidRPr="00AD5C53">
        <w:rPr>
          <w:noProof/>
        </w:rPr>
        <w:drawing>
          <wp:inline distT="0" distB="0" distL="0" distR="0" wp14:anchorId="338912C5" wp14:editId="5C47674A">
            <wp:extent cx="5392615" cy="544326"/>
            <wp:effectExtent l="114300" t="114300" r="113030" b="12255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60782" cy="571395"/>
                    </a:xfrm>
                    <a:prstGeom prst="rect">
                      <a:avLst/>
                    </a:prstGeom>
                    <a:effectLst>
                      <a:glow rad="101600">
                        <a:schemeClr val="accent2">
                          <a:satMod val="175000"/>
                          <a:alpha val="40000"/>
                        </a:schemeClr>
                      </a:glow>
                    </a:effectLst>
                  </pic:spPr>
                </pic:pic>
              </a:graphicData>
            </a:graphic>
          </wp:inline>
        </w:drawing>
      </w:r>
    </w:p>
    <w:p w14:paraId="2A70DAE5" w14:textId="750ED3A1" w:rsidR="002E1AEF" w:rsidRPr="00AD5C53" w:rsidRDefault="00971F2A" w:rsidP="00C60C8C">
      <w:pPr>
        <w:ind w:firstLine="360"/>
      </w:pPr>
      <w:r w:rsidRPr="00AD5C53">
        <w:rPr>
          <w:b/>
          <w:u w:val="single"/>
        </w:rPr>
        <w:t>Exceptions</w:t>
      </w:r>
      <w:r w:rsidR="002E1AEF" w:rsidRPr="00AD5C53">
        <w:t>:</w:t>
      </w:r>
    </w:p>
    <w:p w14:paraId="34B8B6A3" w14:textId="67E11160" w:rsidR="002E1AEF" w:rsidRPr="00AD5C53" w:rsidRDefault="00971F2A" w:rsidP="002E1AEF">
      <w:pPr>
        <w:ind w:firstLine="360"/>
      </w:pPr>
      <w:bookmarkStart w:id="217" w:name="OLE_LINK160"/>
      <w:bookmarkStart w:id="218" w:name="OLE_LINK161"/>
      <w:r w:rsidRPr="00AD5C53">
        <w:t xml:space="preserve">Starting from 6 voices and above, sequential </w:t>
      </w:r>
      <w:r w:rsidR="00C8287F" w:rsidRPr="00AD5C53">
        <w:t xml:space="preserve">perfect </w:t>
      </w:r>
      <w:r w:rsidRPr="00AD5C53">
        <w:t>5ths or 8ves are allowed in contrary motion between internal voices</w:t>
      </w:r>
      <w:r w:rsidR="002E1AEF" w:rsidRPr="00AD5C53">
        <w:t>.</w:t>
      </w:r>
    </w:p>
    <w:p w14:paraId="03455828" w14:textId="61BAE22D" w:rsidR="00D728EA" w:rsidRPr="00AD5C53" w:rsidRDefault="00971F2A" w:rsidP="002E1AEF">
      <w:pPr>
        <w:ind w:firstLine="360"/>
      </w:pPr>
      <w:bookmarkStart w:id="219" w:name="OLE_LINK58"/>
      <w:bookmarkStart w:id="220" w:name="OLE_LINK59"/>
      <w:r w:rsidRPr="00AD5C53">
        <w:t>Starting from 7 voices</w:t>
      </w:r>
      <w:r w:rsidR="00C8287F" w:rsidRPr="00AD5C53">
        <w:t xml:space="preserve"> and above</w:t>
      </w:r>
      <w:r w:rsidRPr="00AD5C53">
        <w:t xml:space="preserve">, </w:t>
      </w:r>
      <w:r w:rsidR="00C8287F" w:rsidRPr="00AD5C53">
        <w:t xml:space="preserve">sequential perfect </w:t>
      </w:r>
      <w:r w:rsidRPr="00AD5C53">
        <w:t xml:space="preserve">5ths or 8ves </w:t>
      </w:r>
      <w:r w:rsidR="00C8287F" w:rsidRPr="00AD5C53">
        <w:t>are allowed in contrary motion between any voices.</w:t>
      </w:r>
    </w:p>
    <w:p w14:paraId="1EEC5537" w14:textId="363FAFF4" w:rsidR="004C2984" w:rsidRPr="00AD5C53" w:rsidRDefault="00C8287F" w:rsidP="00394B65">
      <w:pPr>
        <w:ind w:firstLine="360"/>
      </w:pPr>
      <w:bookmarkStart w:id="221" w:name="OLE_LINK60"/>
      <w:bookmarkStart w:id="222" w:name="OLE_LINK61"/>
      <w:bookmarkEnd w:id="219"/>
      <w:bookmarkEnd w:id="220"/>
      <w:r w:rsidRPr="00AD5C53">
        <w:t xml:space="preserve">Starting from 3 voices and above, </w:t>
      </w:r>
      <w:r w:rsidR="00BC3FD8" w:rsidRPr="00AD5C53">
        <w:t>diminished 5th is allowed immediately after perfect 5th. Perfect 5th is always prohibited immediately after diminished 5th.</w:t>
      </w:r>
      <w:bookmarkEnd w:id="217"/>
      <w:bookmarkEnd w:id="218"/>
    </w:p>
    <w:bookmarkEnd w:id="221"/>
    <w:bookmarkEnd w:id="222"/>
    <w:p w14:paraId="3D92C45D" w14:textId="494D01F3" w:rsidR="004C2984" w:rsidRPr="00AD5C53" w:rsidRDefault="004C2984" w:rsidP="004C2984">
      <w:pPr>
        <w:jc w:val="center"/>
      </w:pPr>
      <w:r w:rsidRPr="00AD5C53">
        <w:rPr>
          <w:noProof/>
        </w:rPr>
        <w:drawing>
          <wp:inline distT="0" distB="0" distL="0" distR="0" wp14:anchorId="5C633356" wp14:editId="6903350F">
            <wp:extent cx="1899139" cy="555230"/>
            <wp:effectExtent l="114300" t="114300" r="120650" b="11176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39641" cy="567071"/>
                    </a:xfrm>
                    <a:prstGeom prst="rect">
                      <a:avLst/>
                    </a:prstGeom>
                    <a:effectLst>
                      <a:glow rad="101600">
                        <a:schemeClr val="accent6">
                          <a:satMod val="175000"/>
                          <a:alpha val="40000"/>
                        </a:schemeClr>
                      </a:glow>
                    </a:effectLst>
                  </pic:spPr>
                </pic:pic>
              </a:graphicData>
            </a:graphic>
          </wp:inline>
        </w:drawing>
      </w:r>
      <w:r w:rsidRPr="00AD5C53">
        <w:t xml:space="preserve"> </w:t>
      </w:r>
      <w:r w:rsidRPr="00AD5C53">
        <w:rPr>
          <w:noProof/>
        </w:rPr>
        <w:drawing>
          <wp:inline distT="0" distB="0" distL="0" distR="0" wp14:anchorId="2A50B161" wp14:editId="06DB5D4F">
            <wp:extent cx="3710353" cy="584463"/>
            <wp:effectExtent l="114300" t="114300" r="118745" b="12065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61105" cy="592458"/>
                    </a:xfrm>
                    <a:prstGeom prst="rect">
                      <a:avLst/>
                    </a:prstGeom>
                    <a:effectLst>
                      <a:glow rad="101600">
                        <a:schemeClr val="accent2">
                          <a:satMod val="175000"/>
                          <a:alpha val="40000"/>
                        </a:schemeClr>
                      </a:glow>
                    </a:effectLst>
                  </pic:spPr>
                </pic:pic>
              </a:graphicData>
            </a:graphic>
          </wp:inline>
        </w:drawing>
      </w:r>
    </w:p>
    <w:p w14:paraId="16C022F4" w14:textId="6E1185E6" w:rsidR="00394B65" w:rsidRPr="00AD5C53" w:rsidRDefault="00BC3FD8" w:rsidP="00467508">
      <w:pPr>
        <w:pStyle w:val="3"/>
        <w:rPr>
          <w:lang w:val="en-US"/>
        </w:rPr>
      </w:pPr>
      <w:bookmarkStart w:id="223" w:name="_Toc529284384"/>
      <w:r w:rsidRPr="00AD5C53">
        <w:rPr>
          <w:lang w:val="en-US"/>
        </w:rPr>
        <w:t>5ths or 8ves, separated by one or multiple notes</w:t>
      </w:r>
      <w:bookmarkEnd w:id="223"/>
    </w:p>
    <w:p w14:paraId="6E480DCE" w14:textId="76F6CE8D" w:rsidR="00040238" w:rsidRPr="00AD5C53" w:rsidRDefault="00BC3FD8" w:rsidP="00040238">
      <w:pPr>
        <w:ind w:firstLine="360"/>
      </w:pPr>
      <w:r w:rsidRPr="00AD5C53">
        <w:t>Such 5ths or 8ves are allowed when they are separated by at least a whole or its equivalent (e.g. two half notes or four quarter notes)</w:t>
      </w:r>
      <w:r w:rsidR="00040238" w:rsidRPr="00AD5C53">
        <w:t>:</w:t>
      </w:r>
    </w:p>
    <w:p w14:paraId="0F05BFF9" w14:textId="404DC87D" w:rsidR="004C2984" w:rsidRPr="00AD5C53" w:rsidRDefault="00BD7E14" w:rsidP="004C2984">
      <w:r w:rsidRPr="00AD5C53">
        <w:rPr>
          <w:noProof/>
        </w:rPr>
        <w:lastRenderedPageBreak/>
        <w:drawing>
          <wp:inline distT="0" distB="0" distL="0" distR="0" wp14:anchorId="2AA42AA3" wp14:editId="3064F08C">
            <wp:extent cx="2373923" cy="987589"/>
            <wp:effectExtent l="114300" t="114300" r="121920" b="11747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42627" cy="1016171"/>
                    </a:xfrm>
                    <a:prstGeom prst="rect">
                      <a:avLst/>
                    </a:prstGeom>
                    <a:effectLst>
                      <a:glow rad="101600">
                        <a:schemeClr val="accent6">
                          <a:satMod val="175000"/>
                          <a:alpha val="40000"/>
                        </a:schemeClr>
                      </a:glow>
                    </a:effectLst>
                  </pic:spPr>
                </pic:pic>
              </a:graphicData>
            </a:graphic>
          </wp:inline>
        </w:drawing>
      </w:r>
      <w:r w:rsidRPr="00AD5C53">
        <w:rPr>
          <w:noProof/>
        </w:rPr>
        <w:drawing>
          <wp:inline distT="0" distB="0" distL="0" distR="0" wp14:anchorId="7B2F5DCA" wp14:editId="3B7F6798">
            <wp:extent cx="3270738" cy="1036347"/>
            <wp:effectExtent l="114300" t="114300" r="120650" b="10668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57728" cy="1063910"/>
                    </a:xfrm>
                    <a:prstGeom prst="rect">
                      <a:avLst/>
                    </a:prstGeom>
                    <a:effectLst>
                      <a:glow rad="101600">
                        <a:schemeClr val="accent2">
                          <a:satMod val="175000"/>
                          <a:alpha val="40000"/>
                        </a:schemeClr>
                      </a:glow>
                    </a:effectLst>
                  </pic:spPr>
                </pic:pic>
              </a:graphicData>
            </a:graphic>
          </wp:inline>
        </w:drawing>
      </w:r>
    </w:p>
    <w:p w14:paraId="260126E5" w14:textId="0D633FB2" w:rsidR="004C2984" w:rsidRPr="00AD5C53" w:rsidRDefault="00A03B6B" w:rsidP="00394B65">
      <w:pPr>
        <w:ind w:firstLine="360"/>
      </w:pPr>
      <w:r w:rsidRPr="00AD5C53">
        <w:rPr>
          <w:b/>
          <w:u w:val="single"/>
        </w:rPr>
        <w:t>Exceptions</w:t>
      </w:r>
      <w:r w:rsidR="00BD7E14" w:rsidRPr="00AD5C53">
        <w:t>:</w:t>
      </w:r>
    </w:p>
    <w:p w14:paraId="006FC32F" w14:textId="0850A4F1" w:rsidR="00BD7E14" w:rsidRPr="00AD5C53" w:rsidRDefault="00A03B6B" w:rsidP="00394B65">
      <w:pPr>
        <w:ind w:firstLine="360"/>
      </w:pPr>
      <w:bookmarkStart w:id="224" w:name="OLE_LINK62"/>
      <w:bookmarkStart w:id="225" w:name="OLE_LINK63"/>
      <w:r w:rsidRPr="00AD5C53">
        <w:t xml:space="preserve">5ths or 8ves, separated by less </w:t>
      </w:r>
      <w:r w:rsidR="00E1292F" w:rsidRPr="00AD5C53">
        <w:t>than</w:t>
      </w:r>
      <w:r w:rsidRPr="00AD5C53">
        <w:t xml:space="preserve"> a whole note, are allowed in the following cases if the second interval (5th or 8ve) is not on first beat of the measure:</w:t>
      </w:r>
    </w:p>
    <w:bookmarkEnd w:id="224"/>
    <w:bookmarkEnd w:id="225"/>
    <w:p w14:paraId="19CCB288" w14:textId="6DFC8490" w:rsidR="00D1521F" w:rsidRPr="00AD5C53" w:rsidRDefault="002A5676" w:rsidP="00D1521F">
      <w:pPr>
        <w:pStyle w:val="a7"/>
        <w:numPr>
          <w:ilvl w:val="0"/>
          <w:numId w:val="13"/>
        </w:numPr>
      </w:pPr>
      <w:r w:rsidRPr="00AD5C53">
        <w:t>In contrary motion</w:t>
      </w:r>
      <w:r w:rsidR="00D1521F" w:rsidRPr="00AD5C53">
        <w:t>:</w:t>
      </w:r>
    </w:p>
    <w:p w14:paraId="406C111F" w14:textId="203CDB1D" w:rsidR="00824B2C" w:rsidRPr="00AD5C53" w:rsidRDefault="00824B2C" w:rsidP="00824B2C">
      <w:pPr>
        <w:jc w:val="center"/>
      </w:pPr>
      <w:r w:rsidRPr="00AD5C53">
        <w:rPr>
          <w:noProof/>
        </w:rPr>
        <w:drawing>
          <wp:inline distT="0" distB="0" distL="0" distR="0" wp14:anchorId="59AEB5AF" wp14:editId="2D3A87E7">
            <wp:extent cx="5726723" cy="1321006"/>
            <wp:effectExtent l="114300" t="114300" r="121920" b="10795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2923" cy="1329356"/>
                    </a:xfrm>
                    <a:prstGeom prst="rect">
                      <a:avLst/>
                    </a:prstGeom>
                    <a:effectLst>
                      <a:glow rad="101600">
                        <a:schemeClr val="accent6">
                          <a:satMod val="175000"/>
                          <a:alpha val="40000"/>
                        </a:schemeClr>
                      </a:glow>
                    </a:effectLst>
                  </pic:spPr>
                </pic:pic>
              </a:graphicData>
            </a:graphic>
          </wp:inline>
        </w:drawing>
      </w:r>
    </w:p>
    <w:p w14:paraId="2DEE6970" w14:textId="60B58C8F" w:rsidR="00D1521F" w:rsidRPr="00AD5C53" w:rsidRDefault="005A7E0C" w:rsidP="00D1521F">
      <w:pPr>
        <w:pStyle w:val="a7"/>
        <w:numPr>
          <w:ilvl w:val="0"/>
          <w:numId w:val="13"/>
        </w:numPr>
      </w:pPr>
      <w:r w:rsidRPr="00AD5C53">
        <w:t>Even in similar motion, when one of the intervals is formed by a melodic note</w:t>
      </w:r>
      <w:commentRangeStart w:id="226"/>
      <w:r w:rsidR="00171F07" w:rsidRPr="00AD5C53">
        <w:rPr>
          <w:rStyle w:val="a5"/>
        </w:rPr>
        <w:footnoteReference w:id="12"/>
      </w:r>
      <w:commentRangeEnd w:id="226"/>
      <w:r w:rsidR="00682367" w:rsidRPr="00AD5C53">
        <w:rPr>
          <w:rStyle w:val="a8"/>
        </w:rPr>
        <w:commentReference w:id="226"/>
      </w:r>
      <w:r w:rsidR="00D1521F" w:rsidRPr="00AD5C53">
        <w:t>:</w:t>
      </w:r>
    </w:p>
    <w:p w14:paraId="1C0BD9A4" w14:textId="11451298" w:rsidR="00052780" w:rsidRPr="00AD5C53" w:rsidRDefault="00824B2C" w:rsidP="00052780">
      <w:r w:rsidRPr="00AD5C53">
        <w:rPr>
          <w:noProof/>
        </w:rPr>
        <w:lastRenderedPageBreak/>
        <w:drawing>
          <wp:inline distT="0" distB="0" distL="0" distR="0" wp14:anchorId="21E70333" wp14:editId="30CB0E0A">
            <wp:extent cx="6152515" cy="1196340"/>
            <wp:effectExtent l="114300" t="114300" r="114935" b="11811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52515" cy="1196340"/>
                    </a:xfrm>
                    <a:prstGeom prst="rect">
                      <a:avLst/>
                    </a:prstGeom>
                    <a:effectLst>
                      <a:glow rad="101600">
                        <a:schemeClr val="accent6">
                          <a:satMod val="175000"/>
                          <a:alpha val="40000"/>
                        </a:schemeClr>
                      </a:glow>
                    </a:effectLst>
                  </pic:spPr>
                </pic:pic>
              </a:graphicData>
            </a:graphic>
          </wp:inline>
        </w:drawing>
      </w:r>
    </w:p>
    <w:p w14:paraId="534EE103" w14:textId="3E7AE26F" w:rsidR="00EB0C6E" w:rsidRPr="00AD5C53" w:rsidRDefault="0058786D" w:rsidP="00EB0C6E">
      <w:pPr>
        <w:ind w:firstLine="360"/>
      </w:pPr>
      <w:bookmarkStart w:id="230" w:name="OLE_LINK66"/>
      <w:bookmarkStart w:id="231" w:name="OLE_LINK67"/>
      <w:bookmarkStart w:id="232" w:name="OLE_LINK162"/>
      <w:bookmarkStart w:id="233" w:name="OLE_LINK163"/>
      <w:r w:rsidRPr="00AD5C53">
        <w:t>Starting from 5 voices and above, 5ths or 8ves, separated by one half note or two quarter notes, are allowed if second interval is on upbeat, without any additional conditions</w:t>
      </w:r>
      <w:r w:rsidR="008108D4" w:rsidRPr="00AD5C53">
        <w:rPr>
          <w:rStyle w:val="a5"/>
        </w:rPr>
        <w:footnoteReference w:id="13"/>
      </w:r>
      <w:r w:rsidR="00EB0C6E" w:rsidRPr="00AD5C53">
        <w:t>.</w:t>
      </w:r>
    </w:p>
    <w:p w14:paraId="6EA88DA5" w14:textId="66939ABF" w:rsidR="00EB0C6E" w:rsidRPr="00AD5C53" w:rsidRDefault="00DD3139" w:rsidP="00467508">
      <w:pPr>
        <w:pStyle w:val="3"/>
        <w:rPr>
          <w:lang w:val="en-US"/>
        </w:rPr>
      </w:pPr>
      <w:bookmarkStart w:id="234" w:name="_Toc529284385"/>
      <w:bookmarkStart w:id="235" w:name="OLE_LINK70"/>
      <w:bookmarkStart w:id="236" w:name="OLE_LINK71"/>
      <w:bookmarkEnd w:id="230"/>
      <w:bookmarkEnd w:id="231"/>
      <w:r w:rsidRPr="00AD5C53">
        <w:rPr>
          <w:lang w:val="en-US"/>
        </w:rPr>
        <w:t>Similar motion to 5th or 8ve between extreme voices</w:t>
      </w:r>
      <w:bookmarkEnd w:id="234"/>
    </w:p>
    <w:bookmarkEnd w:id="235"/>
    <w:bookmarkEnd w:id="236"/>
    <w:p w14:paraId="232E7334" w14:textId="02FA42AF" w:rsidR="000C0924" w:rsidRPr="00AD5C53" w:rsidRDefault="00DD3139" w:rsidP="000C0924">
      <w:pPr>
        <w:ind w:firstLine="360"/>
      </w:pPr>
      <w:r w:rsidRPr="00AD5C53">
        <w:t>Similar motion to 5th or 8ve between extreme voices is prohibited:</w:t>
      </w:r>
    </w:p>
    <w:p w14:paraId="1A5B9361" w14:textId="0F45DF25" w:rsidR="000C0924" w:rsidRPr="00AD5C53" w:rsidRDefault="00495D6B" w:rsidP="00EF0FA1">
      <w:pPr>
        <w:jc w:val="center"/>
      </w:pPr>
      <w:r w:rsidRPr="00AD5C53">
        <w:rPr>
          <w:noProof/>
        </w:rPr>
        <w:drawing>
          <wp:inline distT="0" distB="0" distL="0" distR="0" wp14:anchorId="6C02A23D" wp14:editId="5DE7BA88">
            <wp:extent cx="6152515" cy="558800"/>
            <wp:effectExtent l="114300" t="114300" r="114935" b="10795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52515" cy="558800"/>
                    </a:xfrm>
                    <a:prstGeom prst="rect">
                      <a:avLst/>
                    </a:prstGeom>
                    <a:effectLst>
                      <a:glow rad="101600">
                        <a:schemeClr val="accent2">
                          <a:satMod val="175000"/>
                          <a:alpha val="40000"/>
                        </a:schemeClr>
                      </a:glow>
                    </a:effectLst>
                  </pic:spPr>
                </pic:pic>
              </a:graphicData>
            </a:graphic>
          </wp:inline>
        </w:drawing>
      </w:r>
    </w:p>
    <w:p w14:paraId="068E406C" w14:textId="5768C571" w:rsidR="00495D6B" w:rsidRPr="00AD5C53" w:rsidRDefault="00DD3139" w:rsidP="00495D6B">
      <w:pPr>
        <w:ind w:firstLine="360"/>
        <w:rPr>
          <w:b/>
          <w:u w:val="single"/>
        </w:rPr>
      </w:pPr>
      <w:bookmarkStart w:id="237" w:name="OLE_LINK74"/>
      <w:bookmarkStart w:id="238" w:name="OLE_LINK75"/>
      <w:r w:rsidRPr="00AD5C53">
        <w:rPr>
          <w:b/>
          <w:u w:val="single"/>
        </w:rPr>
        <w:t>Exceptions</w:t>
      </w:r>
      <w:r w:rsidR="00495D6B" w:rsidRPr="00AD5C53">
        <w:rPr>
          <w:b/>
          <w:u w:val="single"/>
        </w:rPr>
        <w:t>:</w:t>
      </w:r>
    </w:p>
    <w:p w14:paraId="33EABB8C" w14:textId="36CC61AE" w:rsidR="00495D6B" w:rsidRPr="00AD5C53" w:rsidRDefault="00DD3139" w:rsidP="00495D6B">
      <w:pPr>
        <w:ind w:firstLine="360"/>
      </w:pPr>
      <w:bookmarkStart w:id="239" w:name="OLE_LINK189"/>
      <w:bookmarkStart w:id="240" w:name="OLE_LINK68"/>
      <w:bookmarkStart w:id="241" w:name="OLE_LINK69"/>
      <w:r w:rsidRPr="00AD5C53">
        <w:t>Starting from 3 voices and above, similar motion to 8ve between extreme voices in final cadence is allowed, if higher voice is moving stepwise</w:t>
      </w:r>
      <w:bookmarkEnd w:id="239"/>
      <w:r w:rsidR="00EF0FA1" w:rsidRPr="00AD5C53">
        <w:t>:</w:t>
      </w:r>
    </w:p>
    <w:bookmarkEnd w:id="232"/>
    <w:bookmarkEnd w:id="233"/>
    <w:bookmarkEnd w:id="237"/>
    <w:bookmarkEnd w:id="238"/>
    <w:bookmarkEnd w:id="240"/>
    <w:bookmarkEnd w:id="241"/>
    <w:p w14:paraId="58C9A6A5" w14:textId="002F4383" w:rsidR="00EF0FA1" w:rsidRPr="00AD5C53" w:rsidRDefault="00EF0FA1" w:rsidP="00EF0FA1">
      <w:pPr>
        <w:jc w:val="center"/>
      </w:pPr>
      <w:r w:rsidRPr="00AD5C53">
        <w:rPr>
          <w:noProof/>
        </w:rPr>
        <w:drawing>
          <wp:inline distT="0" distB="0" distL="0" distR="0" wp14:anchorId="303DBBF4" wp14:editId="57B8088A">
            <wp:extent cx="2455985" cy="920109"/>
            <wp:effectExtent l="114300" t="114300" r="116205" b="10922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99395" cy="936372"/>
                    </a:xfrm>
                    <a:prstGeom prst="rect">
                      <a:avLst/>
                    </a:prstGeom>
                    <a:effectLst>
                      <a:glow rad="101600">
                        <a:schemeClr val="accent4">
                          <a:satMod val="175000"/>
                          <a:alpha val="40000"/>
                        </a:schemeClr>
                      </a:glow>
                    </a:effectLst>
                  </pic:spPr>
                </pic:pic>
              </a:graphicData>
            </a:graphic>
          </wp:inline>
        </w:drawing>
      </w:r>
    </w:p>
    <w:p w14:paraId="339AD514" w14:textId="3106DCE2" w:rsidR="00105D45" w:rsidRPr="00AD5C53" w:rsidRDefault="00DD3139" w:rsidP="00105D45">
      <w:pPr>
        <w:ind w:firstLine="360"/>
      </w:pPr>
      <w:bookmarkStart w:id="242" w:name="OLE_LINK164"/>
      <w:bookmarkStart w:id="243" w:name="OLE_LINK165"/>
      <w:bookmarkStart w:id="244" w:name="OLE_LINK72"/>
      <w:bookmarkStart w:id="245" w:name="OLE_LINK73"/>
      <w:r w:rsidRPr="00AD5C53">
        <w:t xml:space="preserve">Starting from 6 voices and above, similar motion to 5th or 8ve </w:t>
      </w:r>
      <w:commentRangeStart w:id="246"/>
      <w:r w:rsidRPr="00AD5C53">
        <w:t xml:space="preserve">on main degrees </w:t>
      </w:r>
      <w:commentRangeEnd w:id="246"/>
      <w:r w:rsidRPr="00AD5C53">
        <w:rPr>
          <w:rStyle w:val="a8"/>
        </w:rPr>
        <w:commentReference w:id="246"/>
      </w:r>
      <w:r w:rsidRPr="00AD5C53">
        <w:t>(I, IV, V) is allowed between external voices, if higher voice is moving stepwise.</w:t>
      </w:r>
      <w:bookmarkEnd w:id="242"/>
      <w:bookmarkEnd w:id="243"/>
    </w:p>
    <w:p w14:paraId="601F4D2B" w14:textId="15C5CBDF" w:rsidR="0014505D" w:rsidRPr="00AD5C53" w:rsidRDefault="00DD3139" w:rsidP="00467508">
      <w:pPr>
        <w:pStyle w:val="3"/>
        <w:rPr>
          <w:lang w:val="en-US"/>
        </w:rPr>
      </w:pPr>
      <w:bookmarkStart w:id="247" w:name="_Toc529284386"/>
      <w:bookmarkEnd w:id="244"/>
      <w:bookmarkEnd w:id="245"/>
      <w:r w:rsidRPr="00AD5C53">
        <w:rPr>
          <w:lang w:val="en-US"/>
        </w:rPr>
        <w:t>Similar motion to 5th or 8ve between internal voices</w:t>
      </w:r>
      <w:bookmarkEnd w:id="247"/>
    </w:p>
    <w:p w14:paraId="7F221DAE" w14:textId="6E95D6FB" w:rsidR="00EF0FA1" w:rsidRPr="00AD5C53" w:rsidRDefault="00DD3139" w:rsidP="00495D6B">
      <w:pPr>
        <w:ind w:firstLine="360"/>
      </w:pPr>
      <w:bookmarkStart w:id="248" w:name="OLE_LINK166"/>
      <w:bookmarkStart w:id="249" w:name="OLE_LINK167"/>
      <w:r w:rsidRPr="00AD5C53">
        <w:t>Similar motion to 5th or 8ve between is allowed</w:t>
      </w:r>
      <w:r w:rsidR="009652AD" w:rsidRPr="00AD5C53">
        <w:t xml:space="preserve"> except when both voices are external</w:t>
      </w:r>
      <w:commentRangeStart w:id="250"/>
      <w:r w:rsidR="006552C6" w:rsidRPr="00AD5C53">
        <w:rPr>
          <w:rStyle w:val="a5"/>
        </w:rPr>
        <w:footnoteReference w:id="14"/>
      </w:r>
      <w:bookmarkEnd w:id="248"/>
      <w:bookmarkEnd w:id="249"/>
      <w:commentRangeEnd w:id="250"/>
      <w:r w:rsidR="009652AD" w:rsidRPr="00AD5C53">
        <w:rPr>
          <w:rStyle w:val="a8"/>
        </w:rPr>
        <w:commentReference w:id="250"/>
      </w:r>
      <w:r w:rsidR="00F53A77" w:rsidRPr="00AD5C53">
        <w:t>:</w:t>
      </w:r>
    </w:p>
    <w:p w14:paraId="55C6CED3" w14:textId="52D8E0EB" w:rsidR="00F53A77" w:rsidRPr="00AD5C53" w:rsidRDefault="009652AD" w:rsidP="009D10D4">
      <w:pPr>
        <w:pStyle w:val="a7"/>
        <w:numPr>
          <w:ilvl w:val="0"/>
          <w:numId w:val="14"/>
        </w:numPr>
      </w:pPr>
      <w:bookmarkStart w:id="251" w:name="OLE_LINK275"/>
      <w:bookmarkStart w:id="252" w:name="OLE_LINK276"/>
      <w:r w:rsidRPr="00AD5C53">
        <w:t>If one of voices is moving stepwise</w:t>
      </w:r>
      <w:r w:rsidR="00540CF0" w:rsidRPr="00AD5C53">
        <w:rPr>
          <w:rStyle w:val="a5"/>
        </w:rPr>
        <w:footnoteReference w:id="15"/>
      </w:r>
      <w:r w:rsidR="009D10D4" w:rsidRPr="00AD5C53">
        <w:t>:</w:t>
      </w:r>
    </w:p>
    <w:bookmarkEnd w:id="251"/>
    <w:bookmarkEnd w:id="252"/>
    <w:p w14:paraId="29A0D8C9" w14:textId="36274FC6" w:rsidR="00927397" w:rsidRPr="00AD5C53" w:rsidRDefault="00927397" w:rsidP="00927397">
      <w:pPr>
        <w:jc w:val="center"/>
      </w:pPr>
      <w:r w:rsidRPr="00AD5C53">
        <w:rPr>
          <w:noProof/>
        </w:rPr>
        <w:lastRenderedPageBreak/>
        <w:drawing>
          <wp:inline distT="0" distB="0" distL="0" distR="0" wp14:anchorId="1D2C2597" wp14:editId="58DD7BF1">
            <wp:extent cx="6152515" cy="920115"/>
            <wp:effectExtent l="114300" t="114300" r="114935" b="10858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52515" cy="920115"/>
                    </a:xfrm>
                    <a:prstGeom prst="rect">
                      <a:avLst/>
                    </a:prstGeom>
                    <a:effectLst>
                      <a:glow rad="101600">
                        <a:schemeClr val="accent6">
                          <a:satMod val="175000"/>
                          <a:alpha val="40000"/>
                        </a:schemeClr>
                      </a:glow>
                    </a:effectLst>
                  </pic:spPr>
                </pic:pic>
              </a:graphicData>
            </a:graphic>
          </wp:inline>
        </w:drawing>
      </w:r>
    </w:p>
    <w:p w14:paraId="6B780D64" w14:textId="0E571F63" w:rsidR="009D10D4" w:rsidRPr="00AD5C53" w:rsidRDefault="00D277D3" w:rsidP="009D10D4">
      <w:pPr>
        <w:pStyle w:val="a7"/>
        <w:numPr>
          <w:ilvl w:val="0"/>
          <w:numId w:val="14"/>
        </w:numPr>
      </w:pPr>
      <w:r w:rsidRPr="00AD5C53">
        <w:t>Even when both voices have leaps, if one of notes forming interval is part of a previous harmony (common note):</w:t>
      </w:r>
    </w:p>
    <w:p w14:paraId="63CDC946" w14:textId="6403A776" w:rsidR="00D52248" w:rsidRPr="00AD5C53" w:rsidRDefault="00D52248" w:rsidP="00D52248">
      <w:pPr>
        <w:jc w:val="center"/>
      </w:pPr>
      <w:r w:rsidRPr="00AD5C53">
        <w:rPr>
          <w:noProof/>
        </w:rPr>
        <w:drawing>
          <wp:inline distT="0" distB="0" distL="0" distR="0" wp14:anchorId="7B3C4A2E" wp14:editId="492A5B66">
            <wp:extent cx="2309446" cy="873661"/>
            <wp:effectExtent l="114300" t="114300" r="110490" b="11747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35341" cy="883457"/>
                    </a:xfrm>
                    <a:prstGeom prst="rect">
                      <a:avLst/>
                    </a:prstGeom>
                    <a:effectLst>
                      <a:glow rad="101600">
                        <a:schemeClr val="accent6">
                          <a:satMod val="175000"/>
                          <a:alpha val="40000"/>
                        </a:schemeClr>
                      </a:glow>
                    </a:effectLst>
                  </pic:spPr>
                </pic:pic>
              </a:graphicData>
            </a:graphic>
          </wp:inline>
        </w:drawing>
      </w:r>
    </w:p>
    <w:p w14:paraId="58CEF925" w14:textId="68AFB233" w:rsidR="00E20E80" w:rsidRPr="00AD5C53" w:rsidRDefault="002E6CA6" w:rsidP="00E20E80">
      <w:pPr>
        <w:ind w:firstLine="360"/>
      </w:pPr>
      <w:r w:rsidRPr="00AD5C53">
        <w:t xml:space="preserve">Similar motion to unison is prohibited. </w:t>
      </w:r>
      <w:del w:id="253" w:author="Rualark Rualark" w:date="2018-10-26T11:10:00Z">
        <w:r w:rsidRPr="00AD5C53" w:rsidDel="002E6CA6">
          <w:delText>Starting from 3 voices, similar motion to tritone is allowed</w:delText>
        </w:r>
      </w:del>
      <w:ins w:id="254" w:author="Rualark Rualark" w:date="2018-10-26T11:10:00Z">
        <w:r w:rsidRPr="00AD5C53">
          <w:t>Similar motion to tritone without bass is allowed</w:t>
        </w:r>
      </w:ins>
      <w:r w:rsidRPr="00AD5C53">
        <w:t>.</w:t>
      </w:r>
    </w:p>
    <w:p w14:paraId="0EFB7C74" w14:textId="70D49E45" w:rsidR="0048207D" w:rsidRPr="00AD5C53" w:rsidRDefault="00D277D3" w:rsidP="0048207D">
      <w:pPr>
        <w:ind w:firstLine="360"/>
        <w:rPr>
          <w:b/>
          <w:u w:val="single"/>
        </w:rPr>
      </w:pPr>
      <w:r w:rsidRPr="00AD5C53">
        <w:rPr>
          <w:b/>
          <w:u w:val="single"/>
        </w:rPr>
        <w:t>Exceptions</w:t>
      </w:r>
      <w:r w:rsidR="0048207D" w:rsidRPr="00AD5C53">
        <w:rPr>
          <w:b/>
          <w:u w:val="single"/>
        </w:rPr>
        <w:t>:</w:t>
      </w:r>
    </w:p>
    <w:p w14:paraId="60E2218A" w14:textId="6741FF35" w:rsidR="0048207D" w:rsidRPr="00AD5C53" w:rsidRDefault="00D277D3" w:rsidP="0048207D">
      <w:pPr>
        <w:ind w:firstLine="360"/>
      </w:pPr>
      <w:bookmarkStart w:id="255" w:name="OLE_LINK170"/>
      <w:bookmarkStart w:id="256" w:name="OLE_LINK171"/>
      <w:r w:rsidRPr="00AD5C53">
        <w:t>Starting from 6 voices and above, similar leaping motion to 8ve is allowed even without a common note, except when both voices are external.</w:t>
      </w:r>
    </w:p>
    <w:p w14:paraId="4A8FF01E" w14:textId="6182B51B" w:rsidR="0048207D" w:rsidRPr="00AD5C53" w:rsidRDefault="00D277D3" w:rsidP="00467508">
      <w:pPr>
        <w:pStyle w:val="3"/>
        <w:rPr>
          <w:lang w:val="en-US"/>
        </w:rPr>
      </w:pPr>
      <w:bookmarkStart w:id="257" w:name="_Toc529284387"/>
      <w:bookmarkEnd w:id="255"/>
      <w:bookmarkEnd w:id="256"/>
      <w:r w:rsidRPr="00AD5C53">
        <w:rPr>
          <w:lang w:val="en-US"/>
        </w:rPr>
        <w:t>Sequential 2nds, 7ths, 9ths</w:t>
      </w:r>
      <w:bookmarkEnd w:id="257"/>
    </w:p>
    <w:p w14:paraId="0CF1ECCD" w14:textId="655A2478" w:rsidR="00D825D6" w:rsidRPr="00AD5C53" w:rsidRDefault="00D277D3" w:rsidP="00D825D6">
      <w:pPr>
        <w:pStyle w:val="a7"/>
        <w:numPr>
          <w:ilvl w:val="0"/>
          <w:numId w:val="15"/>
        </w:numPr>
      </w:pPr>
      <w:bookmarkStart w:id="258" w:name="OLE_LINK279"/>
      <w:bookmarkStart w:id="259" w:name="OLE_LINK280"/>
      <w:r w:rsidRPr="00AD5C53">
        <w:t>Sequential 2nds should be avoided</w:t>
      </w:r>
      <w:r w:rsidR="008B1587" w:rsidRPr="00AD5C53">
        <w:rPr>
          <w:rStyle w:val="a5"/>
        </w:rPr>
        <w:footnoteReference w:id="16"/>
      </w:r>
      <w:r w:rsidR="00D825D6" w:rsidRPr="00AD5C53">
        <w:t>:</w:t>
      </w:r>
    </w:p>
    <w:bookmarkEnd w:id="258"/>
    <w:bookmarkEnd w:id="259"/>
    <w:p w14:paraId="25B5FC3D" w14:textId="4DEF60C1" w:rsidR="00D825D6" w:rsidRPr="00AD5C53" w:rsidRDefault="00D825D6" w:rsidP="00D825D6">
      <w:pPr>
        <w:jc w:val="center"/>
      </w:pPr>
      <w:r w:rsidRPr="00AD5C53">
        <w:rPr>
          <w:noProof/>
        </w:rPr>
        <w:drawing>
          <wp:inline distT="0" distB="0" distL="0" distR="0" wp14:anchorId="735FA5E0" wp14:editId="2ADFCA78">
            <wp:extent cx="1822939" cy="519764"/>
            <wp:effectExtent l="114300" t="114300" r="120650" b="10922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67759" cy="532543"/>
                    </a:xfrm>
                    <a:prstGeom prst="rect">
                      <a:avLst/>
                    </a:prstGeom>
                    <a:effectLst>
                      <a:glow rad="101600">
                        <a:schemeClr val="accent2">
                          <a:satMod val="175000"/>
                          <a:alpha val="40000"/>
                        </a:schemeClr>
                      </a:glow>
                    </a:effectLst>
                  </pic:spPr>
                </pic:pic>
              </a:graphicData>
            </a:graphic>
          </wp:inline>
        </w:drawing>
      </w:r>
    </w:p>
    <w:p w14:paraId="3A62BB08" w14:textId="28FB2EAD" w:rsidR="00D825D6" w:rsidRPr="00AD5C53" w:rsidRDefault="00D277D3" w:rsidP="00D825D6">
      <w:pPr>
        <w:pStyle w:val="a7"/>
        <w:numPr>
          <w:ilvl w:val="0"/>
          <w:numId w:val="15"/>
        </w:numPr>
      </w:pPr>
      <w:r w:rsidRPr="00AD5C53">
        <w:t>Sequential 7ths or 9ths are allowed, especially if second interval is minor 7th or major 9th</w:t>
      </w:r>
      <w:r w:rsidR="00295E44" w:rsidRPr="00AD5C53">
        <w:t>:</w:t>
      </w:r>
    </w:p>
    <w:p w14:paraId="085EA06A" w14:textId="2B3E273E" w:rsidR="00D825D6" w:rsidRPr="00AD5C53" w:rsidRDefault="00D825D6" w:rsidP="00D825D6">
      <w:pPr>
        <w:jc w:val="center"/>
      </w:pPr>
      <w:r w:rsidRPr="00AD5C53">
        <w:rPr>
          <w:noProof/>
        </w:rPr>
        <w:drawing>
          <wp:inline distT="0" distB="0" distL="0" distR="0" wp14:anchorId="0A743059" wp14:editId="2531FFBF">
            <wp:extent cx="2649415" cy="494476"/>
            <wp:effectExtent l="114300" t="114300" r="113030" b="11557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52548" cy="513724"/>
                    </a:xfrm>
                    <a:prstGeom prst="rect">
                      <a:avLst/>
                    </a:prstGeom>
                    <a:effectLst>
                      <a:glow rad="101600">
                        <a:schemeClr val="accent4">
                          <a:satMod val="175000"/>
                          <a:alpha val="40000"/>
                        </a:schemeClr>
                      </a:glow>
                    </a:effectLst>
                  </pic:spPr>
                </pic:pic>
              </a:graphicData>
            </a:graphic>
          </wp:inline>
        </w:drawing>
      </w:r>
    </w:p>
    <w:p w14:paraId="6F600E67" w14:textId="551B0613" w:rsidR="00D825D6" w:rsidRPr="00AD5C53" w:rsidRDefault="0062437F" w:rsidP="001B7C0D">
      <w:pPr>
        <w:ind w:firstLine="360"/>
      </w:pPr>
      <w:bookmarkStart w:id="260" w:name="OLE_LINK283"/>
      <w:bookmarkStart w:id="261" w:name="OLE_LINK284"/>
      <w:bookmarkStart w:id="262" w:name="OLE_LINK172"/>
      <w:r w:rsidRPr="00AD5C53">
        <w:t>Major 7th and minor 9th sound harsh without another voice. They are allowed if they are accompanied by the third voice, which forms harmonic consonance interval with one of notes of major 7th or minor 9th.</w:t>
      </w:r>
    </w:p>
    <w:p w14:paraId="7319E2B6" w14:textId="0D275168" w:rsidR="00D825D6" w:rsidRPr="00AD5C53" w:rsidRDefault="00271D00" w:rsidP="00467508">
      <w:pPr>
        <w:pStyle w:val="3"/>
        <w:rPr>
          <w:lang w:val="en-US"/>
        </w:rPr>
      </w:pPr>
      <w:bookmarkStart w:id="263" w:name="_Toc529284388"/>
      <w:bookmarkEnd w:id="260"/>
      <w:bookmarkEnd w:id="261"/>
      <w:bookmarkEnd w:id="262"/>
      <w:r w:rsidRPr="00AD5C53">
        <w:rPr>
          <w:lang w:val="en-US"/>
        </w:rPr>
        <w:t xml:space="preserve">Similar </w:t>
      </w:r>
      <w:r w:rsidR="00D33DC2" w:rsidRPr="00AD5C53">
        <w:rPr>
          <w:lang w:val="en-US"/>
        </w:rPr>
        <w:t xml:space="preserve">motion to </w:t>
      </w:r>
      <w:r w:rsidRPr="00AD5C53">
        <w:rPr>
          <w:lang w:val="en-US"/>
        </w:rPr>
        <w:t>2nd, 7th and 9th</w:t>
      </w:r>
      <w:bookmarkEnd w:id="263"/>
    </w:p>
    <w:p w14:paraId="64500A87" w14:textId="3DA497F6" w:rsidR="008B1587" w:rsidRPr="00AD5C53" w:rsidRDefault="00271D00" w:rsidP="008B1587">
      <w:pPr>
        <w:pStyle w:val="a7"/>
        <w:numPr>
          <w:ilvl w:val="0"/>
          <w:numId w:val="16"/>
        </w:numPr>
      </w:pPr>
      <w:bookmarkStart w:id="264" w:name="OLE_LINK281"/>
      <w:bookmarkStart w:id="265" w:name="OLE_LINK282"/>
      <w:bookmarkStart w:id="266" w:name="OLE_LINK287"/>
      <w:r w:rsidRPr="00AD5C53">
        <w:rPr>
          <w:highlight w:val="red"/>
        </w:rPr>
        <w:t xml:space="preserve">Similar motion to major or minor second should be </w:t>
      </w:r>
      <w:commentRangeStart w:id="267"/>
      <w:r w:rsidRPr="00AD5C53">
        <w:rPr>
          <w:highlight w:val="red"/>
        </w:rPr>
        <w:t>avoided</w:t>
      </w:r>
      <w:commentRangeEnd w:id="267"/>
      <w:r w:rsidR="00611878" w:rsidRPr="00AD5C53">
        <w:rPr>
          <w:rStyle w:val="a8"/>
          <w:highlight w:val="red"/>
        </w:rPr>
        <w:commentReference w:id="267"/>
      </w:r>
      <w:r w:rsidR="000D3BDF" w:rsidRPr="00AD5C53">
        <w:rPr>
          <w:rStyle w:val="a5"/>
        </w:rPr>
        <w:footnoteReference w:id="17"/>
      </w:r>
      <w:r w:rsidR="008B1587" w:rsidRPr="00AD5C53">
        <w:t>.</w:t>
      </w:r>
    </w:p>
    <w:bookmarkEnd w:id="264"/>
    <w:bookmarkEnd w:id="265"/>
    <w:bookmarkEnd w:id="266"/>
    <w:p w14:paraId="504B7252" w14:textId="56A78277" w:rsidR="00530E81" w:rsidRPr="00AD5C53" w:rsidRDefault="00530E81" w:rsidP="00583156">
      <w:pPr>
        <w:jc w:val="center"/>
      </w:pPr>
      <w:r w:rsidRPr="00AD5C53">
        <w:rPr>
          <w:noProof/>
        </w:rPr>
        <w:lastRenderedPageBreak/>
        <w:drawing>
          <wp:inline distT="0" distB="0" distL="0" distR="0" wp14:anchorId="53B1E25D" wp14:editId="481D0BF6">
            <wp:extent cx="2579077" cy="403734"/>
            <wp:effectExtent l="114300" t="114300" r="107315" b="1111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62703" cy="432479"/>
                    </a:xfrm>
                    <a:prstGeom prst="rect">
                      <a:avLst/>
                    </a:prstGeom>
                    <a:effectLst>
                      <a:glow rad="101600">
                        <a:schemeClr val="accent2">
                          <a:satMod val="175000"/>
                          <a:alpha val="40000"/>
                        </a:schemeClr>
                      </a:glow>
                    </a:effectLst>
                  </pic:spPr>
                </pic:pic>
              </a:graphicData>
            </a:graphic>
          </wp:inline>
        </w:drawing>
      </w:r>
    </w:p>
    <w:p w14:paraId="4D3422FC" w14:textId="41F2B2FE" w:rsidR="00583156" w:rsidRPr="00AD5C53" w:rsidRDefault="00271D00" w:rsidP="00583156">
      <w:pPr>
        <w:pStyle w:val="a7"/>
        <w:numPr>
          <w:ilvl w:val="0"/>
          <w:numId w:val="16"/>
        </w:numPr>
      </w:pPr>
      <w:r w:rsidRPr="00AD5C53">
        <w:rPr>
          <w:highlight w:val="green"/>
        </w:rPr>
        <w:t>Similar motion to 7th or 9th is acceptable</w:t>
      </w:r>
      <w:ins w:id="268" w:author="Rualark Rualark" w:date="2018-11-03T20:29:00Z">
        <w:r w:rsidR="00BB7EA7" w:rsidRPr="00AD5C53">
          <w:rPr>
            <w:highlight w:val="green"/>
          </w:rPr>
          <w:t xml:space="preserve"> between non-extreme voices</w:t>
        </w:r>
      </w:ins>
      <w:r w:rsidRPr="00AD5C53">
        <w:rPr>
          <w:highlight w:val="green"/>
        </w:rPr>
        <w:t xml:space="preserve">, especially if it is minor 7th or major </w:t>
      </w:r>
      <w:commentRangeStart w:id="269"/>
      <w:r w:rsidRPr="00AD5C53">
        <w:rPr>
          <w:highlight w:val="green"/>
        </w:rPr>
        <w:t>9th</w:t>
      </w:r>
      <w:commentRangeEnd w:id="269"/>
      <w:r w:rsidRPr="00AD5C53">
        <w:rPr>
          <w:rStyle w:val="a8"/>
          <w:highlight w:val="green"/>
        </w:rPr>
        <w:commentReference w:id="269"/>
      </w:r>
      <w:r w:rsidR="00583156" w:rsidRPr="00AD5C53">
        <w:t>:</w:t>
      </w:r>
    </w:p>
    <w:p w14:paraId="577097BC" w14:textId="40F24306" w:rsidR="00583156" w:rsidRPr="00AD5C53" w:rsidRDefault="00583156" w:rsidP="00583156">
      <w:pPr>
        <w:jc w:val="center"/>
      </w:pPr>
      <w:r w:rsidRPr="00AD5C53">
        <w:rPr>
          <w:noProof/>
        </w:rPr>
        <w:drawing>
          <wp:inline distT="0" distB="0" distL="0" distR="0" wp14:anchorId="29021A64" wp14:editId="3B986646">
            <wp:extent cx="2737339" cy="838961"/>
            <wp:effectExtent l="114300" t="114300" r="120650" b="11366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27281" cy="866527"/>
                    </a:xfrm>
                    <a:prstGeom prst="rect">
                      <a:avLst/>
                    </a:prstGeom>
                    <a:effectLst>
                      <a:glow rad="101600">
                        <a:schemeClr val="accent6">
                          <a:satMod val="175000"/>
                          <a:alpha val="40000"/>
                        </a:schemeClr>
                      </a:glow>
                    </a:effectLst>
                  </pic:spPr>
                </pic:pic>
              </a:graphicData>
            </a:graphic>
          </wp:inline>
        </w:drawing>
      </w:r>
    </w:p>
    <w:p w14:paraId="4B94ED1E" w14:textId="5C958BC1" w:rsidR="00BB7EA7" w:rsidRPr="00AD5C53" w:rsidRDefault="00BB7EA7" w:rsidP="00461256">
      <w:pPr>
        <w:ind w:firstLine="360"/>
        <w:rPr>
          <w:ins w:id="270" w:author="Rualark Rualark" w:date="2018-11-03T20:29:00Z"/>
          <w:highlight w:val="yellow"/>
        </w:rPr>
      </w:pPr>
      <w:ins w:id="271" w:author="Rualark Rualark" w:date="2018-11-03T20:29:00Z">
        <w:r w:rsidRPr="00AD5C53">
          <w:rPr>
            <w:highlight w:val="yellow"/>
          </w:rPr>
          <w:t>Similar motion to 7th or 9th is prohibited between extreme voices.</w:t>
        </w:r>
      </w:ins>
    </w:p>
    <w:p w14:paraId="1C9B5131" w14:textId="16C98235" w:rsidR="00583156" w:rsidRPr="00AD5C53" w:rsidRDefault="00271D00" w:rsidP="00461256">
      <w:pPr>
        <w:ind w:firstLine="360"/>
      </w:pPr>
      <w:r w:rsidRPr="00AD5C53">
        <w:t>Major 7th and minor 9th can be alleviated with a common note</w:t>
      </w:r>
      <w:ins w:id="272" w:author="Rualark Rualark" w:date="2018-10-25T23:54:00Z">
        <w:r w:rsidR="002E5016" w:rsidRPr="00AD5C53">
          <w:t xml:space="preserve"> when there are at least three voices</w:t>
        </w:r>
      </w:ins>
      <w:r w:rsidR="00902A88" w:rsidRPr="00AD5C53">
        <w:t>:</w:t>
      </w:r>
    </w:p>
    <w:p w14:paraId="734501DE" w14:textId="3690F370" w:rsidR="00530E81" w:rsidRPr="00AD5C53" w:rsidRDefault="00461256" w:rsidP="00461256">
      <w:pPr>
        <w:jc w:val="center"/>
      </w:pPr>
      <w:r w:rsidRPr="00AD5C53">
        <w:rPr>
          <w:noProof/>
        </w:rPr>
        <w:drawing>
          <wp:inline distT="0" distB="0" distL="0" distR="0" wp14:anchorId="598A05A2" wp14:editId="248350F4">
            <wp:extent cx="2631831" cy="774764"/>
            <wp:effectExtent l="0" t="0" r="0" b="635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82544" cy="789693"/>
                    </a:xfrm>
                    <a:prstGeom prst="rect">
                      <a:avLst/>
                    </a:prstGeom>
                    <a:effectLst/>
                  </pic:spPr>
                </pic:pic>
              </a:graphicData>
            </a:graphic>
          </wp:inline>
        </w:drawing>
      </w:r>
    </w:p>
    <w:p w14:paraId="71D7EC25" w14:textId="6327202C" w:rsidR="00461256" w:rsidRPr="00AD5C53" w:rsidRDefault="0062437F" w:rsidP="00467508">
      <w:pPr>
        <w:pStyle w:val="3"/>
        <w:rPr>
          <w:lang w:val="en-US"/>
        </w:rPr>
      </w:pPr>
      <w:bookmarkStart w:id="273" w:name="_Toc529284389"/>
      <w:r w:rsidRPr="00AD5C53">
        <w:rPr>
          <w:lang w:val="en-US"/>
        </w:rPr>
        <w:t>2nd, 7th or 9th at the beginning of the voice</w:t>
      </w:r>
      <w:bookmarkEnd w:id="273"/>
    </w:p>
    <w:p w14:paraId="35F90B9F" w14:textId="4D5972D7" w:rsidR="008C6332" w:rsidRPr="00AD5C53" w:rsidRDefault="0062437F" w:rsidP="008C6332">
      <w:pPr>
        <w:ind w:firstLine="360"/>
      </w:pPr>
      <w:r w:rsidRPr="00AD5C53">
        <w:t xml:space="preserve">It is allowed to start the voice with vertical </w:t>
      </w:r>
      <w:commentRangeStart w:id="274"/>
      <w:r w:rsidRPr="00AD5C53">
        <w:t xml:space="preserve">major 2nd, minor 7th or major </w:t>
      </w:r>
      <w:commentRangeEnd w:id="274"/>
      <w:r w:rsidRPr="00AD5C53">
        <w:rPr>
          <w:rStyle w:val="a8"/>
        </w:rPr>
        <w:commentReference w:id="274"/>
      </w:r>
      <w:r w:rsidRPr="00AD5C53">
        <w:t>9th.</w:t>
      </w:r>
    </w:p>
    <w:p w14:paraId="2F35B0A3" w14:textId="44056A09" w:rsidR="008C6332" w:rsidRPr="00AD5C53" w:rsidRDefault="0062437F" w:rsidP="008C6332">
      <w:pPr>
        <w:ind w:firstLine="360"/>
      </w:pPr>
      <w:bookmarkStart w:id="275" w:name="OLE_LINK173"/>
      <w:bookmarkStart w:id="276" w:name="OLE_LINK174"/>
      <w:r w:rsidRPr="00AD5C53">
        <w:t>It is prohibited to start voice with vertical minor 2nd, major 7th or minor 9th, especially if the other voice does not form consonance interval with one of notes</w:t>
      </w:r>
      <w:r w:rsidR="00E1292F">
        <w:t>, which form a dissonance interval</w:t>
      </w:r>
      <w:r w:rsidRPr="00AD5C53">
        <w:t>:</w:t>
      </w:r>
    </w:p>
    <w:bookmarkEnd w:id="275"/>
    <w:bookmarkEnd w:id="276"/>
    <w:p w14:paraId="1322A779" w14:textId="67BCEDEE" w:rsidR="008C6332" w:rsidRPr="00AD5C53" w:rsidRDefault="00AF2B50" w:rsidP="008C6332">
      <w:pPr>
        <w:jc w:val="center"/>
      </w:pPr>
      <w:r w:rsidRPr="00AD5C53">
        <w:rPr>
          <w:noProof/>
        </w:rPr>
        <w:drawing>
          <wp:inline distT="0" distB="0" distL="0" distR="0" wp14:anchorId="5600BA5F" wp14:editId="74FAB277">
            <wp:extent cx="2579077" cy="725543"/>
            <wp:effectExtent l="114300" t="114300" r="107315" b="11303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40555" cy="742838"/>
                    </a:xfrm>
                    <a:prstGeom prst="rect">
                      <a:avLst/>
                    </a:prstGeom>
                    <a:effectLst>
                      <a:glow rad="101600">
                        <a:schemeClr val="accent6">
                          <a:satMod val="175000"/>
                          <a:alpha val="40000"/>
                        </a:schemeClr>
                      </a:glow>
                    </a:effectLst>
                  </pic:spPr>
                </pic:pic>
              </a:graphicData>
            </a:graphic>
          </wp:inline>
        </w:drawing>
      </w:r>
      <w:r w:rsidR="008C6332" w:rsidRPr="00AD5C53">
        <w:rPr>
          <w:noProof/>
        </w:rPr>
        <w:drawing>
          <wp:inline distT="0" distB="0" distL="0" distR="0" wp14:anchorId="7A1FD581" wp14:editId="7AB38E07">
            <wp:extent cx="2186354" cy="715935"/>
            <wp:effectExtent l="114300" t="114300" r="118745" b="12255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236326" cy="732299"/>
                    </a:xfrm>
                    <a:prstGeom prst="rect">
                      <a:avLst/>
                    </a:prstGeom>
                    <a:effectLst>
                      <a:glow rad="101600">
                        <a:schemeClr val="accent2">
                          <a:satMod val="175000"/>
                          <a:alpha val="40000"/>
                        </a:schemeClr>
                      </a:glow>
                    </a:effectLst>
                  </pic:spPr>
                </pic:pic>
              </a:graphicData>
            </a:graphic>
          </wp:inline>
        </w:drawing>
      </w:r>
    </w:p>
    <w:p w14:paraId="6DE8FA5C" w14:textId="568B2C68" w:rsidR="008C6332" w:rsidRPr="00AD5C53" w:rsidRDefault="0062437F" w:rsidP="00467508">
      <w:pPr>
        <w:pStyle w:val="3"/>
        <w:rPr>
          <w:lang w:val="en-US"/>
        </w:rPr>
      </w:pPr>
      <w:bookmarkStart w:id="277" w:name="_Toc529284390"/>
      <w:r w:rsidRPr="00AD5C53">
        <w:rPr>
          <w:lang w:val="en-US"/>
        </w:rPr>
        <w:t>Distance between voices</w:t>
      </w:r>
      <w:bookmarkEnd w:id="277"/>
    </w:p>
    <w:p w14:paraId="1EE195AF" w14:textId="37892FC8" w:rsidR="00582322" w:rsidRPr="00AD5C53" w:rsidRDefault="0062437F" w:rsidP="00EE262F">
      <w:pPr>
        <w:ind w:firstLine="360"/>
      </w:pPr>
      <w:r w:rsidRPr="00AD5C53">
        <w:t>This distance is the result of melodic development of voices and can be very variable.</w:t>
      </w:r>
      <w:r w:rsidR="00D56025" w:rsidRPr="00AD5C53">
        <w:t xml:space="preserve"> </w:t>
      </w:r>
      <w:r w:rsidRPr="00AD5C53">
        <w:t>Yet, on downbeat in each measure distance between neighboring voices should not exceed two octaves</w:t>
      </w:r>
      <w:r w:rsidR="00D56025" w:rsidRPr="00AD5C53">
        <w:t>.</w:t>
      </w:r>
      <w:r w:rsidR="00CE0FE0" w:rsidRPr="00AD5C53">
        <w:t xml:space="preserve"> </w:t>
      </w:r>
    </w:p>
    <w:p w14:paraId="1EE3013E" w14:textId="74257699" w:rsidR="00D56025" w:rsidRPr="00AD5C53" w:rsidRDefault="0062437F" w:rsidP="00EE262F">
      <w:pPr>
        <w:ind w:firstLine="360"/>
      </w:pPr>
      <w:r w:rsidRPr="00AD5C53">
        <w:t>This distance can be two octaves or even more inside measure.</w:t>
      </w:r>
    </w:p>
    <w:p w14:paraId="49C48D80" w14:textId="661611E7" w:rsidR="00091651" w:rsidRPr="00AD5C53" w:rsidRDefault="0062437F" w:rsidP="00467508">
      <w:pPr>
        <w:pStyle w:val="3"/>
        <w:rPr>
          <w:lang w:val="en-US"/>
        </w:rPr>
      </w:pPr>
      <w:bookmarkStart w:id="278" w:name="_Toc529284391"/>
      <w:r w:rsidRPr="00AD5C53">
        <w:rPr>
          <w:lang w:val="en-US"/>
        </w:rPr>
        <w:t>Voice crossing</w:t>
      </w:r>
      <w:bookmarkEnd w:id="278"/>
    </w:p>
    <w:p w14:paraId="4970DCF6" w14:textId="569B1CBC" w:rsidR="004F203A" w:rsidRPr="00AD5C53" w:rsidRDefault="0062437F" w:rsidP="004F203A">
      <w:pPr>
        <w:ind w:firstLine="360"/>
      </w:pPr>
      <w:r w:rsidRPr="00AD5C53">
        <w:t>Voice crossings are often justified by melodic development of the voices. Yet, voice crossings should be generally avoided and limited for good polyphonic balance.</w:t>
      </w:r>
    </w:p>
    <w:p w14:paraId="02A5EA39" w14:textId="6A4304F1" w:rsidR="004F203A" w:rsidRPr="00AD5C53" w:rsidRDefault="0062437F" w:rsidP="004F203A">
      <w:pPr>
        <w:ind w:firstLine="360"/>
      </w:pPr>
      <w:r w:rsidRPr="00AD5C53">
        <w:rPr>
          <w:b/>
          <w:u w:val="single"/>
        </w:rPr>
        <w:t>Exceptions</w:t>
      </w:r>
      <w:r w:rsidR="00054A42" w:rsidRPr="00AD5C53">
        <w:t>:</w:t>
      </w:r>
    </w:p>
    <w:p w14:paraId="6DE5C3F3" w14:textId="105C4C4A" w:rsidR="00054A42" w:rsidRPr="00AD5C53" w:rsidRDefault="0062437F" w:rsidP="004F203A">
      <w:pPr>
        <w:ind w:firstLine="360"/>
      </w:pPr>
      <w:bookmarkStart w:id="279" w:name="OLE_LINK79"/>
      <w:bookmarkStart w:id="280" w:name="OLE_LINK80"/>
      <w:bookmarkStart w:id="281" w:name="OLE_LINK85"/>
      <w:bookmarkStart w:id="282" w:name="OLE_LINK175"/>
      <w:bookmarkStart w:id="283" w:name="OLE_LINK176"/>
      <w:r w:rsidRPr="00AD5C53">
        <w:t>Starting from 3 voices and above, short voice crossings are allowed between neighboring voices, except the first and the last measure.</w:t>
      </w:r>
    </w:p>
    <w:p w14:paraId="47071EC8" w14:textId="5BFE1593" w:rsidR="00054A42" w:rsidRPr="00AD5C53" w:rsidRDefault="0038396C" w:rsidP="004F203A">
      <w:pPr>
        <w:ind w:firstLine="360"/>
      </w:pPr>
      <w:bookmarkStart w:id="284" w:name="OLE_LINK285"/>
      <w:bookmarkStart w:id="285" w:name="OLE_LINK286"/>
      <w:bookmarkEnd w:id="279"/>
      <w:bookmarkEnd w:id="280"/>
      <w:bookmarkEnd w:id="281"/>
      <w:r w:rsidRPr="00AD5C53">
        <w:lastRenderedPageBreak/>
        <w:t>Starting from 5 voices and above, voice crossings are allowed even in the last measure. Voice crossings in the first measure are always prohibited.</w:t>
      </w:r>
    </w:p>
    <w:p w14:paraId="7BA9DF67" w14:textId="34BD4A93" w:rsidR="00964963" w:rsidRPr="00AD5C53" w:rsidRDefault="00BB6029" w:rsidP="00467508">
      <w:pPr>
        <w:pStyle w:val="3"/>
        <w:rPr>
          <w:lang w:val="en-US"/>
        </w:rPr>
      </w:pPr>
      <w:bookmarkStart w:id="286" w:name="_Toc529284392"/>
      <w:bookmarkEnd w:id="282"/>
      <w:bookmarkEnd w:id="283"/>
      <w:bookmarkEnd w:id="284"/>
      <w:bookmarkEnd w:id="285"/>
      <w:r w:rsidRPr="00AD5C53">
        <w:rPr>
          <w:lang w:val="en-US"/>
        </w:rPr>
        <w:t>Voice crossing arrangement</w:t>
      </w:r>
      <w:bookmarkEnd w:id="286"/>
    </w:p>
    <w:p w14:paraId="498C51B0" w14:textId="4E5982CD" w:rsidR="00135BDF" w:rsidRPr="00AD5C53" w:rsidRDefault="00BB6029" w:rsidP="00135BDF">
      <w:pPr>
        <w:ind w:firstLine="360"/>
      </w:pPr>
      <w:r w:rsidRPr="00AD5C53">
        <w:t>Voice crossing can happen during contrary or oblique motion of the voices, but should not happen during similar motion of the voices</w:t>
      </w:r>
      <w:r w:rsidR="00696E93" w:rsidRPr="00AD5C53">
        <w:rPr>
          <w:rStyle w:val="a5"/>
        </w:rPr>
        <w:footnoteReference w:id="18"/>
      </w:r>
      <w:r w:rsidR="00135BDF" w:rsidRPr="00AD5C53">
        <w:t>.</w:t>
      </w:r>
    </w:p>
    <w:p w14:paraId="6BCB0503" w14:textId="413B7BB9" w:rsidR="000B6295" w:rsidRPr="00AD5C53" w:rsidRDefault="004D6582" w:rsidP="000B6295">
      <w:pPr>
        <w:pStyle w:val="a7"/>
        <w:numPr>
          <w:ilvl w:val="0"/>
          <w:numId w:val="17"/>
        </w:numPr>
      </w:pPr>
      <w:bookmarkStart w:id="287" w:name="OLE_LINK288"/>
      <w:bookmarkStart w:id="288" w:name="OLE_LINK289"/>
      <w:bookmarkStart w:id="289" w:name="OLE_LINK76"/>
      <w:r w:rsidRPr="00AD5C53">
        <w:t>Contrary motion of the voices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9"/>
        <w:gridCol w:w="4840"/>
      </w:tblGrid>
      <w:tr w:rsidR="000B6295" w:rsidRPr="00AD5C53" w14:paraId="32B980CF" w14:textId="77777777" w:rsidTr="000B6295">
        <w:tc>
          <w:tcPr>
            <w:tcW w:w="4839" w:type="dxa"/>
            <w:vAlign w:val="center"/>
          </w:tcPr>
          <w:bookmarkEnd w:id="287"/>
          <w:bookmarkEnd w:id="288"/>
          <w:bookmarkEnd w:id="289"/>
          <w:p w14:paraId="1BDD2BA2" w14:textId="09AA07FF" w:rsidR="000B6295" w:rsidRPr="00AD5C53" w:rsidRDefault="004D6582" w:rsidP="000B6295">
            <w:pPr>
              <w:pStyle w:val="a7"/>
              <w:numPr>
                <w:ilvl w:val="1"/>
                <w:numId w:val="17"/>
              </w:numPr>
            </w:pPr>
            <w:r w:rsidRPr="00AD5C53">
              <w:t>Through unison – good</w:t>
            </w:r>
            <w:r w:rsidR="000B6295" w:rsidRPr="00AD5C53">
              <w:t>:</w:t>
            </w:r>
          </w:p>
        </w:tc>
        <w:tc>
          <w:tcPr>
            <w:tcW w:w="4840" w:type="dxa"/>
          </w:tcPr>
          <w:p w14:paraId="0EDF973C" w14:textId="05B33F9A" w:rsidR="000B6295" w:rsidRPr="00AD5C53" w:rsidRDefault="000B6295" w:rsidP="000B6295">
            <w:r w:rsidRPr="00AD5C53">
              <w:rPr>
                <w:noProof/>
              </w:rPr>
              <w:drawing>
                <wp:inline distT="0" distB="0" distL="0" distR="0" wp14:anchorId="489BAC5E" wp14:editId="3DED9FFE">
                  <wp:extent cx="1248507" cy="405274"/>
                  <wp:effectExtent l="114300" t="114300" r="123190" b="10922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324028" cy="429789"/>
                          </a:xfrm>
                          <a:prstGeom prst="rect">
                            <a:avLst/>
                          </a:prstGeom>
                          <a:effectLst>
                            <a:glow rad="101600">
                              <a:schemeClr val="accent6">
                                <a:satMod val="175000"/>
                                <a:alpha val="40000"/>
                              </a:schemeClr>
                            </a:glow>
                          </a:effectLst>
                        </pic:spPr>
                      </pic:pic>
                    </a:graphicData>
                  </a:graphic>
                </wp:inline>
              </w:drawing>
            </w:r>
          </w:p>
        </w:tc>
      </w:tr>
      <w:tr w:rsidR="000B6295" w:rsidRPr="00AD5C53" w14:paraId="3679B9F2" w14:textId="77777777" w:rsidTr="000B6295">
        <w:tc>
          <w:tcPr>
            <w:tcW w:w="4839" w:type="dxa"/>
            <w:vAlign w:val="center"/>
          </w:tcPr>
          <w:p w14:paraId="118F5EE4" w14:textId="3B163BE9" w:rsidR="000B6295" w:rsidRPr="00AD5C53" w:rsidRDefault="004D6582" w:rsidP="000B6295">
            <w:pPr>
              <w:pStyle w:val="a7"/>
              <w:numPr>
                <w:ilvl w:val="1"/>
                <w:numId w:val="17"/>
              </w:numPr>
            </w:pPr>
            <w:r w:rsidRPr="00AD5C53">
              <w:t>Through second – possible</w:t>
            </w:r>
            <w:r w:rsidR="000B6295" w:rsidRPr="00AD5C53">
              <w:t>:</w:t>
            </w:r>
          </w:p>
        </w:tc>
        <w:tc>
          <w:tcPr>
            <w:tcW w:w="4840" w:type="dxa"/>
          </w:tcPr>
          <w:p w14:paraId="44381490" w14:textId="79E40C44" w:rsidR="000B6295" w:rsidRPr="00AD5C53" w:rsidRDefault="000B6295" w:rsidP="000B6295">
            <w:r w:rsidRPr="00AD5C53">
              <w:rPr>
                <w:noProof/>
              </w:rPr>
              <w:drawing>
                <wp:inline distT="0" distB="0" distL="0" distR="0" wp14:anchorId="3CB78018" wp14:editId="376CA3CC">
                  <wp:extent cx="2076125" cy="404779"/>
                  <wp:effectExtent l="114300" t="114300" r="114935" b="10985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80939" cy="425214"/>
                          </a:xfrm>
                          <a:prstGeom prst="rect">
                            <a:avLst/>
                          </a:prstGeom>
                          <a:effectLst>
                            <a:glow rad="101600">
                              <a:schemeClr val="accent4">
                                <a:satMod val="175000"/>
                                <a:alpha val="40000"/>
                              </a:schemeClr>
                            </a:glow>
                          </a:effectLst>
                        </pic:spPr>
                      </pic:pic>
                    </a:graphicData>
                  </a:graphic>
                </wp:inline>
              </w:drawing>
            </w:r>
          </w:p>
        </w:tc>
      </w:tr>
    </w:tbl>
    <w:p w14:paraId="104BBFE0" w14:textId="0784AB34" w:rsidR="00175BCA" w:rsidRPr="00AD5C53" w:rsidRDefault="00025BA6" w:rsidP="00175BCA">
      <w:pPr>
        <w:pStyle w:val="a7"/>
        <w:ind w:left="360"/>
      </w:pPr>
      <w:r w:rsidRPr="00AD5C53">
        <w:t>Yet, two sequential seconds should be avoided, because this degrades sound quality</w:t>
      </w:r>
      <w:r w:rsidR="00123EE1" w:rsidRPr="00AD5C53">
        <w:t>:</w:t>
      </w:r>
    </w:p>
    <w:p w14:paraId="248FB597" w14:textId="6A228F32" w:rsidR="00175BCA" w:rsidRPr="00AD5C53" w:rsidRDefault="00175BCA" w:rsidP="00175BCA">
      <w:pPr>
        <w:pStyle w:val="a7"/>
        <w:ind w:left="360"/>
        <w:jc w:val="center"/>
      </w:pPr>
      <w:r w:rsidRPr="00AD5C53">
        <w:rPr>
          <w:noProof/>
        </w:rPr>
        <w:drawing>
          <wp:inline distT="0" distB="0" distL="0" distR="0" wp14:anchorId="4ADC51D2" wp14:editId="3E6989EB">
            <wp:extent cx="1447800" cy="400605"/>
            <wp:effectExtent l="114300" t="114300" r="114300" b="11430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483781" cy="410561"/>
                    </a:xfrm>
                    <a:prstGeom prst="rect">
                      <a:avLst/>
                    </a:prstGeom>
                    <a:effectLst>
                      <a:glow rad="101600">
                        <a:schemeClr val="accent2">
                          <a:satMod val="175000"/>
                          <a:alpha val="40000"/>
                        </a:schemeClr>
                      </a:glow>
                    </a:effectLst>
                  </pic:spPr>
                </pic:pic>
              </a:graphicData>
            </a:graphic>
          </wp:inline>
        </w:drawing>
      </w:r>
    </w:p>
    <w:p w14:paraId="0D49D827" w14:textId="7B32ADFD" w:rsidR="000B6295" w:rsidRPr="00AD5C53" w:rsidRDefault="00025BA6" w:rsidP="000B6295">
      <w:pPr>
        <w:pStyle w:val="a7"/>
        <w:numPr>
          <w:ilvl w:val="0"/>
          <w:numId w:val="17"/>
        </w:numPr>
      </w:pPr>
      <w:r w:rsidRPr="00AD5C53">
        <w:t xml:space="preserve">During oblique motion unison is possible if </w:t>
      </w:r>
      <w:r w:rsidR="000B6295" w:rsidRPr="00AD5C53">
        <w:t>§53</w:t>
      </w:r>
      <w:r w:rsidRPr="00AD5C53">
        <w:t xml:space="preserve"> rules are not violated</w:t>
      </w:r>
      <w:r w:rsidR="000B6295" w:rsidRPr="00AD5C53">
        <w:t>.</w:t>
      </w:r>
    </w:p>
    <w:p w14:paraId="09A2DD36" w14:textId="750F0E2E" w:rsidR="00993550" w:rsidRPr="00AD5C53" w:rsidRDefault="000C01F7" w:rsidP="00467508">
      <w:pPr>
        <w:pStyle w:val="3"/>
        <w:rPr>
          <w:lang w:val="en-US"/>
        </w:rPr>
      </w:pPr>
      <w:bookmarkStart w:id="290" w:name="_Toc529284393"/>
      <w:r w:rsidRPr="00AD5C53">
        <w:rPr>
          <w:lang w:val="en-US"/>
        </w:rPr>
        <w:t>Doubling</w:t>
      </w:r>
      <w:bookmarkEnd w:id="290"/>
    </w:p>
    <w:p w14:paraId="200AD0C5" w14:textId="121CC129" w:rsidR="00B8453F" w:rsidRPr="00AD5C53" w:rsidRDefault="000C01F7" w:rsidP="00B8453F">
      <w:pPr>
        <w:pStyle w:val="a7"/>
        <w:numPr>
          <w:ilvl w:val="0"/>
          <w:numId w:val="18"/>
        </w:numPr>
      </w:pPr>
      <w:bookmarkStart w:id="291" w:name="OLE_LINK187"/>
      <w:bookmarkStart w:id="292" w:name="OLE_LINK188"/>
      <w:bookmarkStart w:id="293" w:name="OLE_LINK77"/>
      <w:bookmarkStart w:id="294" w:name="OLE_LINK78"/>
      <w:r w:rsidRPr="00AD5C53">
        <w:t>All notes, harmonic and melodic, except suspension, can be doubled. Leading tone can also be doubled as other notes</w:t>
      </w:r>
      <w:r w:rsidR="00F752C7" w:rsidRPr="00AD5C53">
        <w:rPr>
          <w:rStyle w:val="a5"/>
        </w:rPr>
        <w:footnoteReference w:id="19"/>
      </w:r>
      <w:r w:rsidR="00B8453F" w:rsidRPr="00AD5C53">
        <w:t>.</w:t>
      </w:r>
      <w:bookmarkEnd w:id="291"/>
      <w:bookmarkEnd w:id="292"/>
    </w:p>
    <w:bookmarkEnd w:id="293"/>
    <w:bookmarkEnd w:id="294"/>
    <w:p w14:paraId="57889352" w14:textId="6BC15E7A" w:rsidR="007F671A" w:rsidRPr="00AD5C53" w:rsidRDefault="000C01F7" w:rsidP="00B8453F">
      <w:pPr>
        <w:pStyle w:val="a7"/>
        <w:numPr>
          <w:ilvl w:val="0"/>
          <w:numId w:val="18"/>
        </w:numPr>
      </w:pPr>
      <w:r w:rsidRPr="00AD5C53">
        <w:t>Note doubling should be accomplished across octave or two octaves. Unison doubling is allowed only when §53 rules are not violated.</w:t>
      </w:r>
    </w:p>
    <w:p w14:paraId="09571B8B" w14:textId="0D833535" w:rsidR="00B8453F" w:rsidRPr="00AD5C53" w:rsidRDefault="000C01F7" w:rsidP="00467508">
      <w:pPr>
        <w:pStyle w:val="3"/>
        <w:rPr>
          <w:lang w:val="en-US"/>
        </w:rPr>
      </w:pPr>
      <w:bookmarkStart w:id="297" w:name="_Toc529284394"/>
      <w:r w:rsidRPr="00AD5C53">
        <w:rPr>
          <w:lang w:val="en-US"/>
        </w:rPr>
        <w:t>Unison</w:t>
      </w:r>
      <w:bookmarkEnd w:id="297"/>
    </w:p>
    <w:p w14:paraId="489B6FDC" w14:textId="7366673C" w:rsidR="001621B7" w:rsidRPr="00AD5C53" w:rsidRDefault="00FE211E" w:rsidP="001621B7">
      <w:pPr>
        <w:pStyle w:val="a7"/>
        <w:numPr>
          <w:ilvl w:val="0"/>
          <w:numId w:val="19"/>
        </w:numPr>
      </w:pPr>
      <w:r w:rsidRPr="00AD5C53">
        <w:t>Unison can be used on upbeat. Unison is allowed on downbeat only in the first and the last measure.</w:t>
      </w:r>
    </w:p>
    <w:p w14:paraId="196AEFD6" w14:textId="77777777" w:rsidR="00452F78" w:rsidRPr="00AD5C53" w:rsidRDefault="00452F78" w:rsidP="001621B7">
      <w:pPr>
        <w:pStyle w:val="a7"/>
        <w:ind w:left="360"/>
        <w:rPr>
          <w:b/>
          <w:u w:val="single"/>
        </w:rPr>
      </w:pPr>
    </w:p>
    <w:p w14:paraId="3318F611" w14:textId="240154B6" w:rsidR="001621B7" w:rsidRPr="00AD5C53" w:rsidRDefault="00FE211E" w:rsidP="001621B7">
      <w:pPr>
        <w:pStyle w:val="a7"/>
        <w:ind w:left="360"/>
      </w:pPr>
      <w:r w:rsidRPr="00AD5C53">
        <w:rPr>
          <w:b/>
          <w:u w:val="single"/>
        </w:rPr>
        <w:t>Exception</w:t>
      </w:r>
      <w:r w:rsidR="001621B7" w:rsidRPr="00AD5C53">
        <w:t>:</w:t>
      </w:r>
    </w:p>
    <w:p w14:paraId="5C99F8FE" w14:textId="77777777" w:rsidR="00452F78" w:rsidRPr="00AD5C53" w:rsidRDefault="00452F78" w:rsidP="001621B7">
      <w:pPr>
        <w:pStyle w:val="a7"/>
        <w:ind w:left="360"/>
      </w:pPr>
    </w:p>
    <w:p w14:paraId="14CF3DA2" w14:textId="57F9E809" w:rsidR="001621B7" w:rsidRPr="00AD5C53" w:rsidRDefault="00066A55" w:rsidP="001621B7">
      <w:pPr>
        <w:pStyle w:val="a7"/>
        <w:ind w:left="360"/>
      </w:pPr>
      <w:bookmarkStart w:id="298" w:name="OLE_LINK177"/>
      <w:bookmarkStart w:id="299" w:name="OLE_LINK178"/>
      <w:r w:rsidRPr="00AD5C53">
        <w:t>Starting from 5 voices and above, unison is acceptable on downbeat in any measure</w:t>
      </w:r>
      <w:r w:rsidR="00745E13" w:rsidRPr="00AD5C53">
        <w:rPr>
          <w:rStyle w:val="a5"/>
        </w:rPr>
        <w:footnoteReference w:id="20"/>
      </w:r>
      <w:r w:rsidR="001621B7" w:rsidRPr="00AD5C53">
        <w:t>.</w:t>
      </w:r>
    </w:p>
    <w:p w14:paraId="0506E1A6" w14:textId="2EE0B036" w:rsidR="001621B7" w:rsidRPr="00AD5C53" w:rsidRDefault="00066A55" w:rsidP="001621B7">
      <w:pPr>
        <w:pStyle w:val="a7"/>
        <w:ind w:left="360"/>
      </w:pPr>
      <w:r w:rsidRPr="00AD5C53">
        <w:t>Unison should be used on downbeat as seldom as possible, because it makes polyphony sound less rich.</w:t>
      </w:r>
    </w:p>
    <w:bookmarkEnd w:id="298"/>
    <w:bookmarkEnd w:id="299"/>
    <w:p w14:paraId="73F767D3" w14:textId="77777777" w:rsidR="00452F78" w:rsidRPr="00AD5C53" w:rsidRDefault="00452F78" w:rsidP="001621B7">
      <w:pPr>
        <w:pStyle w:val="a7"/>
        <w:ind w:left="360"/>
      </w:pPr>
    </w:p>
    <w:p w14:paraId="3C8A424E" w14:textId="22E30826" w:rsidR="001621B7" w:rsidRPr="00AD5C53" w:rsidRDefault="00B54736" w:rsidP="001621B7">
      <w:pPr>
        <w:pStyle w:val="a7"/>
        <w:numPr>
          <w:ilvl w:val="0"/>
          <w:numId w:val="19"/>
        </w:numPr>
      </w:pPr>
      <w:r w:rsidRPr="00AD5C53">
        <w:t>Movement to unison should be contrary (stepwise or leap) or oblique (only leap)</w:t>
      </w:r>
      <w:r w:rsidR="001621B7" w:rsidRPr="00AD5C53">
        <w:t>.</w:t>
      </w:r>
    </w:p>
    <w:p w14:paraId="0553F988" w14:textId="0652CC18" w:rsidR="00745E13" w:rsidRPr="00AD5C53" w:rsidRDefault="00745E13" w:rsidP="00745E13">
      <w:pPr>
        <w:jc w:val="center"/>
      </w:pPr>
      <w:r w:rsidRPr="00AD5C53">
        <w:rPr>
          <w:noProof/>
        </w:rPr>
        <w:drawing>
          <wp:inline distT="0" distB="0" distL="0" distR="0" wp14:anchorId="316C5670" wp14:editId="3C360808">
            <wp:extent cx="2417618" cy="439020"/>
            <wp:effectExtent l="114300" t="114300" r="116205" b="11366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55341" cy="464029"/>
                    </a:xfrm>
                    <a:prstGeom prst="rect">
                      <a:avLst/>
                    </a:prstGeom>
                    <a:effectLst>
                      <a:glow rad="101600">
                        <a:schemeClr val="accent6">
                          <a:satMod val="175000"/>
                          <a:alpha val="40000"/>
                        </a:schemeClr>
                      </a:glow>
                    </a:effectLst>
                  </pic:spPr>
                </pic:pic>
              </a:graphicData>
            </a:graphic>
          </wp:inline>
        </w:drawing>
      </w:r>
    </w:p>
    <w:p w14:paraId="7FB0F511" w14:textId="41BEB235" w:rsidR="00452F78" w:rsidRPr="00AD5C53" w:rsidRDefault="00B54736" w:rsidP="00452F78">
      <w:pPr>
        <w:pStyle w:val="a7"/>
        <w:ind w:left="360"/>
      </w:pPr>
      <w:r w:rsidRPr="00AD5C53">
        <w:lastRenderedPageBreak/>
        <w:t>In difficult cases oblique you can use motion to unison from major 2nd (but not from minor 2nd)</w:t>
      </w:r>
      <w:r w:rsidR="00452F78" w:rsidRPr="00AD5C53">
        <w:t>:</w:t>
      </w:r>
    </w:p>
    <w:p w14:paraId="271C2891" w14:textId="75932C71" w:rsidR="00452F78" w:rsidRPr="00AD5C53" w:rsidRDefault="00452F78" w:rsidP="00452F78">
      <w:pPr>
        <w:pStyle w:val="a7"/>
        <w:ind w:left="360"/>
        <w:jc w:val="center"/>
      </w:pPr>
      <w:r w:rsidRPr="00AD5C53">
        <w:rPr>
          <w:noProof/>
        </w:rPr>
        <w:drawing>
          <wp:inline distT="0" distB="0" distL="0" distR="0" wp14:anchorId="38F179D4" wp14:editId="0CA01D5D">
            <wp:extent cx="1149927" cy="403483"/>
            <wp:effectExtent l="114300" t="114300" r="107950" b="1111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179426" cy="413834"/>
                    </a:xfrm>
                    <a:prstGeom prst="rect">
                      <a:avLst/>
                    </a:prstGeom>
                    <a:effectLst>
                      <a:glow rad="101600">
                        <a:schemeClr val="accent4">
                          <a:satMod val="175000"/>
                          <a:alpha val="40000"/>
                        </a:schemeClr>
                      </a:glow>
                    </a:effectLst>
                  </pic:spPr>
                </pic:pic>
              </a:graphicData>
            </a:graphic>
          </wp:inline>
        </w:drawing>
      </w:r>
      <w:r w:rsidRPr="00AD5C53">
        <w:rPr>
          <w:noProof/>
        </w:rPr>
        <w:drawing>
          <wp:inline distT="0" distB="0" distL="0" distR="0" wp14:anchorId="5D266B26" wp14:editId="018FD076">
            <wp:extent cx="1163782" cy="411157"/>
            <wp:effectExtent l="114300" t="114300" r="113030" b="12255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205688" cy="425962"/>
                    </a:xfrm>
                    <a:prstGeom prst="rect">
                      <a:avLst/>
                    </a:prstGeom>
                    <a:effectLst>
                      <a:glow rad="101600">
                        <a:schemeClr val="accent2">
                          <a:satMod val="175000"/>
                          <a:alpha val="40000"/>
                        </a:schemeClr>
                      </a:glow>
                    </a:effectLst>
                  </pic:spPr>
                </pic:pic>
              </a:graphicData>
            </a:graphic>
          </wp:inline>
        </w:drawing>
      </w:r>
    </w:p>
    <w:p w14:paraId="2FD8949A" w14:textId="52B71B29" w:rsidR="00452F78" w:rsidRPr="00AD5C53" w:rsidRDefault="0020410C" w:rsidP="00452F78">
      <w:pPr>
        <w:pStyle w:val="a7"/>
        <w:ind w:left="360"/>
      </w:pPr>
      <w:r w:rsidRPr="00AD5C53">
        <w:t>Similar motion to unison is prohibited</w:t>
      </w:r>
      <w:r w:rsidR="00452F78" w:rsidRPr="00AD5C53">
        <w:t>:</w:t>
      </w:r>
    </w:p>
    <w:p w14:paraId="4AE97FC3" w14:textId="5D23EE27" w:rsidR="00452F78" w:rsidRPr="00AD5C53" w:rsidRDefault="00452F78" w:rsidP="00452F78">
      <w:pPr>
        <w:jc w:val="center"/>
      </w:pPr>
      <w:r w:rsidRPr="00AD5C53">
        <w:rPr>
          <w:noProof/>
        </w:rPr>
        <w:drawing>
          <wp:inline distT="0" distB="0" distL="0" distR="0" wp14:anchorId="46744082" wp14:editId="3F2CBD51">
            <wp:extent cx="2272145" cy="520700"/>
            <wp:effectExtent l="114300" t="114300" r="109220" b="1079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30154" cy="533994"/>
                    </a:xfrm>
                    <a:prstGeom prst="rect">
                      <a:avLst/>
                    </a:prstGeom>
                    <a:effectLst>
                      <a:glow rad="101600">
                        <a:schemeClr val="accent2">
                          <a:satMod val="175000"/>
                          <a:alpha val="40000"/>
                        </a:schemeClr>
                      </a:glow>
                    </a:effectLst>
                  </pic:spPr>
                </pic:pic>
              </a:graphicData>
            </a:graphic>
          </wp:inline>
        </w:drawing>
      </w:r>
    </w:p>
    <w:p w14:paraId="27131F7B" w14:textId="351B6738" w:rsidR="00745E13" w:rsidRPr="00AD5C53" w:rsidRDefault="005544CF" w:rsidP="001621B7">
      <w:pPr>
        <w:pStyle w:val="a7"/>
        <w:numPr>
          <w:ilvl w:val="0"/>
          <w:numId w:val="19"/>
        </w:numPr>
      </w:pPr>
      <w:bookmarkStart w:id="302" w:name="OLE_LINK81"/>
      <w:bookmarkStart w:id="303" w:name="OLE_LINK82"/>
      <w:r w:rsidRPr="00AD5C53">
        <w:t>Unison can be left by any movement (similar, oblique, contrary), stepwise (to major or minor 2nd) or by a leap</w:t>
      </w:r>
      <w:r w:rsidR="00452F78" w:rsidRPr="00AD5C53">
        <w:t>.</w:t>
      </w:r>
    </w:p>
    <w:p w14:paraId="5AB12974" w14:textId="0DC77A59" w:rsidR="001621B7" w:rsidRPr="00AD5C53" w:rsidRDefault="00CE29DD" w:rsidP="00467508">
      <w:pPr>
        <w:pStyle w:val="3"/>
        <w:rPr>
          <w:lang w:val="en-US"/>
        </w:rPr>
      </w:pPr>
      <w:bookmarkStart w:id="304" w:name="_Toc529284395"/>
      <w:bookmarkEnd w:id="302"/>
      <w:bookmarkEnd w:id="303"/>
      <w:r w:rsidRPr="00AD5C53">
        <w:rPr>
          <w:lang w:val="en-US"/>
        </w:rPr>
        <w:t>4th. Diminished 5th</w:t>
      </w:r>
      <w:r w:rsidR="00AD29C1" w:rsidRPr="00AD5C53">
        <w:rPr>
          <w:lang w:val="en-US"/>
        </w:rPr>
        <w:t>.</w:t>
      </w:r>
      <w:bookmarkEnd w:id="304"/>
    </w:p>
    <w:p w14:paraId="47C8AC34" w14:textId="68B5F45B" w:rsidR="00AD29C1" w:rsidRPr="00AD5C53" w:rsidRDefault="00CE29DD" w:rsidP="00AD29C1">
      <w:pPr>
        <w:pStyle w:val="a7"/>
        <w:numPr>
          <w:ilvl w:val="0"/>
          <w:numId w:val="20"/>
        </w:numPr>
      </w:pPr>
      <w:bookmarkStart w:id="305" w:name="OLE_LINK83"/>
      <w:bookmarkStart w:id="306" w:name="OLE_LINK84"/>
      <w:bookmarkStart w:id="307" w:name="OLE_LINK88"/>
      <w:bookmarkStart w:id="308" w:name="OLE_LINK89"/>
      <w:r w:rsidRPr="00AD5C53">
        <w:t xml:space="preserve">Perfect 4th, augmented 4th and diminished 5th are not allowed between </w:t>
      </w:r>
      <w:r w:rsidR="00964CDC" w:rsidRPr="00AD5C53">
        <w:t xml:space="preserve">chord tones </w:t>
      </w:r>
      <w:r w:rsidRPr="00AD5C53">
        <w:t>in external voices</w:t>
      </w:r>
      <w:r w:rsidR="00AD29C1" w:rsidRPr="00AD5C53">
        <w:t>.</w:t>
      </w:r>
    </w:p>
    <w:bookmarkEnd w:id="305"/>
    <w:bookmarkEnd w:id="306"/>
    <w:p w14:paraId="59014C09" w14:textId="6928072B" w:rsidR="001213BA" w:rsidRPr="00AD5C53" w:rsidRDefault="00CE29DD" w:rsidP="001213BA">
      <w:pPr>
        <w:pStyle w:val="a7"/>
        <w:ind w:left="360"/>
      </w:pPr>
      <w:r w:rsidRPr="00AD5C53">
        <w:t>Yet, these intervals often appear between melodic notes of external voices</w:t>
      </w:r>
      <w:r w:rsidR="001213BA" w:rsidRPr="00AD5C53">
        <w:t>.</w:t>
      </w:r>
    </w:p>
    <w:p w14:paraId="1EEC11E9" w14:textId="77777777" w:rsidR="007B085C" w:rsidRPr="00AD5C53" w:rsidRDefault="007B085C" w:rsidP="001213BA">
      <w:pPr>
        <w:pStyle w:val="a7"/>
        <w:ind w:left="360"/>
        <w:rPr>
          <w:b/>
          <w:u w:val="single"/>
        </w:rPr>
      </w:pPr>
    </w:p>
    <w:p w14:paraId="4B5F1A60" w14:textId="2959E85C" w:rsidR="001213BA" w:rsidRPr="00AD5C53" w:rsidRDefault="00CE29DD" w:rsidP="001213BA">
      <w:pPr>
        <w:pStyle w:val="a7"/>
        <w:ind w:left="360"/>
      </w:pPr>
      <w:r w:rsidRPr="00AD5C53">
        <w:rPr>
          <w:b/>
          <w:u w:val="single"/>
        </w:rPr>
        <w:t>Exception</w:t>
      </w:r>
      <w:r w:rsidR="001213BA" w:rsidRPr="00AD5C53">
        <w:t>:</w:t>
      </w:r>
    </w:p>
    <w:p w14:paraId="4EC612C2" w14:textId="77777777" w:rsidR="007B085C" w:rsidRPr="00AD5C53" w:rsidRDefault="007B085C" w:rsidP="001213BA">
      <w:pPr>
        <w:pStyle w:val="a7"/>
        <w:ind w:left="360"/>
      </w:pPr>
    </w:p>
    <w:p w14:paraId="017EFD36" w14:textId="5678DB54" w:rsidR="001213BA" w:rsidRPr="00AD5C53" w:rsidRDefault="00CE29DD" w:rsidP="001213BA">
      <w:pPr>
        <w:pStyle w:val="a7"/>
        <w:ind w:left="360"/>
      </w:pPr>
      <w:bookmarkStart w:id="309" w:name="OLE_LINK179"/>
      <w:bookmarkStart w:id="310" w:name="OLE_LINK180"/>
      <w:bookmarkEnd w:id="307"/>
      <w:bookmarkEnd w:id="308"/>
      <w:r w:rsidRPr="00AD5C53">
        <w:t>Starting from 4 voices and above, diminished 5th is allowed between external voices, only in penultimate measure, when suspension resolves to leading tone in bass.</w:t>
      </w:r>
    </w:p>
    <w:p w14:paraId="252822C1" w14:textId="7C383E9B" w:rsidR="001213BA" w:rsidRPr="00AD5C53" w:rsidRDefault="00CE29DD" w:rsidP="001213BA">
      <w:pPr>
        <w:pStyle w:val="a7"/>
        <w:numPr>
          <w:ilvl w:val="0"/>
          <w:numId w:val="20"/>
        </w:numPr>
      </w:pPr>
      <w:bookmarkStart w:id="311" w:name="OLE_LINK181"/>
      <w:bookmarkStart w:id="312" w:name="OLE_LINK182"/>
      <w:bookmarkEnd w:id="309"/>
      <w:bookmarkEnd w:id="310"/>
      <w:r w:rsidRPr="00AD5C53">
        <w:t xml:space="preserve">Perfect 4th, augmented 4th and diminished 5th are allowed between </w:t>
      </w:r>
      <w:r w:rsidR="00587ADB" w:rsidRPr="00AD5C53">
        <w:t>chord tones</w:t>
      </w:r>
      <w:r w:rsidRPr="00AD5C53">
        <w:t xml:space="preserve"> without bass</w:t>
      </w:r>
      <w:r w:rsidR="001213BA" w:rsidRPr="00AD5C53">
        <w:t>.</w:t>
      </w:r>
    </w:p>
    <w:p w14:paraId="25BA6D21" w14:textId="587DBEBD" w:rsidR="00AD29C1" w:rsidRPr="00AD5C53" w:rsidRDefault="00CE5F55" w:rsidP="00467508">
      <w:pPr>
        <w:pStyle w:val="3"/>
        <w:rPr>
          <w:lang w:val="en-US"/>
        </w:rPr>
      </w:pPr>
      <w:bookmarkStart w:id="313" w:name="OLE_LINK86"/>
      <w:bookmarkStart w:id="314" w:name="OLE_LINK87"/>
      <w:bookmarkEnd w:id="311"/>
      <w:bookmarkEnd w:id="312"/>
      <w:del w:id="315" w:author="Rualark Rualark" w:date="2018-10-31T22:16:00Z">
        <w:r w:rsidRPr="00AD5C53" w:rsidDel="00F44B67">
          <w:rPr>
            <w:lang w:val="en-US"/>
          </w:rPr>
          <w:delText>Diminished chord</w:delText>
        </w:r>
      </w:del>
      <w:bookmarkStart w:id="316" w:name="_Toc529284396"/>
      <w:ins w:id="317" w:author="Rualark Rualark" w:date="2018-10-31T22:16:00Z">
        <w:r w:rsidR="00F44B67" w:rsidRPr="00AD5C53">
          <w:rPr>
            <w:lang w:val="en-US"/>
          </w:rPr>
          <w:t>Harmonic tritone</w:t>
        </w:r>
      </w:ins>
      <w:bookmarkEnd w:id="316"/>
    </w:p>
    <w:p w14:paraId="032C7C65" w14:textId="4E1DCEE8" w:rsidR="00777171" w:rsidRPr="00AD5C53" w:rsidRDefault="00F44B67" w:rsidP="006C318F">
      <w:pPr>
        <w:pStyle w:val="a7"/>
        <w:numPr>
          <w:ilvl w:val="0"/>
          <w:numId w:val="28"/>
        </w:numPr>
      </w:pPr>
      <w:ins w:id="318" w:author="Rualark Rualark" w:date="2018-10-31T22:16:00Z">
        <w:r w:rsidRPr="00AD5C53">
          <w:t>Harmonic tritone</w:t>
        </w:r>
      </w:ins>
      <w:ins w:id="319" w:author="Rualark Rualark" w:date="2018-10-31T22:21:00Z">
        <w:r w:rsidR="00066411" w:rsidRPr="00AD5C53">
          <w:rPr>
            <w:rStyle w:val="a5"/>
          </w:rPr>
          <w:footnoteReference w:id="21"/>
        </w:r>
      </w:ins>
      <w:ins w:id="322" w:author="Rualark Rualark" w:date="2018-10-31T22:16:00Z">
        <w:r w:rsidRPr="00AD5C53">
          <w:t xml:space="preserve"> is prohibited between bass and any other voice, if both notes</w:t>
        </w:r>
      </w:ins>
      <w:ins w:id="323" w:author="Rualark Rualark" w:date="2018-10-31T22:17:00Z">
        <w:r w:rsidRPr="00AD5C53">
          <w:t xml:space="preserve"> of tritone are </w:t>
        </w:r>
      </w:ins>
      <w:ins w:id="324" w:author="Rualark Rualark" w:date="2018-10-31T22:27:00Z">
        <w:r w:rsidR="00FB0F60" w:rsidRPr="00AD5C53">
          <w:t>chord tones</w:t>
        </w:r>
      </w:ins>
      <w:ins w:id="325" w:author="Rualark Rualark" w:date="2018-10-31T22:16:00Z">
        <w:r w:rsidRPr="00AD5C53">
          <w:t xml:space="preserve">. </w:t>
        </w:r>
      </w:ins>
      <w:ins w:id="326" w:author="Rualark Rualark" w:date="2018-10-31T22:17:00Z">
        <w:r w:rsidRPr="00AD5C53">
          <w:t xml:space="preserve">Harmonic tritone is allowed </w:t>
        </w:r>
      </w:ins>
      <w:ins w:id="327" w:author="Rualark Rualark" w:date="2018-10-31T22:18:00Z">
        <w:r w:rsidRPr="00AD5C53">
          <w:t xml:space="preserve">if one of notes is </w:t>
        </w:r>
      </w:ins>
      <w:ins w:id="328" w:author="Rualark Rualark" w:date="2018-10-31T22:30:00Z">
        <w:r w:rsidR="00FB0F60" w:rsidRPr="00AD5C53">
          <w:t>not a chord tone</w:t>
        </w:r>
      </w:ins>
      <w:ins w:id="329" w:author="Rualark Rualark" w:date="2018-10-31T22:18:00Z">
        <w:r w:rsidRPr="00AD5C53">
          <w:t xml:space="preserve">. </w:t>
        </w:r>
      </w:ins>
      <w:del w:id="330" w:author="Rualark Rualark" w:date="2018-10-31T22:17:00Z">
        <w:r w:rsidR="00CE5F55" w:rsidRPr="00AD5C53" w:rsidDel="00F44B67">
          <w:delText>Diminished chord is not allowed in root position. First inversion of diminished chord is allowed.</w:delText>
        </w:r>
      </w:del>
    </w:p>
    <w:p w14:paraId="3B9F4C46" w14:textId="1699C1A1" w:rsidR="008329BC" w:rsidRPr="00AD5C53" w:rsidRDefault="00CE5F55" w:rsidP="005D61CE">
      <w:pPr>
        <w:ind w:firstLine="360"/>
      </w:pPr>
      <w:r w:rsidRPr="00AD5C53">
        <w:rPr>
          <w:b/>
          <w:u w:val="single"/>
        </w:rPr>
        <w:t>Exceptions</w:t>
      </w:r>
      <w:r w:rsidR="007A4501" w:rsidRPr="00AD5C53">
        <w:t>:</w:t>
      </w:r>
    </w:p>
    <w:p w14:paraId="2E52FBBE" w14:textId="5A92AC6A" w:rsidR="007A4501" w:rsidRPr="00AD5C53" w:rsidRDefault="00CE5F55" w:rsidP="005328AD">
      <w:pPr>
        <w:ind w:left="709"/>
      </w:pPr>
      <w:r w:rsidRPr="00AD5C53">
        <w:t>Starting from four voices</w:t>
      </w:r>
      <w:r w:rsidR="0049186B" w:rsidRPr="00AD5C53">
        <w:t xml:space="preserve"> and above</w:t>
      </w:r>
      <w:r w:rsidRPr="00AD5C53">
        <w:t xml:space="preserve">, </w:t>
      </w:r>
      <w:del w:id="331" w:author="Rualark Rualark" w:date="2018-10-31T22:25:00Z">
        <w:r w:rsidRPr="00AD5C53" w:rsidDel="007F3700">
          <w:delText>diminished chord is allowed in root position –</w:delText>
        </w:r>
      </w:del>
      <w:commentRangeStart w:id="332"/>
      <w:ins w:id="333" w:author="Rualark Rualark" w:date="2018-10-31T22:25:00Z">
        <w:r w:rsidR="007F3700" w:rsidRPr="00AD5C53">
          <w:t>harmonic tritone is allowed</w:t>
        </w:r>
      </w:ins>
      <w:r w:rsidRPr="00AD5C53">
        <w:t xml:space="preserve"> </w:t>
      </w:r>
      <w:ins w:id="334" w:author="Rualark Rualark" w:date="2018-10-31T22:30:00Z">
        <w:r w:rsidR="00FB0F60" w:rsidRPr="00AD5C53">
          <w:t xml:space="preserve">with bass </w:t>
        </w:r>
      </w:ins>
      <w:r w:rsidRPr="00AD5C53">
        <w:t xml:space="preserve">only in penultimate harmony, when </w:t>
      </w:r>
      <w:r w:rsidR="006C05B2" w:rsidRPr="00AD5C53">
        <w:t xml:space="preserve">suspension resolves to </w:t>
      </w:r>
      <w:r w:rsidRPr="00AD5C53">
        <w:t>leading tone in bass</w:t>
      </w:r>
      <w:commentRangeEnd w:id="332"/>
      <w:r w:rsidR="006C318F" w:rsidRPr="00AD5C53">
        <w:rPr>
          <w:rStyle w:val="a8"/>
        </w:rPr>
        <w:commentReference w:id="332"/>
      </w:r>
      <w:r w:rsidRPr="00AD5C53">
        <w:t>:</w:t>
      </w:r>
    </w:p>
    <w:bookmarkEnd w:id="313"/>
    <w:bookmarkEnd w:id="314"/>
    <w:p w14:paraId="33783625" w14:textId="08B1D015" w:rsidR="005D61CE" w:rsidRPr="00AD5C53" w:rsidRDefault="00572590" w:rsidP="00572590">
      <w:pPr>
        <w:jc w:val="center"/>
        <w:rPr>
          <w:ins w:id="335" w:author="Rualark Rualark" w:date="2018-10-31T22:30:00Z"/>
        </w:rPr>
      </w:pPr>
      <w:r w:rsidRPr="00AD5C53">
        <w:rPr>
          <w:noProof/>
        </w:rPr>
        <w:drawing>
          <wp:inline distT="0" distB="0" distL="0" distR="0" wp14:anchorId="7772F330" wp14:editId="5596EF1D">
            <wp:extent cx="2151257" cy="973512"/>
            <wp:effectExtent l="114300" t="114300" r="116205" b="11239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04721" cy="997706"/>
                    </a:xfrm>
                    <a:prstGeom prst="rect">
                      <a:avLst/>
                    </a:prstGeom>
                    <a:effectLst>
                      <a:glow rad="101600">
                        <a:schemeClr val="accent6">
                          <a:satMod val="175000"/>
                          <a:alpha val="40000"/>
                        </a:schemeClr>
                      </a:glow>
                    </a:effectLst>
                  </pic:spPr>
                </pic:pic>
              </a:graphicData>
            </a:graphic>
          </wp:inline>
        </w:drawing>
      </w:r>
    </w:p>
    <w:p w14:paraId="2202EE29" w14:textId="7B48973E" w:rsidR="006C318F" w:rsidRPr="00AD5C53" w:rsidRDefault="006C318F" w:rsidP="006C318F">
      <w:pPr>
        <w:pStyle w:val="a7"/>
        <w:numPr>
          <w:ilvl w:val="0"/>
          <w:numId w:val="28"/>
        </w:numPr>
        <w:rPr>
          <w:ins w:id="336" w:author="Rualark Rualark" w:date="2018-10-31T22:36:00Z"/>
        </w:rPr>
      </w:pPr>
      <w:ins w:id="337" w:author="Rualark Rualark" w:date="2018-10-31T22:30:00Z">
        <w:r w:rsidRPr="00AD5C53">
          <w:t>Harmonic tritone</w:t>
        </w:r>
      </w:ins>
      <w:ins w:id="338" w:author="Rualark Rualark" w:date="2018-10-31T22:31:00Z">
        <w:r w:rsidRPr="00AD5C53">
          <w:t xml:space="preserve"> </w:t>
        </w:r>
      </w:ins>
      <w:ins w:id="339" w:author="Rualark Rualark" w:date="2018-10-31T22:30:00Z">
        <w:r w:rsidRPr="00AD5C53">
          <w:t xml:space="preserve">is </w:t>
        </w:r>
      </w:ins>
      <w:ins w:id="340" w:author="Rualark Rualark" w:date="2018-10-31T22:31:00Z">
        <w:r w:rsidRPr="00AD5C53">
          <w:t>allowed</w:t>
        </w:r>
      </w:ins>
      <w:ins w:id="341" w:author="Rualark Rualark" w:date="2018-10-31T22:30:00Z">
        <w:r w:rsidRPr="00AD5C53">
          <w:t xml:space="preserve"> between any </w:t>
        </w:r>
      </w:ins>
      <w:ins w:id="342" w:author="Rualark Rualark" w:date="2018-10-31T22:31:00Z">
        <w:r w:rsidRPr="00AD5C53">
          <w:t xml:space="preserve">two </w:t>
        </w:r>
      </w:ins>
      <w:ins w:id="343" w:author="Rualark Rualark" w:date="2018-10-31T22:30:00Z">
        <w:r w:rsidRPr="00AD5C53">
          <w:t>voice</w:t>
        </w:r>
      </w:ins>
      <w:ins w:id="344" w:author="Rualark Rualark" w:date="2018-10-31T22:31:00Z">
        <w:r w:rsidRPr="00AD5C53">
          <w:t>s except bass</w:t>
        </w:r>
      </w:ins>
      <w:ins w:id="345" w:author="Rualark Rualark" w:date="2018-10-31T22:30:00Z">
        <w:r w:rsidRPr="00AD5C53">
          <w:t xml:space="preserve">, </w:t>
        </w:r>
      </w:ins>
      <w:ins w:id="346" w:author="Rualark Rualark" w:date="2018-10-31T22:31:00Z">
        <w:r w:rsidRPr="00AD5C53">
          <w:t xml:space="preserve">but </w:t>
        </w:r>
      </w:ins>
      <w:ins w:id="347" w:author="Rualark Rualark" w:date="2018-10-31T22:32:00Z">
        <w:r w:rsidRPr="00AD5C53">
          <w:t xml:space="preserve">each </w:t>
        </w:r>
      </w:ins>
      <w:ins w:id="348" w:author="Rualark Rualark" w:date="2018-10-31T22:33:00Z">
        <w:r w:rsidRPr="00AD5C53">
          <w:t xml:space="preserve">of its </w:t>
        </w:r>
      </w:ins>
      <w:ins w:id="349" w:author="Rualark Rualark" w:date="2018-10-31T22:32:00Z">
        <w:r w:rsidRPr="00AD5C53">
          <w:t>note</w:t>
        </w:r>
      </w:ins>
      <w:ins w:id="350" w:author="Rualark Rualark" w:date="2018-10-31T22:33:00Z">
        <w:r w:rsidRPr="00AD5C53">
          <w:t>s</w:t>
        </w:r>
      </w:ins>
      <w:ins w:id="351" w:author="Rualark Rualark" w:date="2018-10-31T22:52:00Z">
        <w:r w:rsidR="00CF43C6" w:rsidRPr="00AD5C53">
          <w:t xml:space="preserve"> </w:t>
        </w:r>
      </w:ins>
      <w:ins w:id="352" w:author="Rualark Rualark" w:date="2018-10-31T22:31:00Z">
        <w:r w:rsidRPr="00AD5C53">
          <w:t>requires correct resolution</w:t>
        </w:r>
      </w:ins>
      <w:ins w:id="353" w:author="Rualark Rualark" w:date="2018-10-31T22:32:00Z">
        <w:r w:rsidRPr="00AD5C53">
          <w:t>:</w:t>
        </w:r>
      </w:ins>
    </w:p>
    <w:p w14:paraId="07105BAB" w14:textId="28986B19" w:rsidR="00CF43C6" w:rsidRPr="00AD5C53" w:rsidRDefault="00CF43C6" w:rsidP="005328AD">
      <w:pPr>
        <w:ind w:left="720"/>
        <w:rPr>
          <w:ins w:id="354" w:author="Rualark Rualark" w:date="2018-10-31T22:32:00Z"/>
        </w:rPr>
      </w:pPr>
      <w:ins w:id="355" w:author="Rualark Rualark" w:date="2018-10-31T22:36:00Z">
        <w:r w:rsidRPr="00AD5C53">
          <w:t>In major:</w:t>
        </w:r>
      </w:ins>
    </w:p>
    <w:tbl>
      <w:tblPr>
        <w:tblStyle w:val="a6"/>
        <w:tblW w:w="0" w:type="auto"/>
        <w:tblInd w:w="720" w:type="dxa"/>
        <w:tblLook w:val="04A0" w:firstRow="1" w:lastRow="0" w:firstColumn="1" w:lastColumn="0" w:noHBand="0" w:noVBand="1"/>
      </w:tblPr>
      <w:tblGrid>
        <w:gridCol w:w="667"/>
        <w:gridCol w:w="1805"/>
      </w:tblGrid>
      <w:tr w:rsidR="00CF43C6" w:rsidRPr="00AD5C53" w14:paraId="29E374CF" w14:textId="77777777" w:rsidTr="005328AD">
        <w:trPr>
          <w:ins w:id="356" w:author="Rualark Rualark" w:date="2018-10-31T22:34:00Z"/>
        </w:trPr>
        <w:tc>
          <w:tcPr>
            <w:tcW w:w="0" w:type="auto"/>
            <w:shd w:val="clear" w:color="auto" w:fill="BFBFBF" w:themeFill="background1" w:themeFillShade="BF"/>
          </w:tcPr>
          <w:p w14:paraId="07CC5114" w14:textId="3008B948" w:rsidR="00CF43C6" w:rsidRPr="00AD5C53" w:rsidRDefault="00CF43C6" w:rsidP="00CF43C6">
            <w:pPr>
              <w:jc w:val="center"/>
              <w:rPr>
                <w:ins w:id="357" w:author="Rualark Rualark" w:date="2018-10-31T22:34:00Z"/>
                <w:b/>
              </w:rPr>
            </w:pPr>
            <w:ins w:id="358" w:author="Rualark Rualark" w:date="2018-10-31T22:34:00Z">
              <w:r w:rsidRPr="00AD5C53">
                <w:rPr>
                  <w:b/>
                </w:rPr>
                <w:t>Note</w:t>
              </w:r>
            </w:ins>
          </w:p>
        </w:tc>
        <w:tc>
          <w:tcPr>
            <w:tcW w:w="0" w:type="auto"/>
            <w:shd w:val="clear" w:color="auto" w:fill="BFBFBF" w:themeFill="background1" w:themeFillShade="BF"/>
          </w:tcPr>
          <w:p w14:paraId="444F1B9F" w14:textId="443D468C" w:rsidR="00CF43C6" w:rsidRPr="00AD5C53" w:rsidRDefault="00CF43C6" w:rsidP="00CF43C6">
            <w:pPr>
              <w:jc w:val="center"/>
              <w:rPr>
                <w:ins w:id="359" w:author="Rualark Rualark" w:date="2018-10-31T22:34:00Z"/>
                <w:b/>
              </w:rPr>
            </w:pPr>
            <w:ins w:id="360" w:author="Rualark Rualark" w:date="2018-10-31T22:34:00Z">
              <w:r w:rsidRPr="00AD5C53">
                <w:rPr>
                  <w:b/>
                </w:rPr>
                <w:t>Should resolve to</w:t>
              </w:r>
            </w:ins>
          </w:p>
        </w:tc>
      </w:tr>
      <w:tr w:rsidR="00CF43C6" w:rsidRPr="00AD5C53" w14:paraId="1ABEE2BD" w14:textId="77777777" w:rsidTr="005328AD">
        <w:trPr>
          <w:ins w:id="361" w:author="Rualark Rualark" w:date="2018-10-31T22:39:00Z"/>
        </w:trPr>
        <w:tc>
          <w:tcPr>
            <w:tcW w:w="0" w:type="auto"/>
          </w:tcPr>
          <w:p w14:paraId="0E6B9232" w14:textId="77777777" w:rsidR="00CF43C6" w:rsidRPr="00AD5C53" w:rsidRDefault="00CF43C6" w:rsidP="0086471A">
            <w:pPr>
              <w:jc w:val="center"/>
              <w:rPr>
                <w:ins w:id="362" w:author="Rualark Rualark" w:date="2018-10-31T22:39:00Z"/>
              </w:rPr>
            </w:pPr>
            <w:ins w:id="363" w:author="Rualark Rualark" w:date="2018-10-31T22:39:00Z">
              <w:r w:rsidRPr="00AD5C53">
                <w:t>IV</w:t>
              </w:r>
            </w:ins>
          </w:p>
        </w:tc>
        <w:tc>
          <w:tcPr>
            <w:tcW w:w="0" w:type="auto"/>
          </w:tcPr>
          <w:p w14:paraId="4FD4333F" w14:textId="77777777" w:rsidR="00CF43C6" w:rsidRPr="00AD5C53" w:rsidRDefault="00CF43C6" w:rsidP="0086471A">
            <w:pPr>
              <w:jc w:val="center"/>
              <w:rPr>
                <w:ins w:id="364" w:author="Rualark Rualark" w:date="2018-10-31T22:39:00Z"/>
              </w:rPr>
            </w:pPr>
            <w:ins w:id="365" w:author="Rualark Rualark" w:date="2018-10-31T22:39:00Z">
              <w:r w:rsidRPr="00AD5C53">
                <w:t>III</w:t>
              </w:r>
            </w:ins>
          </w:p>
        </w:tc>
      </w:tr>
      <w:tr w:rsidR="00CF43C6" w:rsidRPr="00AD5C53" w14:paraId="74E46584" w14:textId="77777777" w:rsidTr="005328AD">
        <w:trPr>
          <w:ins w:id="366" w:author="Rualark Rualark" w:date="2018-10-31T22:34:00Z"/>
        </w:trPr>
        <w:tc>
          <w:tcPr>
            <w:tcW w:w="0" w:type="auto"/>
          </w:tcPr>
          <w:p w14:paraId="1604FF12" w14:textId="06107FDE" w:rsidR="00CF43C6" w:rsidRPr="00AD5C53" w:rsidRDefault="00CF43C6" w:rsidP="00CF43C6">
            <w:pPr>
              <w:jc w:val="center"/>
              <w:rPr>
                <w:ins w:id="367" w:author="Rualark Rualark" w:date="2018-10-31T22:34:00Z"/>
              </w:rPr>
            </w:pPr>
            <w:ins w:id="368" w:author="Rualark Rualark" w:date="2018-10-31T22:34:00Z">
              <w:r w:rsidRPr="00AD5C53">
                <w:lastRenderedPageBreak/>
                <w:t>VII</w:t>
              </w:r>
            </w:ins>
          </w:p>
        </w:tc>
        <w:tc>
          <w:tcPr>
            <w:tcW w:w="0" w:type="auto"/>
          </w:tcPr>
          <w:p w14:paraId="58BA0F28" w14:textId="0713B808" w:rsidR="00CF43C6" w:rsidRPr="00AD5C53" w:rsidRDefault="00CF43C6" w:rsidP="00CF43C6">
            <w:pPr>
              <w:jc w:val="center"/>
              <w:rPr>
                <w:ins w:id="369" w:author="Rualark Rualark" w:date="2018-10-31T22:34:00Z"/>
              </w:rPr>
            </w:pPr>
            <w:ins w:id="370" w:author="Rualark Rualark" w:date="2018-10-31T22:34:00Z">
              <w:r w:rsidRPr="00AD5C53">
                <w:t>I</w:t>
              </w:r>
            </w:ins>
          </w:p>
        </w:tc>
      </w:tr>
    </w:tbl>
    <w:p w14:paraId="6544EB84" w14:textId="77777777" w:rsidR="00CF43C6" w:rsidRPr="00AD5C53" w:rsidRDefault="00CF43C6" w:rsidP="005328AD">
      <w:pPr>
        <w:ind w:left="720" w:firstLine="360"/>
        <w:rPr>
          <w:ins w:id="371" w:author="Rualark Rualark" w:date="2018-10-31T22:34:00Z"/>
        </w:rPr>
      </w:pPr>
    </w:p>
    <w:p w14:paraId="37E1539F" w14:textId="0E37E462" w:rsidR="00CF43C6" w:rsidRPr="00AD5C53" w:rsidRDefault="00CF43C6" w:rsidP="005328AD">
      <w:pPr>
        <w:ind w:left="720"/>
        <w:rPr>
          <w:ins w:id="372" w:author="Rualark Rualark" w:date="2018-10-31T22:36:00Z"/>
        </w:rPr>
      </w:pPr>
      <w:ins w:id="373" w:author="Rualark Rualark" w:date="2018-10-31T22:36:00Z">
        <w:r w:rsidRPr="00AD5C53">
          <w:t>In minor:</w:t>
        </w:r>
      </w:ins>
    </w:p>
    <w:tbl>
      <w:tblPr>
        <w:tblStyle w:val="a6"/>
        <w:tblW w:w="0" w:type="auto"/>
        <w:tblInd w:w="720" w:type="dxa"/>
        <w:tblLook w:val="04A0" w:firstRow="1" w:lastRow="0" w:firstColumn="1" w:lastColumn="0" w:noHBand="0" w:noVBand="1"/>
      </w:tblPr>
      <w:tblGrid>
        <w:gridCol w:w="956"/>
        <w:gridCol w:w="1805"/>
      </w:tblGrid>
      <w:tr w:rsidR="00CF43C6" w:rsidRPr="00AD5C53" w14:paraId="5CE7FC1C" w14:textId="77777777" w:rsidTr="005328AD">
        <w:trPr>
          <w:ins w:id="374" w:author="Rualark Rualark" w:date="2018-10-31T22:36:00Z"/>
        </w:trPr>
        <w:tc>
          <w:tcPr>
            <w:tcW w:w="956" w:type="dxa"/>
            <w:shd w:val="clear" w:color="auto" w:fill="BFBFBF" w:themeFill="background1" w:themeFillShade="BF"/>
          </w:tcPr>
          <w:p w14:paraId="5A51CAC9" w14:textId="77777777" w:rsidR="00CF43C6" w:rsidRPr="00AD5C53" w:rsidRDefault="00CF43C6" w:rsidP="0086471A">
            <w:pPr>
              <w:jc w:val="center"/>
              <w:rPr>
                <w:ins w:id="375" w:author="Rualark Rualark" w:date="2018-10-31T22:36:00Z"/>
                <w:b/>
              </w:rPr>
            </w:pPr>
            <w:ins w:id="376" w:author="Rualark Rualark" w:date="2018-10-31T22:36:00Z">
              <w:r w:rsidRPr="00AD5C53">
                <w:rPr>
                  <w:b/>
                </w:rPr>
                <w:t>Note</w:t>
              </w:r>
            </w:ins>
          </w:p>
        </w:tc>
        <w:tc>
          <w:tcPr>
            <w:tcW w:w="0" w:type="auto"/>
            <w:shd w:val="clear" w:color="auto" w:fill="BFBFBF" w:themeFill="background1" w:themeFillShade="BF"/>
          </w:tcPr>
          <w:p w14:paraId="0EDD5A90" w14:textId="77777777" w:rsidR="00CF43C6" w:rsidRPr="00AD5C53" w:rsidRDefault="00CF43C6" w:rsidP="0086471A">
            <w:pPr>
              <w:jc w:val="center"/>
              <w:rPr>
                <w:ins w:id="377" w:author="Rualark Rualark" w:date="2018-10-31T22:36:00Z"/>
                <w:b/>
              </w:rPr>
            </w:pPr>
            <w:ins w:id="378" w:author="Rualark Rualark" w:date="2018-10-31T22:36:00Z">
              <w:r w:rsidRPr="00AD5C53">
                <w:rPr>
                  <w:b/>
                </w:rPr>
                <w:t>Should resolve to</w:t>
              </w:r>
            </w:ins>
          </w:p>
        </w:tc>
      </w:tr>
      <w:tr w:rsidR="00CF43C6" w:rsidRPr="00AD5C53" w14:paraId="51A3FEEA" w14:textId="77777777" w:rsidTr="005328AD">
        <w:trPr>
          <w:ins w:id="379" w:author="Rualark Rualark" w:date="2018-10-31T22:39:00Z"/>
        </w:trPr>
        <w:tc>
          <w:tcPr>
            <w:tcW w:w="956" w:type="dxa"/>
          </w:tcPr>
          <w:p w14:paraId="23EAC637" w14:textId="77777777" w:rsidR="00CF43C6" w:rsidRPr="00AD5C53" w:rsidRDefault="00CF43C6" w:rsidP="0086471A">
            <w:pPr>
              <w:jc w:val="center"/>
              <w:rPr>
                <w:ins w:id="380" w:author="Rualark Rualark" w:date="2018-10-31T22:39:00Z"/>
              </w:rPr>
            </w:pPr>
            <w:ins w:id="381" w:author="Rualark Rualark" w:date="2018-10-31T22:39:00Z">
              <w:r w:rsidRPr="00AD5C53">
                <w:t>II</w:t>
              </w:r>
            </w:ins>
          </w:p>
        </w:tc>
        <w:tc>
          <w:tcPr>
            <w:tcW w:w="0" w:type="auto"/>
          </w:tcPr>
          <w:p w14:paraId="00C2F0FE" w14:textId="77777777" w:rsidR="00CF43C6" w:rsidRPr="00AD5C53" w:rsidRDefault="00CF43C6" w:rsidP="0086471A">
            <w:pPr>
              <w:jc w:val="center"/>
              <w:rPr>
                <w:ins w:id="382" w:author="Rualark Rualark" w:date="2018-10-31T22:39:00Z"/>
              </w:rPr>
            </w:pPr>
            <w:ins w:id="383" w:author="Rualark Rualark" w:date="2018-10-31T22:39:00Z">
              <w:r w:rsidRPr="00AD5C53">
                <w:t>III</w:t>
              </w:r>
            </w:ins>
          </w:p>
        </w:tc>
      </w:tr>
      <w:tr w:rsidR="00CF43C6" w:rsidRPr="00AD5C53" w14:paraId="2872B580" w14:textId="77777777" w:rsidTr="005328AD">
        <w:trPr>
          <w:ins w:id="384" w:author="Rualark Rualark" w:date="2018-10-31T22:39:00Z"/>
        </w:trPr>
        <w:tc>
          <w:tcPr>
            <w:tcW w:w="956" w:type="dxa"/>
          </w:tcPr>
          <w:p w14:paraId="39D90E62" w14:textId="77777777" w:rsidR="00CF43C6" w:rsidRPr="00AD5C53" w:rsidRDefault="00CF43C6" w:rsidP="0086471A">
            <w:pPr>
              <w:jc w:val="center"/>
              <w:rPr>
                <w:ins w:id="385" w:author="Rualark Rualark" w:date="2018-10-31T22:39:00Z"/>
              </w:rPr>
            </w:pPr>
            <w:ins w:id="386" w:author="Rualark Rualark" w:date="2018-10-31T22:39:00Z">
              <w:r w:rsidRPr="00AD5C53">
                <w:t>III</w:t>
              </w:r>
            </w:ins>
          </w:p>
        </w:tc>
        <w:tc>
          <w:tcPr>
            <w:tcW w:w="0" w:type="auto"/>
          </w:tcPr>
          <w:p w14:paraId="5709A7AE" w14:textId="77777777" w:rsidR="00CF43C6" w:rsidRPr="00AD5C53" w:rsidRDefault="00CF43C6" w:rsidP="0086471A">
            <w:pPr>
              <w:jc w:val="center"/>
              <w:rPr>
                <w:ins w:id="387" w:author="Rualark Rualark" w:date="2018-10-31T22:39:00Z"/>
              </w:rPr>
            </w:pPr>
            <w:ins w:id="388" w:author="Rualark Rualark" w:date="2018-10-31T22:39:00Z">
              <w:r w:rsidRPr="00AD5C53">
                <w:t>II</w:t>
              </w:r>
            </w:ins>
          </w:p>
        </w:tc>
      </w:tr>
      <w:tr w:rsidR="00CF43C6" w:rsidRPr="00AD5C53" w14:paraId="64892325" w14:textId="77777777" w:rsidTr="005328AD">
        <w:trPr>
          <w:ins w:id="389" w:author="Rualark Rualark" w:date="2018-10-31T22:39:00Z"/>
        </w:trPr>
        <w:tc>
          <w:tcPr>
            <w:tcW w:w="956" w:type="dxa"/>
          </w:tcPr>
          <w:p w14:paraId="082A6E38" w14:textId="77777777" w:rsidR="00CF43C6" w:rsidRPr="00AD5C53" w:rsidRDefault="00CF43C6" w:rsidP="0086471A">
            <w:pPr>
              <w:jc w:val="center"/>
              <w:rPr>
                <w:ins w:id="390" w:author="Rualark Rualark" w:date="2018-10-31T22:39:00Z"/>
              </w:rPr>
            </w:pPr>
            <w:ins w:id="391" w:author="Rualark Rualark" w:date="2018-10-31T22:39:00Z">
              <w:r w:rsidRPr="00AD5C53">
                <w:t>IV</w:t>
              </w:r>
            </w:ins>
          </w:p>
        </w:tc>
        <w:tc>
          <w:tcPr>
            <w:tcW w:w="0" w:type="auto"/>
          </w:tcPr>
          <w:p w14:paraId="5ED32040" w14:textId="77777777" w:rsidR="00CF43C6" w:rsidRPr="00AD5C53" w:rsidRDefault="00CF43C6" w:rsidP="0086471A">
            <w:pPr>
              <w:jc w:val="center"/>
              <w:rPr>
                <w:ins w:id="392" w:author="Rualark Rualark" w:date="2018-10-31T22:39:00Z"/>
              </w:rPr>
            </w:pPr>
            <w:ins w:id="393" w:author="Rualark Rualark" w:date="2018-10-31T22:39:00Z">
              <w:r w:rsidRPr="00AD5C53">
                <w:t>III</w:t>
              </w:r>
            </w:ins>
          </w:p>
        </w:tc>
      </w:tr>
      <w:tr w:rsidR="00CF43C6" w:rsidRPr="00AD5C53" w14:paraId="6C177220" w14:textId="77777777" w:rsidTr="005328AD">
        <w:trPr>
          <w:ins w:id="394" w:author="Rualark Rualark" w:date="2018-10-31T22:39:00Z"/>
        </w:trPr>
        <w:tc>
          <w:tcPr>
            <w:tcW w:w="956" w:type="dxa"/>
          </w:tcPr>
          <w:p w14:paraId="63735329" w14:textId="77777777" w:rsidR="00CF43C6" w:rsidRPr="00AD5C53" w:rsidRDefault="00CF43C6" w:rsidP="0086471A">
            <w:pPr>
              <w:jc w:val="center"/>
              <w:rPr>
                <w:ins w:id="395" w:author="Rualark Rualark" w:date="2018-10-31T22:39:00Z"/>
              </w:rPr>
            </w:pPr>
            <w:ins w:id="396" w:author="Rualark Rualark" w:date="2018-10-31T22:39:00Z">
              <w:r w:rsidRPr="00AD5C53">
                <w:t>VI</w:t>
              </w:r>
            </w:ins>
          </w:p>
        </w:tc>
        <w:tc>
          <w:tcPr>
            <w:tcW w:w="0" w:type="auto"/>
          </w:tcPr>
          <w:p w14:paraId="5A4A3671" w14:textId="77777777" w:rsidR="00CF43C6" w:rsidRPr="00AD5C53" w:rsidRDefault="00CF43C6" w:rsidP="0086471A">
            <w:pPr>
              <w:jc w:val="center"/>
              <w:rPr>
                <w:ins w:id="397" w:author="Rualark Rualark" w:date="2018-10-31T22:39:00Z"/>
              </w:rPr>
            </w:pPr>
            <w:ins w:id="398" w:author="Rualark Rualark" w:date="2018-10-31T22:39:00Z">
              <w:r w:rsidRPr="00AD5C53">
                <w:t>V</w:t>
              </w:r>
            </w:ins>
          </w:p>
        </w:tc>
      </w:tr>
      <w:tr w:rsidR="00CF43C6" w:rsidRPr="00AD5C53" w14:paraId="4F457F7D" w14:textId="77777777" w:rsidTr="005328AD">
        <w:trPr>
          <w:ins w:id="399" w:author="Rualark Rualark" w:date="2018-10-31T22:39:00Z"/>
        </w:trPr>
        <w:tc>
          <w:tcPr>
            <w:tcW w:w="956" w:type="dxa"/>
          </w:tcPr>
          <w:p w14:paraId="0051EBAF" w14:textId="77777777" w:rsidR="00CF43C6" w:rsidRPr="00AD5C53" w:rsidRDefault="00CF43C6" w:rsidP="0086471A">
            <w:pPr>
              <w:jc w:val="center"/>
              <w:rPr>
                <w:ins w:id="400" w:author="Rualark Rualark" w:date="2018-10-31T22:39:00Z"/>
              </w:rPr>
            </w:pPr>
            <w:ins w:id="401" w:author="Rualark Rualark" w:date="2018-10-31T22:39:00Z">
              <w:r w:rsidRPr="00AD5C53">
                <w:t>VI#</w:t>
              </w:r>
            </w:ins>
          </w:p>
        </w:tc>
        <w:tc>
          <w:tcPr>
            <w:tcW w:w="0" w:type="auto"/>
          </w:tcPr>
          <w:p w14:paraId="61CB4C93" w14:textId="77777777" w:rsidR="00CF43C6" w:rsidRPr="00AD5C53" w:rsidRDefault="00CF43C6" w:rsidP="0086471A">
            <w:pPr>
              <w:jc w:val="center"/>
              <w:rPr>
                <w:ins w:id="402" w:author="Rualark Rualark" w:date="2018-10-31T22:39:00Z"/>
              </w:rPr>
            </w:pPr>
            <w:ins w:id="403" w:author="Rualark Rualark" w:date="2018-10-31T22:39:00Z">
              <w:r w:rsidRPr="00AD5C53">
                <w:t>VII</w:t>
              </w:r>
            </w:ins>
          </w:p>
        </w:tc>
      </w:tr>
      <w:tr w:rsidR="00CF43C6" w:rsidRPr="00AD5C53" w14:paraId="2196A2D5" w14:textId="77777777" w:rsidTr="005328AD">
        <w:trPr>
          <w:ins w:id="404" w:author="Rualark Rualark" w:date="2018-10-31T22:36:00Z"/>
        </w:trPr>
        <w:tc>
          <w:tcPr>
            <w:tcW w:w="956" w:type="dxa"/>
          </w:tcPr>
          <w:p w14:paraId="4ABFA80C" w14:textId="389D61F6" w:rsidR="00CF43C6" w:rsidRPr="00AD5C53" w:rsidRDefault="00CF43C6" w:rsidP="0086471A">
            <w:pPr>
              <w:jc w:val="center"/>
              <w:rPr>
                <w:ins w:id="405" w:author="Rualark Rualark" w:date="2018-10-31T22:36:00Z"/>
              </w:rPr>
            </w:pPr>
            <w:ins w:id="406" w:author="Rualark Rualark" w:date="2018-10-31T22:36:00Z">
              <w:r w:rsidRPr="00AD5C53">
                <w:t>VII</w:t>
              </w:r>
            </w:ins>
            <w:ins w:id="407" w:author="Rualark Rualark" w:date="2018-10-31T22:37:00Z">
              <w:r w:rsidRPr="00AD5C53">
                <w:t>#</w:t>
              </w:r>
            </w:ins>
          </w:p>
        </w:tc>
        <w:tc>
          <w:tcPr>
            <w:tcW w:w="0" w:type="auto"/>
          </w:tcPr>
          <w:p w14:paraId="359EA116" w14:textId="77777777" w:rsidR="00CF43C6" w:rsidRPr="00AD5C53" w:rsidRDefault="00CF43C6" w:rsidP="0086471A">
            <w:pPr>
              <w:jc w:val="center"/>
              <w:rPr>
                <w:ins w:id="408" w:author="Rualark Rualark" w:date="2018-10-31T22:36:00Z"/>
              </w:rPr>
            </w:pPr>
            <w:ins w:id="409" w:author="Rualark Rualark" w:date="2018-10-31T22:36:00Z">
              <w:r w:rsidRPr="00AD5C53">
                <w:t>I</w:t>
              </w:r>
            </w:ins>
          </w:p>
        </w:tc>
      </w:tr>
    </w:tbl>
    <w:p w14:paraId="65776333" w14:textId="471AABFD" w:rsidR="006C318F" w:rsidRPr="00AD5C53" w:rsidRDefault="006C318F" w:rsidP="006C318F">
      <w:pPr>
        <w:ind w:firstLine="360"/>
        <w:rPr>
          <w:ins w:id="410" w:author="Rualark Rualark" w:date="2018-10-31T22:30:00Z"/>
        </w:rPr>
      </w:pPr>
      <w:ins w:id="411" w:author="Rualark Rualark" w:date="2018-10-31T22:30:00Z">
        <w:r w:rsidRPr="00AD5C53">
          <w:rPr>
            <w:b/>
            <w:u w:val="single"/>
          </w:rPr>
          <w:t>Exceptions</w:t>
        </w:r>
        <w:r w:rsidRPr="00AD5C53">
          <w:t>:</w:t>
        </w:r>
      </w:ins>
    </w:p>
    <w:p w14:paraId="28885806" w14:textId="1AD84C30" w:rsidR="006C318F" w:rsidRPr="00AD5C53" w:rsidRDefault="00CF43C6" w:rsidP="00467508">
      <w:pPr>
        <w:ind w:left="709"/>
      </w:pPr>
      <w:ins w:id="412" w:author="Rualark Rualark" w:date="2018-10-31T22:52:00Z">
        <w:r w:rsidRPr="00AD5C53">
          <w:t xml:space="preserve">Each tritone note, which </w:t>
        </w:r>
      </w:ins>
      <w:ins w:id="413" w:author="Rualark Rualark" w:date="2018-10-31T22:53:00Z">
        <w:r w:rsidR="008527EB" w:rsidRPr="00AD5C53">
          <w:t>does not continue until</w:t>
        </w:r>
      </w:ins>
      <w:ins w:id="414" w:author="Rualark Rualark" w:date="2018-10-31T22:52:00Z">
        <w:r w:rsidRPr="00AD5C53">
          <w:t xml:space="preserve"> the end of current harmony,</w:t>
        </w:r>
      </w:ins>
      <w:ins w:id="415" w:author="Rualark Rualark" w:date="2018-10-31T22:30:00Z">
        <w:r w:rsidRPr="00AD5C53">
          <w:t xml:space="preserve"> </w:t>
        </w:r>
      </w:ins>
      <w:ins w:id="416" w:author="Rualark Rualark" w:date="2018-10-31T22:55:00Z">
        <w:r w:rsidR="005328AD" w:rsidRPr="00AD5C53">
          <w:t>will</w:t>
        </w:r>
      </w:ins>
      <w:ins w:id="417" w:author="Rualark Rualark" w:date="2018-10-31T22:30:00Z">
        <w:r w:rsidRPr="00AD5C53">
          <w:t xml:space="preserve"> not r</w:t>
        </w:r>
      </w:ins>
      <w:ins w:id="418" w:author="Rualark Rualark" w:date="2018-10-31T22:52:00Z">
        <w:r w:rsidRPr="00AD5C53">
          <w:t>equire resolution.</w:t>
        </w:r>
      </w:ins>
    </w:p>
    <w:p w14:paraId="46814306" w14:textId="761A9733" w:rsidR="007E5535" w:rsidRPr="00AD5C53" w:rsidRDefault="001C7536" w:rsidP="00467508">
      <w:pPr>
        <w:pStyle w:val="3"/>
        <w:rPr>
          <w:lang w:val="en-US"/>
        </w:rPr>
      </w:pPr>
      <w:bookmarkStart w:id="419" w:name="_Toc529284397"/>
      <w:r w:rsidRPr="00AD5C53">
        <w:rPr>
          <w:lang w:val="en-US"/>
        </w:rPr>
        <w:t>Second inversion chords</w:t>
      </w:r>
      <w:bookmarkEnd w:id="419"/>
    </w:p>
    <w:p w14:paraId="1B5DAE1C" w14:textId="5A7C2B74" w:rsidR="007E5535" w:rsidRPr="00AD5C53" w:rsidRDefault="001C7536" w:rsidP="00653D5C">
      <w:pPr>
        <w:ind w:firstLine="360"/>
      </w:pPr>
      <w:r w:rsidRPr="00AD5C53">
        <w:t>Second inversion chords are prohibited</w:t>
      </w:r>
      <w:commentRangeStart w:id="420"/>
      <w:r w:rsidR="0021356F" w:rsidRPr="00AD5C53">
        <w:rPr>
          <w:rStyle w:val="a5"/>
        </w:rPr>
        <w:footnoteReference w:id="22"/>
      </w:r>
      <w:commentRangeEnd w:id="420"/>
      <w:r w:rsidR="0021356F" w:rsidRPr="00AD5C53">
        <w:rPr>
          <w:rStyle w:val="a8"/>
        </w:rPr>
        <w:commentReference w:id="420"/>
      </w:r>
      <w:r w:rsidR="00FE2B26" w:rsidRPr="00AD5C53">
        <w:t>:</w:t>
      </w:r>
    </w:p>
    <w:p w14:paraId="1122F982" w14:textId="0F2EE790" w:rsidR="00FE2B26" w:rsidRPr="00AD5C53" w:rsidRDefault="00FE2B26" w:rsidP="007B085C">
      <w:pPr>
        <w:ind w:firstLine="360"/>
        <w:jc w:val="center"/>
      </w:pPr>
      <w:r w:rsidRPr="00AD5C53">
        <w:rPr>
          <w:noProof/>
        </w:rPr>
        <w:drawing>
          <wp:inline distT="0" distB="0" distL="0" distR="0" wp14:anchorId="7C3057F9" wp14:editId="6CC8D232">
            <wp:extent cx="4163290" cy="675717"/>
            <wp:effectExtent l="114300" t="114300" r="123190" b="10541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77139" cy="694195"/>
                    </a:xfrm>
                    <a:prstGeom prst="rect">
                      <a:avLst/>
                    </a:prstGeom>
                    <a:effectLst>
                      <a:glow rad="101600">
                        <a:schemeClr val="accent2">
                          <a:satMod val="175000"/>
                          <a:alpha val="40000"/>
                        </a:schemeClr>
                      </a:glow>
                    </a:effectLst>
                  </pic:spPr>
                </pic:pic>
              </a:graphicData>
            </a:graphic>
          </wp:inline>
        </w:drawing>
      </w:r>
    </w:p>
    <w:p w14:paraId="15762E85" w14:textId="44F3801B" w:rsidR="00FE2B26" w:rsidRPr="00AD5C53" w:rsidRDefault="001C7536" w:rsidP="00653D5C">
      <w:pPr>
        <w:ind w:firstLine="360"/>
      </w:pPr>
      <w:r w:rsidRPr="00AD5C53">
        <w:rPr>
          <w:b/>
          <w:u w:val="single"/>
        </w:rPr>
        <w:t>Exceptions</w:t>
      </w:r>
      <w:r w:rsidR="00FE2B26" w:rsidRPr="00AD5C53">
        <w:t>:</w:t>
      </w:r>
    </w:p>
    <w:p w14:paraId="2286B000" w14:textId="21AF56BD" w:rsidR="00FE2B26" w:rsidRPr="00AD5C53" w:rsidRDefault="001C7536" w:rsidP="00653D5C">
      <w:pPr>
        <w:ind w:firstLine="360"/>
      </w:pPr>
      <w:r w:rsidRPr="00AD5C53">
        <w:t>Temporary second inversion chord is allowed on upbeat in case of immediate return to tonic in bass</w:t>
      </w:r>
      <w:r w:rsidR="00D56A72" w:rsidRPr="00AD5C53">
        <w:t>:</w:t>
      </w:r>
    </w:p>
    <w:p w14:paraId="49CC6EC9" w14:textId="10931915" w:rsidR="00D56A72" w:rsidRPr="00AD5C53" w:rsidRDefault="007B085C" w:rsidP="007B085C">
      <w:pPr>
        <w:ind w:firstLine="360"/>
        <w:jc w:val="center"/>
      </w:pPr>
      <w:r w:rsidRPr="00AD5C53">
        <w:rPr>
          <w:noProof/>
        </w:rPr>
        <w:drawing>
          <wp:inline distT="0" distB="0" distL="0" distR="0" wp14:anchorId="41BF91D8" wp14:editId="52CFFFBF">
            <wp:extent cx="3484418" cy="470868"/>
            <wp:effectExtent l="114300" t="114300" r="116205" b="12001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568852" cy="482278"/>
                    </a:xfrm>
                    <a:prstGeom prst="rect">
                      <a:avLst/>
                    </a:prstGeom>
                    <a:effectLst>
                      <a:glow rad="101600">
                        <a:schemeClr val="accent4">
                          <a:satMod val="175000"/>
                          <a:alpha val="40000"/>
                        </a:schemeClr>
                      </a:glow>
                    </a:effectLst>
                  </pic:spPr>
                </pic:pic>
              </a:graphicData>
            </a:graphic>
          </wp:inline>
        </w:drawing>
      </w:r>
    </w:p>
    <w:p w14:paraId="7635F42C" w14:textId="6AE00126" w:rsidR="007B085C" w:rsidRPr="00AD5C53" w:rsidRDefault="001C7536" w:rsidP="00467508">
      <w:pPr>
        <w:pStyle w:val="3"/>
        <w:rPr>
          <w:lang w:val="en-US"/>
        </w:rPr>
      </w:pPr>
      <w:bookmarkStart w:id="421" w:name="_Toc529284398"/>
      <w:r w:rsidRPr="00AD5C53">
        <w:rPr>
          <w:lang w:val="en-US"/>
        </w:rPr>
        <w:t>Obligatory harmonies</w:t>
      </w:r>
      <w:bookmarkEnd w:id="421"/>
    </w:p>
    <w:p w14:paraId="06B6384A" w14:textId="4B56819C" w:rsidR="007B085C" w:rsidRPr="00AD5C53" w:rsidRDefault="001C7536" w:rsidP="006B455C">
      <w:pPr>
        <w:pStyle w:val="a7"/>
        <w:numPr>
          <w:ilvl w:val="0"/>
          <w:numId w:val="22"/>
        </w:numPr>
      </w:pPr>
      <w:bookmarkStart w:id="422" w:name="OLE_LINK92"/>
      <w:bookmarkStart w:id="423" w:name="OLE_LINK93"/>
      <w:r w:rsidRPr="00AD5C53">
        <w:t>The first and the last measures have to be harmonized with tonic chord in root position</w:t>
      </w:r>
      <w:r w:rsidR="007B085C" w:rsidRPr="00AD5C53">
        <w:t>.</w:t>
      </w:r>
    </w:p>
    <w:bookmarkEnd w:id="422"/>
    <w:bookmarkEnd w:id="423"/>
    <w:p w14:paraId="73A41218" w14:textId="77777777" w:rsidR="001C7536" w:rsidRPr="00AD5C53" w:rsidRDefault="001C7536" w:rsidP="00476656">
      <w:pPr>
        <w:pStyle w:val="a7"/>
        <w:ind w:left="360"/>
      </w:pPr>
      <w:r w:rsidRPr="00AD5C53">
        <w:t>In two voices counterpoint has to start with degree I or V, and end with degree I</w:t>
      </w:r>
      <w:r w:rsidR="00B54AFD" w:rsidRPr="00AD5C53">
        <w:rPr>
          <w:rStyle w:val="a8"/>
        </w:rPr>
        <w:commentReference w:id="424"/>
      </w:r>
      <w:r w:rsidR="00F23164" w:rsidRPr="00AD5C53">
        <w:t>.</w:t>
      </w:r>
      <w:r w:rsidR="0015325C" w:rsidRPr="00AD5C53">
        <w:t xml:space="preserve"> </w:t>
      </w:r>
    </w:p>
    <w:p w14:paraId="50AC223F" w14:textId="7D27CE8E" w:rsidR="00476656" w:rsidRPr="00AD5C53" w:rsidRDefault="001C7536" w:rsidP="00476656">
      <w:pPr>
        <w:pStyle w:val="a7"/>
        <w:ind w:left="360"/>
      </w:pPr>
      <w:r w:rsidRPr="00AD5C53">
        <w:t>In three voices, if voice starts with half note or quarter note, this note has to be degree I or V. If first note is a syncopation, it can be a degree III. Notes arrangement in the last measure can be arbitrary (unisons or octaves)</w:t>
      </w:r>
      <w:r w:rsidR="00EA6790" w:rsidRPr="00AD5C53">
        <w:t>.</w:t>
      </w:r>
    </w:p>
    <w:p w14:paraId="68E088BE" w14:textId="7D85D170" w:rsidR="00476656" w:rsidRPr="00AD5C53" w:rsidRDefault="001C7536" w:rsidP="007B085C">
      <w:pPr>
        <w:pStyle w:val="a7"/>
        <w:numPr>
          <w:ilvl w:val="0"/>
          <w:numId w:val="22"/>
        </w:numPr>
      </w:pPr>
      <w:r w:rsidRPr="00AD5C53">
        <w:t>Penultimate measure can be harmonized by</w:t>
      </w:r>
      <w:r w:rsidR="00176353" w:rsidRPr="00AD5C53">
        <w:t>:</w:t>
      </w:r>
    </w:p>
    <w:p w14:paraId="7E9395D5" w14:textId="5CD16DAA" w:rsidR="00176353" w:rsidRPr="00AD5C53" w:rsidRDefault="001C7536" w:rsidP="00176353">
      <w:pPr>
        <w:pStyle w:val="a7"/>
        <w:numPr>
          <w:ilvl w:val="1"/>
          <w:numId w:val="22"/>
        </w:numPr>
      </w:pPr>
      <w:r w:rsidRPr="00AD5C53">
        <w:t>Chord V</w:t>
      </w:r>
      <w:r w:rsidR="00176353" w:rsidRPr="00AD5C53">
        <w:t xml:space="preserve"> (</w:t>
      </w:r>
      <w:r w:rsidRPr="00AD5C53">
        <w:t>in root position or first inversion</w:t>
      </w:r>
      <w:r w:rsidR="00176353" w:rsidRPr="00AD5C53">
        <w:t>).</w:t>
      </w:r>
    </w:p>
    <w:p w14:paraId="45AB20A0" w14:textId="5C1F7E7F" w:rsidR="00AA6FD9" w:rsidRPr="00AD5C53" w:rsidRDefault="00AA6FD9" w:rsidP="00AA6FD9">
      <w:pPr>
        <w:jc w:val="center"/>
      </w:pPr>
      <w:r w:rsidRPr="00AD5C53">
        <w:rPr>
          <w:noProof/>
        </w:rPr>
        <w:lastRenderedPageBreak/>
        <w:drawing>
          <wp:inline distT="0" distB="0" distL="0" distR="0" wp14:anchorId="3F44AB0C" wp14:editId="4FAEF00E">
            <wp:extent cx="2570018" cy="774258"/>
            <wp:effectExtent l="114300" t="114300" r="116205" b="12128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588438" cy="779807"/>
                    </a:xfrm>
                    <a:prstGeom prst="rect">
                      <a:avLst/>
                    </a:prstGeom>
                    <a:effectLst>
                      <a:glow rad="101600">
                        <a:schemeClr val="accent6">
                          <a:satMod val="175000"/>
                          <a:alpha val="40000"/>
                        </a:schemeClr>
                      </a:glow>
                    </a:effectLst>
                  </pic:spPr>
                </pic:pic>
              </a:graphicData>
            </a:graphic>
          </wp:inline>
        </w:drawing>
      </w:r>
    </w:p>
    <w:p w14:paraId="42A0F445" w14:textId="44F6A3BC" w:rsidR="00176353" w:rsidRPr="00AD5C53" w:rsidRDefault="001C7536" w:rsidP="00176353">
      <w:pPr>
        <w:pStyle w:val="a7"/>
        <w:numPr>
          <w:ilvl w:val="1"/>
          <w:numId w:val="22"/>
        </w:numPr>
      </w:pPr>
      <w:r w:rsidRPr="00AD5C53">
        <w:t xml:space="preserve">Chord </w:t>
      </w:r>
      <w:r w:rsidR="00176353" w:rsidRPr="00AD5C53">
        <w:t>VII (</w:t>
      </w:r>
      <w:r w:rsidRPr="00AD5C53">
        <w:t>in first inversion</w:t>
      </w:r>
      <w:r w:rsidR="00176353" w:rsidRPr="00AD5C53">
        <w:t>)</w:t>
      </w:r>
    </w:p>
    <w:p w14:paraId="7173347B" w14:textId="0D53CD27" w:rsidR="00AA6FD9" w:rsidRPr="00AD5C53" w:rsidRDefault="00AA6FD9" w:rsidP="00AA6FD9">
      <w:pPr>
        <w:jc w:val="center"/>
      </w:pPr>
      <w:r w:rsidRPr="00AD5C53">
        <w:rPr>
          <w:noProof/>
        </w:rPr>
        <w:drawing>
          <wp:inline distT="0" distB="0" distL="0" distR="0" wp14:anchorId="62F1FF06" wp14:editId="48D61F17">
            <wp:extent cx="1524000" cy="420168"/>
            <wp:effectExtent l="114300" t="114300" r="114300" b="11366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66804" cy="431969"/>
                    </a:xfrm>
                    <a:prstGeom prst="rect">
                      <a:avLst/>
                    </a:prstGeom>
                    <a:effectLst>
                      <a:glow rad="101600">
                        <a:schemeClr val="accent6">
                          <a:satMod val="175000"/>
                          <a:alpha val="40000"/>
                        </a:schemeClr>
                      </a:glow>
                    </a:effectLst>
                  </pic:spPr>
                </pic:pic>
              </a:graphicData>
            </a:graphic>
          </wp:inline>
        </w:drawing>
      </w:r>
    </w:p>
    <w:p w14:paraId="051F8557" w14:textId="082BB6E1" w:rsidR="00176353" w:rsidRPr="00AD5C53" w:rsidRDefault="008976AA" w:rsidP="00176353">
      <w:pPr>
        <w:pStyle w:val="a7"/>
        <w:ind w:left="1080"/>
      </w:pPr>
      <w:r w:rsidRPr="00AD5C53">
        <w:t>Starting from 4 voices and above, chord VII is allowed in root position if suspension resolves to leading tone in bass (see</w:t>
      </w:r>
      <w:r w:rsidR="00AA6FD9" w:rsidRPr="00AD5C53">
        <w:t xml:space="preserve"> </w:t>
      </w:r>
      <w:r w:rsidR="00AA6FD9" w:rsidRPr="00AD5C53">
        <w:rPr>
          <w:rFonts w:ascii="Times New Roman" w:hAnsi="Times New Roman" w:cs="Times New Roman"/>
        </w:rPr>
        <w:t>§</w:t>
      </w:r>
      <w:r w:rsidR="00AA6FD9" w:rsidRPr="00AD5C53">
        <w:t>55)</w:t>
      </w:r>
      <w:r w:rsidR="00176353" w:rsidRPr="00AD5C53">
        <w:t>.</w:t>
      </w:r>
    </w:p>
    <w:p w14:paraId="384CEB26" w14:textId="6DF1D799" w:rsidR="00176353" w:rsidRPr="00AD5C53" w:rsidRDefault="008976AA" w:rsidP="00176353">
      <w:pPr>
        <w:pStyle w:val="a7"/>
        <w:numPr>
          <w:ilvl w:val="1"/>
          <w:numId w:val="22"/>
        </w:numPr>
      </w:pPr>
      <w:r w:rsidRPr="00AD5C53">
        <w:t xml:space="preserve">Chord </w:t>
      </w:r>
      <w:r w:rsidR="00AA6FD9" w:rsidRPr="00AD5C53">
        <w:t>II</w:t>
      </w:r>
      <w:r w:rsidRPr="00AD5C53">
        <w:t xml:space="preserve"> </w:t>
      </w:r>
      <w:r w:rsidR="00AA6FD9" w:rsidRPr="00AD5C53">
        <w:t>(</w:t>
      </w:r>
      <w:r w:rsidRPr="00AD5C53">
        <w:t>in root position), if leading tone exists in this measure as a passing tone to tonic note</w:t>
      </w:r>
      <w:r w:rsidR="00AA6FD9" w:rsidRPr="00AD5C53">
        <w:t>:</w:t>
      </w:r>
    </w:p>
    <w:p w14:paraId="0810ECFE" w14:textId="78938646" w:rsidR="00553DA2" w:rsidRPr="00AD5C53" w:rsidRDefault="00553DA2" w:rsidP="00553DA2">
      <w:pPr>
        <w:jc w:val="center"/>
      </w:pPr>
      <w:r w:rsidRPr="00AD5C53">
        <w:rPr>
          <w:noProof/>
        </w:rPr>
        <w:drawing>
          <wp:inline distT="0" distB="0" distL="0" distR="0" wp14:anchorId="4E932AF5" wp14:editId="2FAAE46D">
            <wp:extent cx="2874818" cy="434961"/>
            <wp:effectExtent l="114300" t="114300" r="116205" b="11811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929026" cy="443163"/>
                    </a:xfrm>
                    <a:prstGeom prst="rect">
                      <a:avLst/>
                    </a:prstGeom>
                    <a:effectLst>
                      <a:glow rad="101600">
                        <a:schemeClr val="accent6">
                          <a:satMod val="175000"/>
                          <a:alpha val="40000"/>
                        </a:schemeClr>
                      </a:glow>
                    </a:effectLst>
                  </pic:spPr>
                </pic:pic>
              </a:graphicData>
            </a:graphic>
          </wp:inline>
        </w:drawing>
      </w:r>
    </w:p>
    <w:p w14:paraId="179A231C" w14:textId="5546529A" w:rsidR="007B085C" w:rsidRPr="00AD5C53" w:rsidRDefault="008976AA" w:rsidP="00467508">
      <w:pPr>
        <w:pStyle w:val="3"/>
        <w:rPr>
          <w:lang w:val="en-US"/>
        </w:rPr>
      </w:pPr>
      <w:bookmarkStart w:id="425" w:name="_Toc529284399"/>
      <w:r w:rsidRPr="00AD5C53">
        <w:rPr>
          <w:lang w:val="en-US"/>
        </w:rPr>
        <w:t>Incomplete chords</w:t>
      </w:r>
      <w:bookmarkEnd w:id="425"/>
    </w:p>
    <w:p w14:paraId="182C3727" w14:textId="2C2E253E" w:rsidR="0021356F" w:rsidRPr="00AD5C53" w:rsidRDefault="008976AA" w:rsidP="0021356F">
      <w:pPr>
        <w:pStyle w:val="a7"/>
        <w:numPr>
          <w:ilvl w:val="0"/>
          <w:numId w:val="23"/>
        </w:numPr>
      </w:pPr>
      <w:bookmarkStart w:id="426" w:name="OLE_LINK94"/>
      <w:bookmarkStart w:id="427" w:name="OLE_LINK95"/>
      <w:r w:rsidRPr="00AD5C53">
        <w:t>Starting from 3 voices and above, all three chord tones should appear on downbeat for rich sound, if possible.</w:t>
      </w:r>
    </w:p>
    <w:p w14:paraId="63722590" w14:textId="65522AFD" w:rsidR="00694745" w:rsidRPr="00AD5C53" w:rsidRDefault="008976AA" w:rsidP="0021356F">
      <w:pPr>
        <w:pStyle w:val="a7"/>
        <w:numPr>
          <w:ilvl w:val="0"/>
          <w:numId w:val="23"/>
        </w:numPr>
      </w:pPr>
      <w:r w:rsidRPr="00AD5C53">
        <w:t>In any number of voices, chords in the first and the last measure can be incomplete (3rd or 5th chord tone can be missing) in all counterpoint species (including mixed species)</w:t>
      </w:r>
      <w:r w:rsidR="00694745" w:rsidRPr="00AD5C53">
        <w:t>.</w:t>
      </w:r>
    </w:p>
    <w:bookmarkEnd w:id="426"/>
    <w:bookmarkEnd w:id="427"/>
    <w:p w14:paraId="3BAB73B0" w14:textId="636EE0D2" w:rsidR="007B085C" w:rsidRPr="00AD5C53" w:rsidRDefault="007B085C" w:rsidP="007B085C"/>
    <w:p w14:paraId="2FB3C10A" w14:textId="6FFFAE4A" w:rsidR="00694745" w:rsidRPr="00AD5C53" w:rsidRDefault="0030052A" w:rsidP="00901E18">
      <w:pPr>
        <w:ind w:firstLine="360"/>
      </w:pPr>
      <w:bookmarkStart w:id="428" w:name="OLE_LINK96"/>
      <w:bookmarkStart w:id="429" w:name="OLE_LINK97"/>
      <w:r w:rsidRPr="00AD5C53">
        <w:t xml:space="preserve">In other measures </w:t>
      </w:r>
      <w:r w:rsidR="00694745" w:rsidRPr="00AD5C53">
        <w:t>(</w:t>
      </w:r>
      <w:r w:rsidRPr="00AD5C53">
        <w:t>not the first and not the last</w:t>
      </w:r>
      <w:r w:rsidR="00694745" w:rsidRPr="00AD5C53">
        <w:t xml:space="preserve">) </w:t>
      </w:r>
      <w:r w:rsidRPr="00AD5C53">
        <w:t>incomplete chords are allowed in three voices under the following conditions:</w:t>
      </w:r>
    </w:p>
    <w:p w14:paraId="2ACF2DCB" w14:textId="69ACF297" w:rsidR="008061B7" w:rsidRPr="00AD5C53" w:rsidRDefault="0030052A" w:rsidP="008061B7">
      <w:pPr>
        <w:pStyle w:val="a7"/>
        <w:numPr>
          <w:ilvl w:val="0"/>
          <w:numId w:val="24"/>
        </w:numPr>
      </w:pPr>
      <w:bookmarkStart w:id="430" w:name="OLE_LINK117"/>
      <w:bookmarkStart w:id="431" w:name="OLE_LINK118"/>
      <w:bookmarkEnd w:id="428"/>
      <w:bookmarkEnd w:id="429"/>
      <w:r w:rsidRPr="00AD5C53">
        <w:t>There should not be two incomplete chords (the first and the last chords do not count)</w:t>
      </w:r>
      <w:r w:rsidR="008061B7" w:rsidRPr="00AD5C53">
        <w:t>.</w:t>
      </w:r>
    </w:p>
    <w:p w14:paraId="68241C43" w14:textId="252A0212" w:rsidR="00973E81" w:rsidRPr="00AD5C53" w:rsidRDefault="0030052A" w:rsidP="008061B7">
      <w:pPr>
        <w:pStyle w:val="a7"/>
        <w:numPr>
          <w:ilvl w:val="0"/>
          <w:numId w:val="24"/>
        </w:numPr>
      </w:pPr>
      <w:r w:rsidRPr="00AD5C53">
        <w:t>Two incomplete chords should not follow each other immediately</w:t>
      </w:r>
      <w:r w:rsidR="00973E81" w:rsidRPr="00AD5C53">
        <w:t>.</w:t>
      </w:r>
    </w:p>
    <w:p w14:paraId="42E4F5C7" w14:textId="47EE08AC" w:rsidR="000113D6" w:rsidRPr="00AD5C53" w:rsidRDefault="0030052A" w:rsidP="008061B7">
      <w:pPr>
        <w:pStyle w:val="a7"/>
        <w:numPr>
          <w:ilvl w:val="0"/>
          <w:numId w:val="24"/>
        </w:numPr>
      </w:pPr>
      <w:r w:rsidRPr="00AD5C53">
        <w:t>Penultimate chord should always be complete</w:t>
      </w:r>
      <w:r w:rsidR="00AF47C4" w:rsidRPr="00AD5C53">
        <w:t>.</w:t>
      </w:r>
    </w:p>
    <w:bookmarkEnd w:id="430"/>
    <w:bookmarkEnd w:id="431"/>
    <w:p w14:paraId="232099A5" w14:textId="522B1CC9" w:rsidR="008061B7" w:rsidRPr="00AD5C53" w:rsidRDefault="0030052A" w:rsidP="00901E18">
      <w:pPr>
        <w:ind w:firstLine="360"/>
      </w:pPr>
      <w:r w:rsidRPr="00AD5C53">
        <w:t>Missing 3rd tone in a chord is allowed only in the first and the last measure.</w:t>
      </w:r>
    </w:p>
    <w:p w14:paraId="68EEE0DF" w14:textId="5268BE3E" w:rsidR="00901E18" w:rsidRPr="00AD5C53" w:rsidRDefault="0030052A" w:rsidP="00467508">
      <w:pPr>
        <w:pStyle w:val="3"/>
        <w:rPr>
          <w:lang w:val="en-US"/>
        </w:rPr>
      </w:pPr>
      <w:bookmarkStart w:id="432" w:name="_Toc529284400"/>
      <w:r w:rsidRPr="00AD5C53">
        <w:rPr>
          <w:lang w:val="en-US"/>
        </w:rPr>
        <w:t>Harmonic rhythm</w:t>
      </w:r>
      <w:bookmarkEnd w:id="432"/>
    </w:p>
    <w:p w14:paraId="5354A679" w14:textId="09A58902" w:rsidR="007C4A32" w:rsidRPr="00AD5C53" w:rsidRDefault="0030052A" w:rsidP="007C4A32">
      <w:pPr>
        <w:ind w:firstLine="360"/>
      </w:pPr>
      <w:r w:rsidRPr="00AD5C53">
        <w:t>There should not be more than one harmony in a single measure. Yet, the same harmony can continue during several measures.</w:t>
      </w:r>
    </w:p>
    <w:p w14:paraId="29887EDC" w14:textId="0FB3CE26" w:rsidR="007C4A32" w:rsidRPr="00AD5C53" w:rsidRDefault="0030052A" w:rsidP="007C4A32">
      <w:pPr>
        <w:ind w:firstLine="360"/>
      </w:pPr>
      <w:r w:rsidRPr="00AD5C53">
        <w:rPr>
          <w:b/>
          <w:u w:val="single"/>
        </w:rPr>
        <w:t>Exception</w:t>
      </w:r>
      <w:r w:rsidR="007C4A32" w:rsidRPr="00AD5C53">
        <w:t>:</w:t>
      </w:r>
    </w:p>
    <w:p w14:paraId="5FB9E0E4" w14:textId="1D70296B" w:rsidR="007C4A32" w:rsidRPr="00AD5C53" w:rsidRDefault="0030052A" w:rsidP="007C4A32">
      <w:pPr>
        <w:ind w:firstLine="360"/>
      </w:pPr>
      <w:r w:rsidRPr="00AD5C53">
        <w:t>Penultimate measure can include two following harmonies</w:t>
      </w:r>
      <w:r w:rsidR="007C4A32" w:rsidRPr="00AD5C53">
        <w:t>:</w:t>
      </w:r>
    </w:p>
    <w:p w14:paraId="6E02685D" w14:textId="2C1035F2" w:rsidR="007C4A32" w:rsidRPr="00AD5C53" w:rsidRDefault="007C4A32" w:rsidP="007C4A32">
      <w:pPr>
        <w:jc w:val="center"/>
      </w:pPr>
      <w:r w:rsidRPr="00AD5C53">
        <w:rPr>
          <w:noProof/>
        </w:rPr>
        <w:drawing>
          <wp:inline distT="0" distB="0" distL="0" distR="0" wp14:anchorId="04F24B20" wp14:editId="34B58989">
            <wp:extent cx="1648691" cy="804075"/>
            <wp:effectExtent l="114300" t="114300" r="123190" b="11049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669612" cy="814278"/>
                    </a:xfrm>
                    <a:prstGeom prst="rect">
                      <a:avLst/>
                    </a:prstGeom>
                    <a:effectLst>
                      <a:glow rad="101600">
                        <a:schemeClr val="accent6">
                          <a:satMod val="175000"/>
                          <a:alpha val="40000"/>
                        </a:schemeClr>
                      </a:glow>
                    </a:effectLst>
                  </pic:spPr>
                </pic:pic>
              </a:graphicData>
            </a:graphic>
          </wp:inline>
        </w:drawing>
      </w:r>
    </w:p>
    <w:p w14:paraId="16FA62D3" w14:textId="35C112A2" w:rsidR="007C4A32" w:rsidRPr="00AD5C53" w:rsidRDefault="0030052A" w:rsidP="007C4A32">
      <w:pPr>
        <w:ind w:firstLine="360"/>
      </w:pPr>
      <w:r w:rsidRPr="00AD5C53">
        <w:lastRenderedPageBreak/>
        <w:t>In counterpoint species 4, two harmonies in a measure are allowed in difficult cases to avoid syncopation interruption. It is especially acceptable if syncopations are in bass.</w:t>
      </w:r>
    </w:p>
    <w:p w14:paraId="1C7E3C6B" w14:textId="1508DAAB" w:rsidR="007C4A32" w:rsidRPr="00AD5C53" w:rsidRDefault="0030052A" w:rsidP="00467508">
      <w:pPr>
        <w:pStyle w:val="3"/>
        <w:rPr>
          <w:lang w:val="en-US"/>
        </w:rPr>
      </w:pPr>
      <w:bookmarkStart w:id="433" w:name="_Toc529284401"/>
      <w:r w:rsidRPr="00AD5C53">
        <w:rPr>
          <w:lang w:val="en-US"/>
        </w:rPr>
        <w:t>Modulation</w:t>
      </w:r>
      <w:bookmarkEnd w:id="433"/>
    </w:p>
    <w:p w14:paraId="07FD2D3C" w14:textId="33D6AB68" w:rsidR="00005DBE" w:rsidRPr="00AD5C53" w:rsidRDefault="0030052A" w:rsidP="00005DBE">
      <w:pPr>
        <w:ind w:firstLine="360"/>
      </w:pPr>
      <w:r w:rsidRPr="00AD5C53">
        <w:t>Counterpoint usually does not modulate. Yet, short temporary modulation is possible into closely related key</w:t>
      </w:r>
      <w:r w:rsidR="006C5994" w:rsidRPr="00AD5C53">
        <w:t xml:space="preserve"> – but not more than once per exercise</w:t>
      </w:r>
      <w:r w:rsidR="00005DBE" w:rsidRPr="00AD5C53">
        <w:t>.</w:t>
      </w:r>
    </w:p>
    <w:p w14:paraId="7A6F08A1" w14:textId="1BEB001E" w:rsidR="00005DBE" w:rsidRPr="00AD5C53" w:rsidRDefault="006C5994" w:rsidP="00005DBE">
      <w:pPr>
        <w:ind w:firstLine="360"/>
      </w:pPr>
      <w:r w:rsidRPr="00AD5C53">
        <w:t>Note, which characterizes new key, should be harmonic and not only melodic. Return to main key should also happen with a harmonic note. Exercises in minor key should not modulate to parallel major through chord III.</w:t>
      </w:r>
      <w:r w:rsidR="00DD7A32" w:rsidRPr="00AD5C53">
        <w:t xml:space="preserve"> </w:t>
      </w:r>
    </w:p>
    <w:p w14:paraId="0CC3BAF4" w14:textId="19A01F30" w:rsidR="00DD7A32" w:rsidRPr="00AD5C53" w:rsidRDefault="006C5994" w:rsidP="00005DBE">
      <w:pPr>
        <w:ind w:firstLine="360"/>
      </w:pPr>
      <w:r w:rsidRPr="00AD5C53">
        <w:t>Chromatic interval is always prohibited.</w:t>
      </w:r>
    </w:p>
    <w:p w14:paraId="409AB6E5" w14:textId="6A91F818" w:rsidR="00FA47E1" w:rsidRPr="00AD5C53" w:rsidRDefault="006C5994" w:rsidP="00E35E2F">
      <w:pPr>
        <w:pStyle w:val="1"/>
        <w:rPr>
          <w:lang w:val="en-US"/>
        </w:rPr>
      </w:pPr>
      <w:bookmarkStart w:id="434" w:name="_Toc529284402"/>
      <w:bookmarkStart w:id="435" w:name="OLE_LINK131"/>
      <w:bookmarkStart w:id="436" w:name="OLE_LINK132"/>
      <w:r w:rsidRPr="00AD5C53">
        <w:rPr>
          <w:lang w:val="en-US"/>
        </w:rPr>
        <w:t>Non-chord tones</w:t>
      </w:r>
      <w:bookmarkEnd w:id="434"/>
    </w:p>
    <w:p w14:paraId="4657B235" w14:textId="54AEEB0D" w:rsidR="00FA47E1" w:rsidRPr="00AD5C53" w:rsidRDefault="006C5994" w:rsidP="00E35E2F">
      <w:pPr>
        <w:pStyle w:val="2"/>
        <w:rPr>
          <w:lang w:val="en-US"/>
        </w:rPr>
      </w:pPr>
      <w:bookmarkStart w:id="437" w:name="_Toc529284403"/>
      <w:bookmarkEnd w:id="435"/>
      <w:bookmarkEnd w:id="436"/>
      <w:r w:rsidRPr="00AD5C53">
        <w:rPr>
          <w:lang w:val="en-US"/>
        </w:rPr>
        <w:t>Suspensions</w:t>
      </w:r>
      <w:bookmarkEnd w:id="437"/>
    </w:p>
    <w:p w14:paraId="77D59571" w14:textId="2A9F6037" w:rsidR="00FA47E1" w:rsidRPr="00AD5C53" w:rsidRDefault="006C5994" w:rsidP="00E35E2F">
      <w:pPr>
        <w:pStyle w:val="3"/>
        <w:rPr>
          <w:lang w:val="en-US"/>
        </w:rPr>
      </w:pPr>
      <w:bookmarkStart w:id="438" w:name="_Toc529284404"/>
      <w:r w:rsidRPr="00AD5C53">
        <w:rPr>
          <w:lang w:val="en-US"/>
        </w:rPr>
        <w:t>Suspensions, which resolve down</w:t>
      </w:r>
      <w:bookmarkEnd w:id="438"/>
    </w:p>
    <w:p w14:paraId="5C2E4FA5" w14:textId="0653DF57" w:rsidR="00FA47E1" w:rsidRPr="00AD5C53" w:rsidRDefault="006C5994" w:rsidP="00DC0A6F">
      <w:pPr>
        <w:ind w:firstLine="360"/>
      </w:pPr>
      <w:bookmarkStart w:id="439" w:name="OLE_LINK98"/>
      <w:bookmarkStart w:id="440" w:name="OLE_LINK99"/>
      <w:r w:rsidRPr="00AD5C53">
        <w:t>Suspension of any degree can resolve down</w:t>
      </w:r>
      <w:r w:rsidR="00DC0A6F" w:rsidRPr="00AD5C53">
        <w:t>.</w:t>
      </w:r>
    </w:p>
    <w:bookmarkEnd w:id="439"/>
    <w:bookmarkEnd w:id="440"/>
    <w:p w14:paraId="10D10573" w14:textId="50BB2D95" w:rsidR="00DC0A6F" w:rsidRPr="00AD5C53" w:rsidRDefault="006C5994" w:rsidP="00DC0A6F">
      <w:pPr>
        <w:ind w:firstLine="360"/>
      </w:pPr>
      <w:r w:rsidRPr="00AD5C53">
        <w:t>Only sharp VI degree during ascending movement in melodic minor cannot resolve down.</w:t>
      </w:r>
    </w:p>
    <w:p w14:paraId="1BD628B8" w14:textId="60BD9634" w:rsidR="005301DF" w:rsidRPr="00AD5C53" w:rsidRDefault="006C5994" w:rsidP="00E35E2F">
      <w:pPr>
        <w:pStyle w:val="3"/>
        <w:rPr>
          <w:lang w:val="en-US"/>
        </w:rPr>
      </w:pPr>
      <w:bookmarkStart w:id="441" w:name="_Toc529284405"/>
      <w:r w:rsidRPr="00AD5C53">
        <w:rPr>
          <w:lang w:val="en-US"/>
        </w:rPr>
        <w:t>Suspensions, which resolve up</w:t>
      </w:r>
      <w:bookmarkEnd w:id="441"/>
    </w:p>
    <w:p w14:paraId="1DC96903" w14:textId="50C39CCD" w:rsidR="005578F3" w:rsidRPr="00AD5C53" w:rsidRDefault="006C5994" w:rsidP="005301DF">
      <w:pPr>
        <w:ind w:firstLine="360"/>
      </w:pPr>
      <w:r w:rsidRPr="00AD5C53">
        <w:t>Suspension resolution up can be used in the following cases:</w:t>
      </w:r>
    </w:p>
    <w:p w14:paraId="53E9458F" w14:textId="00D58378" w:rsidR="005578F3" w:rsidRPr="00AD5C53" w:rsidRDefault="006C5994" w:rsidP="005578F3">
      <w:pPr>
        <w:pStyle w:val="a7"/>
        <w:numPr>
          <w:ilvl w:val="0"/>
          <w:numId w:val="25"/>
        </w:numPr>
      </w:pPr>
      <w:bookmarkStart w:id="442" w:name="OLE_LINK119"/>
      <w:bookmarkStart w:id="443" w:name="OLE_LINK120"/>
      <w:r w:rsidRPr="00AD5C53">
        <w:t>Leading tone resolution into tonic of a minor key</w:t>
      </w:r>
      <w:r w:rsidR="005578F3" w:rsidRPr="00AD5C53">
        <w:t>:</w:t>
      </w:r>
    </w:p>
    <w:bookmarkEnd w:id="442"/>
    <w:bookmarkEnd w:id="443"/>
    <w:p w14:paraId="394B5FF5" w14:textId="1AA0B790" w:rsidR="00042137" w:rsidRPr="00AD5C53" w:rsidRDefault="00042137" w:rsidP="00042137">
      <w:pPr>
        <w:jc w:val="center"/>
      </w:pPr>
      <w:r w:rsidRPr="00AD5C53">
        <w:rPr>
          <w:noProof/>
        </w:rPr>
        <w:drawing>
          <wp:inline distT="0" distB="0" distL="0" distR="0" wp14:anchorId="22AED466" wp14:editId="0AEB443E">
            <wp:extent cx="3103418" cy="446431"/>
            <wp:effectExtent l="114300" t="114300" r="116205" b="10604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167557" cy="455658"/>
                    </a:xfrm>
                    <a:prstGeom prst="rect">
                      <a:avLst/>
                    </a:prstGeom>
                    <a:effectLst>
                      <a:glow rad="101600">
                        <a:schemeClr val="accent6">
                          <a:satMod val="175000"/>
                          <a:alpha val="40000"/>
                        </a:schemeClr>
                      </a:glow>
                    </a:effectLst>
                  </pic:spPr>
                </pic:pic>
              </a:graphicData>
            </a:graphic>
          </wp:inline>
        </w:drawing>
      </w:r>
    </w:p>
    <w:p w14:paraId="371E6693" w14:textId="6C583163" w:rsidR="005578F3" w:rsidRPr="00AD5C53" w:rsidRDefault="006C5994" w:rsidP="005578F3">
      <w:pPr>
        <w:pStyle w:val="a7"/>
        <w:numPr>
          <w:ilvl w:val="0"/>
          <w:numId w:val="25"/>
        </w:numPr>
      </w:pPr>
      <w:r w:rsidRPr="00AD5C53">
        <w:t>Consonance suspension</w:t>
      </w:r>
      <w:r w:rsidR="00266DB9" w:rsidRPr="00AD5C53">
        <w:t>:</w:t>
      </w:r>
    </w:p>
    <w:p w14:paraId="36FACC8B" w14:textId="5E8F443A" w:rsidR="00042137" w:rsidRPr="00AD5C53" w:rsidRDefault="00042137" w:rsidP="00042137">
      <w:pPr>
        <w:jc w:val="center"/>
      </w:pPr>
      <w:r w:rsidRPr="00AD5C53">
        <w:rPr>
          <w:noProof/>
        </w:rPr>
        <w:drawing>
          <wp:inline distT="0" distB="0" distL="0" distR="0" wp14:anchorId="3939559D" wp14:editId="613534CC">
            <wp:extent cx="3408218" cy="450739"/>
            <wp:effectExtent l="114300" t="114300" r="116205" b="12128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462761" cy="457952"/>
                    </a:xfrm>
                    <a:prstGeom prst="rect">
                      <a:avLst/>
                    </a:prstGeom>
                    <a:effectLst>
                      <a:glow rad="101600">
                        <a:schemeClr val="accent6">
                          <a:satMod val="175000"/>
                          <a:alpha val="40000"/>
                        </a:schemeClr>
                      </a:glow>
                    </a:effectLst>
                  </pic:spPr>
                </pic:pic>
              </a:graphicData>
            </a:graphic>
          </wp:inline>
        </w:drawing>
      </w:r>
    </w:p>
    <w:p w14:paraId="2AEAAB0E" w14:textId="73C71A72" w:rsidR="003D798F" w:rsidRPr="00AD5C53" w:rsidRDefault="00212154" w:rsidP="003D798F">
      <w:pPr>
        <w:pStyle w:val="a7"/>
        <w:ind w:left="360"/>
      </w:pPr>
      <w:r w:rsidRPr="00AD5C53">
        <w:t>In the latter case, a perfect 5th can be considered a chord tone – in this case there would be two harmonies in a measure</w:t>
      </w:r>
      <w:r w:rsidR="003D798F" w:rsidRPr="00AD5C53">
        <w:t>.</w:t>
      </w:r>
    </w:p>
    <w:p w14:paraId="2206334C" w14:textId="50595AE7" w:rsidR="005301DF" w:rsidRPr="00AD5C53" w:rsidRDefault="00212154" w:rsidP="00E35E2F">
      <w:pPr>
        <w:pStyle w:val="3"/>
        <w:rPr>
          <w:lang w:val="en-US"/>
        </w:rPr>
      </w:pPr>
      <w:bookmarkStart w:id="444" w:name="_Toc529284406"/>
      <w:r w:rsidRPr="00AD5C53">
        <w:rPr>
          <w:lang w:val="en-US"/>
        </w:rPr>
        <w:t>Suspension preparation</w:t>
      </w:r>
      <w:bookmarkEnd w:id="444"/>
    </w:p>
    <w:p w14:paraId="7C558023" w14:textId="6B0CDEE6" w:rsidR="008A5881" w:rsidRPr="00AD5C53" w:rsidRDefault="00212154" w:rsidP="008A5881">
      <w:pPr>
        <w:pStyle w:val="a7"/>
        <w:numPr>
          <w:ilvl w:val="0"/>
          <w:numId w:val="26"/>
        </w:numPr>
      </w:pPr>
      <w:r w:rsidRPr="00AD5C53">
        <w:t>Suspension preparation should not be shorter than a half note</w:t>
      </w:r>
      <w:r w:rsidR="008A5881" w:rsidRPr="00AD5C53">
        <w:t>:</w:t>
      </w:r>
    </w:p>
    <w:p w14:paraId="59234606" w14:textId="09C7E050" w:rsidR="0053545A" w:rsidRPr="00AD5C53" w:rsidRDefault="0053545A" w:rsidP="0053545A">
      <w:pPr>
        <w:jc w:val="center"/>
      </w:pPr>
      <w:r w:rsidRPr="00AD5C53">
        <w:rPr>
          <w:noProof/>
        </w:rPr>
        <w:drawing>
          <wp:inline distT="0" distB="0" distL="0" distR="0" wp14:anchorId="055C999F" wp14:editId="7F12A81A">
            <wp:extent cx="1808018" cy="419973"/>
            <wp:effectExtent l="114300" t="114300" r="116205" b="11366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808018" cy="419973"/>
                    </a:xfrm>
                    <a:prstGeom prst="rect">
                      <a:avLst/>
                    </a:prstGeom>
                    <a:effectLst>
                      <a:glow rad="101600">
                        <a:schemeClr val="accent6">
                          <a:satMod val="175000"/>
                          <a:alpha val="40000"/>
                        </a:schemeClr>
                      </a:glow>
                    </a:effectLst>
                  </pic:spPr>
                </pic:pic>
              </a:graphicData>
            </a:graphic>
          </wp:inline>
        </w:drawing>
      </w:r>
      <w:r w:rsidRPr="00AD5C53">
        <w:rPr>
          <w:noProof/>
        </w:rPr>
        <w:drawing>
          <wp:inline distT="0" distB="0" distL="0" distR="0" wp14:anchorId="7A206E43" wp14:editId="73F40EDD">
            <wp:extent cx="2140527" cy="429587"/>
            <wp:effectExtent l="114300" t="114300" r="107950" b="12319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235132" cy="448573"/>
                    </a:xfrm>
                    <a:prstGeom prst="rect">
                      <a:avLst/>
                    </a:prstGeom>
                    <a:effectLst>
                      <a:glow rad="101600">
                        <a:schemeClr val="accent2">
                          <a:satMod val="175000"/>
                          <a:alpha val="40000"/>
                        </a:schemeClr>
                      </a:glow>
                    </a:effectLst>
                  </pic:spPr>
                </pic:pic>
              </a:graphicData>
            </a:graphic>
          </wp:inline>
        </w:drawing>
      </w:r>
    </w:p>
    <w:p w14:paraId="1DE38191" w14:textId="1F8F3E17" w:rsidR="008A5881" w:rsidRPr="00AD5C53" w:rsidRDefault="00212154" w:rsidP="008A5881">
      <w:pPr>
        <w:pStyle w:val="a7"/>
        <w:ind w:left="360"/>
      </w:pPr>
      <w:r w:rsidRPr="00AD5C53">
        <w:t>Starting from 5 voices and above, suspension can be prepared with a whole note</w:t>
      </w:r>
      <w:r w:rsidR="008A5881" w:rsidRPr="00AD5C53">
        <w:t>.</w:t>
      </w:r>
    </w:p>
    <w:p w14:paraId="3C805C27" w14:textId="0BBFC9A5" w:rsidR="008A5881" w:rsidRPr="00AD5C53" w:rsidRDefault="00212154" w:rsidP="008A5881">
      <w:pPr>
        <w:pStyle w:val="a7"/>
        <w:numPr>
          <w:ilvl w:val="0"/>
          <w:numId w:val="26"/>
        </w:numPr>
      </w:pPr>
      <w:r w:rsidRPr="00AD5C53">
        <w:t>If suspension resolves to 5th interval, this suspension should not be prepared by 5th interval (same for 8th)</w:t>
      </w:r>
      <w:r w:rsidR="00A27625" w:rsidRPr="00AD5C53">
        <w:t>:</w:t>
      </w:r>
    </w:p>
    <w:p w14:paraId="7E28F18A" w14:textId="7C30B4C0" w:rsidR="0053545A" w:rsidRPr="00AD5C53" w:rsidRDefault="0053545A" w:rsidP="0053545A">
      <w:pPr>
        <w:jc w:val="center"/>
      </w:pPr>
      <w:r w:rsidRPr="00AD5C53">
        <w:rPr>
          <w:noProof/>
        </w:rPr>
        <w:lastRenderedPageBreak/>
        <w:drawing>
          <wp:inline distT="0" distB="0" distL="0" distR="0" wp14:anchorId="73931771" wp14:editId="592F3F10">
            <wp:extent cx="3068781" cy="476064"/>
            <wp:effectExtent l="114300" t="114300" r="113030" b="11493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181824" cy="493601"/>
                    </a:xfrm>
                    <a:prstGeom prst="rect">
                      <a:avLst/>
                    </a:prstGeom>
                    <a:effectLst>
                      <a:glow rad="101600">
                        <a:schemeClr val="accent2">
                          <a:satMod val="175000"/>
                          <a:alpha val="40000"/>
                        </a:schemeClr>
                      </a:glow>
                    </a:effectLst>
                  </pic:spPr>
                </pic:pic>
              </a:graphicData>
            </a:graphic>
          </wp:inline>
        </w:drawing>
      </w:r>
    </w:p>
    <w:p w14:paraId="15A00024" w14:textId="720AB2C1" w:rsidR="00A27625" w:rsidRPr="00AD5C53" w:rsidRDefault="00212154" w:rsidP="00A27625">
      <w:pPr>
        <w:pStyle w:val="a7"/>
        <w:ind w:left="360"/>
      </w:pPr>
      <w:r w:rsidRPr="00AD5C53">
        <w:rPr>
          <w:b/>
          <w:u w:val="single"/>
        </w:rPr>
        <w:t>Exception</w:t>
      </w:r>
      <w:r w:rsidR="00A27625" w:rsidRPr="00AD5C53">
        <w:t>:</w:t>
      </w:r>
    </w:p>
    <w:p w14:paraId="46A56ABB" w14:textId="34C2290C" w:rsidR="00A27625" w:rsidRPr="00AD5C53" w:rsidRDefault="00212154" w:rsidP="00A27625">
      <w:pPr>
        <w:pStyle w:val="a7"/>
        <w:ind w:left="360"/>
      </w:pPr>
      <w:r w:rsidRPr="00AD5C53">
        <w:t>This is acceptable if second voice moves during the suspension resolution</w:t>
      </w:r>
      <w:r w:rsidR="00A27625" w:rsidRPr="00AD5C53">
        <w:t>:</w:t>
      </w:r>
    </w:p>
    <w:p w14:paraId="01030FD4" w14:textId="17B2882E" w:rsidR="008A5881" w:rsidRPr="00AD5C53" w:rsidRDefault="0053545A" w:rsidP="0053545A">
      <w:pPr>
        <w:jc w:val="center"/>
      </w:pPr>
      <w:r w:rsidRPr="00AD5C53">
        <w:rPr>
          <w:noProof/>
        </w:rPr>
        <w:drawing>
          <wp:inline distT="0" distB="0" distL="0" distR="0" wp14:anchorId="7B657F96" wp14:editId="1F93719B">
            <wp:extent cx="4301836" cy="561414"/>
            <wp:effectExtent l="114300" t="114300" r="118110" b="10541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492129" cy="586248"/>
                    </a:xfrm>
                    <a:prstGeom prst="rect">
                      <a:avLst/>
                    </a:prstGeom>
                    <a:effectLst>
                      <a:glow rad="101600">
                        <a:schemeClr val="accent4">
                          <a:satMod val="175000"/>
                          <a:alpha val="40000"/>
                        </a:schemeClr>
                      </a:glow>
                    </a:effectLst>
                  </pic:spPr>
                </pic:pic>
              </a:graphicData>
            </a:graphic>
          </wp:inline>
        </w:drawing>
      </w:r>
    </w:p>
    <w:p w14:paraId="371F04C2" w14:textId="30A33FB1" w:rsidR="0053545A" w:rsidRPr="00AD5C53" w:rsidRDefault="009F4FD6" w:rsidP="00E35E2F">
      <w:pPr>
        <w:pStyle w:val="3"/>
        <w:rPr>
          <w:lang w:val="en-US"/>
        </w:rPr>
      </w:pPr>
      <w:bookmarkStart w:id="445" w:name="_Toc529284407"/>
      <w:r w:rsidRPr="00AD5C53">
        <w:rPr>
          <w:lang w:val="en-US"/>
        </w:rPr>
        <w:t>Suspension resolution</w:t>
      </w:r>
      <w:bookmarkEnd w:id="445"/>
    </w:p>
    <w:p w14:paraId="7EB824B4" w14:textId="03E52B1A" w:rsidR="00E33D23" w:rsidRPr="00AD5C53" w:rsidRDefault="00ED6DB6" w:rsidP="00E33D23">
      <w:r w:rsidRPr="00AD5C53">
        <w:t>Suspension should resolve on third quarter of a measure</w:t>
      </w:r>
      <w:r w:rsidR="006C52AF" w:rsidRPr="00AD5C53">
        <w:t>:</w:t>
      </w:r>
    </w:p>
    <w:p w14:paraId="7AE1FC09" w14:textId="3C009A3A" w:rsidR="006C52AF" w:rsidRPr="00AD5C53" w:rsidRDefault="006C52AF" w:rsidP="006C52AF">
      <w:pPr>
        <w:jc w:val="center"/>
      </w:pPr>
      <w:r w:rsidRPr="00AD5C53">
        <w:rPr>
          <w:noProof/>
        </w:rPr>
        <w:drawing>
          <wp:inline distT="0" distB="0" distL="0" distR="0" wp14:anchorId="5CC9DE07" wp14:editId="3A9FB323">
            <wp:extent cx="1925781" cy="412668"/>
            <wp:effectExtent l="114300" t="114300" r="113030" b="12128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995010" cy="427503"/>
                    </a:xfrm>
                    <a:prstGeom prst="rect">
                      <a:avLst/>
                    </a:prstGeom>
                    <a:effectLst>
                      <a:glow rad="101600">
                        <a:schemeClr val="accent6">
                          <a:satMod val="175000"/>
                          <a:alpha val="40000"/>
                        </a:schemeClr>
                      </a:glow>
                    </a:effectLst>
                  </pic:spPr>
                </pic:pic>
              </a:graphicData>
            </a:graphic>
          </wp:inline>
        </w:drawing>
      </w:r>
      <w:r w:rsidRPr="00AD5C53">
        <w:rPr>
          <w:noProof/>
        </w:rPr>
        <w:drawing>
          <wp:inline distT="0" distB="0" distL="0" distR="0" wp14:anchorId="6B75C093" wp14:editId="1C56762F">
            <wp:extent cx="2161310" cy="438415"/>
            <wp:effectExtent l="114300" t="114300" r="106045" b="11430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270147" cy="460492"/>
                    </a:xfrm>
                    <a:prstGeom prst="rect">
                      <a:avLst/>
                    </a:prstGeom>
                    <a:effectLst>
                      <a:glow rad="101600">
                        <a:schemeClr val="accent2">
                          <a:satMod val="175000"/>
                          <a:alpha val="40000"/>
                        </a:schemeClr>
                      </a:glow>
                    </a:effectLst>
                  </pic:spPr>
                </pic:pic>
              </a:graphicData>
            </a:graphic>
          </wp:inline>
        </w:drawing>
      </w:r>
    </w:p>
    <w:p w14:paraId="7DA05C5C" w14:textId="3E1DCCBF" w:rsidR="006C52AF" w:rsidRPr="00AD5C53" w:rsidRDefault="00ED6DB6" w:rsidP="00E33D23">
      <w:r w:rsidRPr="00AD5C53">
        <w:t>Yet, there can be another chord tone between suspension and suspension resolution</w:t>
      </w:r>
      <w:commentRangeStart w:id="446"/>
      <w:r w:rsidR="00FF4354" w:rsidRPr="00AD5C53">
        <w:rPr>
          <w:rStyle w:val="a5"/>
        </w:rPr>
        <w:footnoteReference w:id="23"/>
      </w:r>
      <w:commentRangeEnd w:id="446"/>
      <w:r w:rsidR="00151473" w:rsidRPr="00AD5C53">
        <w:rPr>
          <w:rStyle w:val="a8"/>
        </w:rPr>
        <w:commentReference w:id="446"/>
      </w:r>
      <w:r w:rsidR="006C52AF" w:rsidRPr="00AD5C53">
        <w:t>:</w:t>
      </w:r>
    </w:p>
    <w:p w14:paraId="093E829D" w14:textId="355EBFBA" w:rsidR="006C52AF" w:rsidRPr="00AD5C53" w:rsidRDefault="006C52AF" w:rsidP="006C52AF">
      <w:pPr>
        <w:jc w:val="center"/>
      </w:pPr>
      <w:r w:rsidRPr="00AD5C53">
        <w:rPr>
          <w:noProof/>
        </w:rPr>
        <w:drawing>
          <wp:inline distT="0" distB="0" distL="0" distR="0" wp14:anchorId="0EEE1EA9" wp14:editId="68651F6C">
            <wp:extent cx="5243541" cy="548220"/>
            <wp:effectExtent l="114300" t="114300" r="109855" b="11874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6309" cy="565238"/>
                    </a:xfrm>
                    <a:prstGeom prst="rect">
                      <a:avLst/>
                    </a:prstGeom>
                    <a:effectLst>
                      <a:glow rad="101600">
                        <a:schemeClr val="accent4">
                          <a:satMod val="175000"/>
                          <a:alpha val="40000"/>
                        </a:schemeClr>
                      </a:glow>
                    </a:effectLst>
                  </pic:spPr>
                </pic:pic>
              </a:graphicData>
            </a:graphic>
          </wp:inline>
        </w:drawing>
      </w:r>
    </w:p>
    <w:p w14:paraId="198FBDF9" w14:textId="3CD12B8A" w:rsidR="006C52AF" w:rsidRPr="00AD5C53" w:rsidRDefault="00ED6DB6" w:rsidP="00E33D23">
      <w:r w:rsidRPr="00AD5C53">
        <w:rPr>
          <w:b/>
          <w:u w:val="single"/>
        </w:rPr>
        <w:t>Exception</w:t>
      </w:r>
      <w:r w:rsidR="006C52AF" w:rsidRPr="00AD5C53">
        <w:t>:</w:t>
      </w:r>
    </w:p>
    <w:p w14:paraId="1529272D" w14:textId="14764848" w:rsidR="006C52AF" w:rsidRPr="00AD5C53" w:rsidRDefault="00ED6DB6" w:rsidP="00E33D23">
      <w:r w:rsidRPr="00AD5C53">
        <w:t>An earlier suspension resolution is possible if resolution note still appears on third quarter of the measure</w:t>
      </w:r>
      <w:r w:rsidR="006C52AF" w:rsidRPr="00AD5C53">
        <w:t>:</w:t>
      </w:r>
    </w:p>
    <w:p w14:paraId="0878D5B1" w14:textId="393CF3F4" w:rsidR="006C52AF" w:rsidRPr="00AD5C53" w:rsidRDefault="006C52AF" w:rsidP="00E33D23">
      <w:r w:rsidRPr="00AD5C53">
        <w:rPr>
          <w:noProof/>
        </w:rPr>
        <w:drawing>
          <wp:inline distT="0" distB="0" distL="0" distR="0" wp14:anchorId="7267A87C" wp14:editId="2C95E976">
            <wp:extent cx="6152515" cy="563245"/>
            <wp:effectExtent l="114300" t="114300" r="114935" b="122555"/>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152515" cy="563245"/>
                    </a:xfrm>
                    <a:prstGeom prst="rect">
                      <a:avLst/>
                    </a:prstGeom>
                    <a:effectLst>
                      <a:glow rad="101600">
                        <a:schemeClr val="accent4">
                          <a:satMod val="175000"/>
                          <a:alpha val="40000"/>
                        </a:schemeClr>
                      </a:glow>
                    </a:effectLst>
                  </pic:spPr>
                </pic:pic>
              </a:graphicData>
            </a:graphic>
          </wp:inline>
        </w:drawing>
      </w:r>
    </w:p>
    <w:p w14:paraId="05AC955D" w14:textId="593F1A70" w:rsidR="006C52AF" w:rsidRPr="00AD5C53" w:rsidRDefault="00ED6DB6" w:rsidP="00E33D23">
      <w:r w:rsidRPr="00AD5C53">
        <w:t>If suspension resolution doubles, avoid similar motion to 8ve</w:t>
      </w:r>
      <w:r w:rsidR="006C52AF" w:rsidRPr="00AD5C53">
        <w:t>:</w:t>
      </w:r>
    </w:p>
    <w:p w14:paraId="0261F35A" w14:textId="2127D916" w:rsidR="006C52AF" w:rsidRPr="00AD5C53" w:rsidRDefault="006C52AF" w:rsidP="006C52AF">
      <w:pPr>
        <w:jc w:val="center"/>
      </w:pPr>
      <w:r w:rsidRPr="00AD5C53">
        <w:rPr>
          <w:noProof/>
        </w:rPr>
        <w:drawing>
          <wp:inline distT="0" distB="0" distL="0" distR="0" wp14:anchorId="22DE22B8" wp14:editId="2C004370">
            <wp:extent cx="2847109" cy="937792"/>
            <wp:effectExtent l="114300" t="114300" r="106045" b="11049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898719" cy="954792"/>
                    </a:xfrm>
                    <a:prstGeom prst="rect">
                      <a:avLst/>
                    </a:prstGeom>
                    <a:effectLst>
                      <a:glow rad="101600">
                        <a:schemeClr val="accent2">
                          <a:satMod val="175000"/>
                          <a:alpha val="40000"/>
                        </a:schemeClr>
                      </a:glow>
                    </a:effectLst>
                  </pic:spPr>
                </pic:pic>
              </a:graphicData>
            </a:graphic>
          </wp:inline>
        </w:drawing>
      </w:r>
    </w:p>
    <w:p w14:paraId="10BFD9B7" w14:textId="12B81F95" w:rsidR="006C52AF" w:rsidRPr="00AD5C53" w:rsidRDefault="00684A1D" w:rsidP="00E35E2F">
      <w:pPr>
        <w:pStyle w:val="3"/>
        <w:rPr>
          <w:lang w:val="en-US"/>
        </w:rPr>
      </w:pPr>
      <w:bookmarkStart w:id="447" w:name="_Toc529284408"/>
      <w:r w:rsidRPr="00AD5C53">
        <w:rPr>
          <w:lang w:val="en-US"/>
        </w:rPr>
        <w:lastRenderedPageBreak/>
        <w:t>Suspension and resolution</w:t>
      </w:r>
      <w:bookmarkEnd w:id="447"/>
    </w:p>
    <w:p w14:paraId="25993E72" w14:textId="55C61108" w:rsidR="007472E6" w:rsidRPr="00AD5C53" w:rsidRDefault="00684A1D" w:rsidP="00C26D44">
      <w:pPr>
        <w:ind w:firstLine="360"/>
      </w:pPr>
      <w:r w:rsidRPr="00AD5C53">
        <w:t>Suspension resolution should not sound simultaneously with suspension, except for the case, when suspension resolution is in bass and the interval between suspension and suspension resolution has to be greater or equal to 9th</w:t>
      </w:r>
      <w:r w:rsidR="00C26D44" w:rsidRPr="00AD5C53">
        <w:t>:</w:t>
      </w:r>
    </w:p>
    <w:p w14:paraId="2632C00C" w14:textId="3CD84B99" w:rsidR="00EF28AD" w:rsidRPr="00AD5C53" w:rsidRDefault="00EF28AD" w:rsidP="00EF28AD">
      <w:pPr>
        <w:jc w:val="center"/>
      </w:pPr>
      <w:r w:rsidRPr="00AD5C53">
        <w:rPr>
          <w:noProof/>
        </w:rPr>
        <w:drawing>
          <wp:inline distT="0" distB="0" distL="0" distR="0" wp14:anchorId="1289A475" wp14:editId="6C1B54CF">
            <wp:extent cx="2847109" cy="1022553"/>
            <wp:effectExtent l="114300" t="114300" r="106045" b="12065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924893" cy="1050490"/>
                    </a:xfrm>
                    <a:prstGeom prst="rect">
                      <a:avLst/>
                    </a:prstGeom>
                    <a:effectLst>
                      <a:glow rad="101600">
                        <a:schemeClr val="accent2">
                          <a:satMod val="175000"/>
                          <a:alpha val="40000"/>
                        </a:schemeClr>
                      </a:glow>
                    </a:effectLst>
                  </pic:spPr>
                </pic:pic>
              </a:graphicData>
            </a:graphic>
          </wp:inline>
        </w:drawing>
      </w:r>
      <w:r w:rsidRPr="00AD5C53">
        <w:rPr>
          <w:noProof/>
        </w:rPr>
        <w:drawing>
          <wp:inline distT="0" distB="0" distL="0" distR="0" wp14:anchorId="4BF2AF07" wp14:editId="3FBFC006">
            <wp:extent cx="2750128" cy="1008380"/>
            <wp:effectExtent l="114300" t="114300" r="107950" b="11557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778382" cy="1018740"/>
                    </a:xfrm>
                    <a:prstGeom prst="rect">
                      <a:avLst/>
                    </a:prstGeom>
                    <a:effectLst>
                      <a:glow rad="101600">
                        <a:schemeClr val="accent4">
                          <a:satMod val="175000"/>
                          <a:alpha val="40000"/>
                        </a:schemeClr>
                      </a:glow>
                    </a:effectLst>
                  </pic:spPr>
                </pic:pic>
              </a:graphicData>
            </a:graphic>
          </wp:inline>
        </w:drawing>
      </w:r>
    </w:p>
    <w:p w14:paraId="52C48897" w14:textId="2E5C5C34" w:rsidR="00C26D44" w:rsidRPr="00AD5C53" w:rsidRDefault="00684A1D" w:rsidP="00C26D44">
      <w:pPr>
        <w:ind w:firstLine="360"/>
      </w:pPr>
      <w:r w:rsidRPr="00AD5C53">
        <w:t>The interval between suspension and suspension resolution can be a major 2nd</w:t>
      </w:r>
      <w:r w:rsidR="00C26D44" w:rsidRPr="00AD5C53">
        <w:t>:</w:t>
      </w:r>
    </w:p>
    <w:p w14:paraId="45F203C7" w14:textId="378446E5" w:rsidR="00EF28AD" w:rsidRPr="00AD5C53" w:rsidRDefault="005F5741" w:rsidP="005F5741">
      <w:pPr>
        <w:jc w:val="center"/>
      </w:pPr>
      <w:r w:rsidRPr="00AD5C53">
        <w:rPr>
          <w:noProof/>
        </w:rPr>
        <w:drawing>
          <wp:inline distT="0" distB="0" distL="0" distR="0" wp14:anchorId="675E19F2" wp14:editId="4524387B">
            <wp:extent cx="2957945" cy="909603"/>
            <wp:effectExtent l="114300" t="114300" r="109220" b="11938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977687" cy="915674"/>
                    </a:xfrm>
                    <a:prstGeom prst="rect">
                      <a:avLst/>
                    </a:prstGeom>
                    <a:effectLst>
                      <a:glow rad="101600">
                        <a:schemeClr val="accent4">
                          <a:satMod val="175000"/>
                          <a:alpha val="40000"/>
                        </a:schemeClr>
                      </a:glow>
                    </a:effectLst>
                  </pic:spPr>
                </pic:pic>
              </a:graphicData>
            </a:graphic>
          </wp:inline>
        </w:drawing>
      </w:r>
    </w:p>
    <w:p w14:paraId="68A085B2" w14:textId="5ECECBDB" w:rsidR="00FF4354" w:rsidRPr="00AD5C53" w:rsidRDefault="00684A1D" w:rsidP="00481313">
      <w:r w:rsidRPr="00AD5C53">
        <w:rPr>
          <w:b/>
          <w:u w:val="single"/>
        </w:rPr>
        <w:t>Exceptions</w:t>
      </w:r>
      <w:r w:rsidR="00481313" w:rsidRPr="00AD5C53">
        <w:t>:</w:t>
      </w:r>
    </w:p>
    <w:p w14:paraId="58743328" w14:textId="511C0A77" w:rsidR="00481313" w:rsidRPr="00AD5C53" w:rsidRDefault="00684A1D" w:rsidP="00BC1216">
      <w:pPr>
        <w:ind w:firstLine="360"/>
      </w:pPr>
      <w:r w:rsidRPr="00AD5C53">
        <w:t>Starting from 4 voices and above, suspension can sound simultaneously with suspension resolution if resolution is in internal voice and voices have stepwise contrary motion</w:t>
      </w:r>
      <w:r w:rsidR="00481313" w:rsidRPr="00AD5C53">
        <w:t>:</w:t>
      </w:r>
    </w:p>
    <w:p w14:paraId="02B83054" w14:textId="36FA771E" w:rsidR="00EF28AD" w:rsidRPr="00AD5C53" w:rsidRDefault="00EF28AD" w:rsidP="00F51769">
      <w:pPr>
        <w:jc w:val="center"/>
      </w:pPr>
      <w:r w:rsidRPr="00AD5C53">
        <w:rPr>
          <w:noProof/>
        </w:rPr>
        <w:drawing>
          <wp:inline distT="0" distB="0" distL="0" distR="0" wp14:anchorId="67AE0960" wp14:editId="49F8D65F">
            <wp:extent cx="5666509" cy="1019960"/>
            <wp:effectExtent l="114300" t="114300" r="106045" b="12319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24752" cy="1030444"/>
                    </a:xfrm>
                    <a:prstGeom prst="rect">
                      <a:avLst/>
                    </a:prstGeom>
                    <a:effectLst>
                      <a:glow rad="101600">
                        <a:schemeClr val="accent4">
                          <a:satMod val="175000"/>
                          <a:alpha val="40000"/>
                        </a:schemeClr>
                      </a:glow>
                    </a:effectLst>
                  </pic:spPr>
                </pic:pic>
              </a:graphicData>
            </a:graphic>
          </wp:inline>
        </w:drawing>
      </w:r>
    </w:p>
    <w:p w14:paraId="41B89888" w14:textId="6657F642" w:rsidR="00525EEB" w:rsidRPr="00AD5C53" w:rsidRDefault="009F19E1" w:rsidP="00BC1216">
      <w:pPr>
        <w:ind w:firstLine="360"/>
      </w:pPr>
      <w:r w:rsidRPr="00AD5C53">
        <w:t>Suspension should not sound simultaneously with suspension resolution, if suspension is below when they sound together</w:t>
      </w:r>
      <w:r w:rsidR="00525EEB" w:rsidRPr="00AD5C53">
        <w:t>:</w:t>
      </w:r>
    </w:p>
    <w:p w14:paraId="4BAF78CE" w14:textId="40E43AF7" w:rsidR="00525EEB" w:rsidRPr="00AD5C53" w:rsidRDefault="00525EEB" w:rsidP="00525EEB">
      <w:pPr>
        <w:jc w:val="center"/>
      </w:pPr>
      <w:r w:rsidRPr="00AD5C53">
        <w:rPr>
          <w:noProof/>
        </w:rPr>
        <w:drawing>
          <wp:inline distT="0" distB="0" distL="0" distR="0" wp14:anchorId="542BDA4C" wp14:editId="58A22BAC">
            <wp:extent cx="3810000" cy="1119641"/>
            <wp:effectExtent l="114300" t="114300" r="114300" b="11874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862271" cy="1135002"/>
                    </a:xfrm>
                    <a:prstGeom prst="rect">
                      <a:avLst/>
                    </a:prstGeom>
                    <a:effectLst>
                      <a:glow rad="101600">
                        <a:schemeClr val="accent2">
                          <a:satMod val="175000"/>
                          <a:alpha val="40000"/>
                        </a:schemeClr>
                      </a:glow>
                    </a:effectLst>
                  </pic:spPr>
                </pic:pic>
              </a:graphicData>
            </a:graphic>
          </wp:inline>
        </w:drawing>
      </w:r>
    </w:p>
    <w:p w14:paraId="0EB6F498" w14:textId="44453F00" w:rsidR="00BC1216" w:rsidRPr="00AD5C53" w:rsidRDefault="009F19E1" w:rsidP="00E35E2F">
      <w:pPr>
        <w:pStyle w:val="2"/>
        <w:rPr>
          <w:lang w:val="en-US"/>
        </w:rPr>
      </w:pPr>
      <w:bookmarkStart w:id="448" w:name="_Toc529284409"/>
      <w:r w:rsidRPr="00AD5C53">
        <w:rPr>
          <w:lang w:val="en-US"/>
        </w:rPr>
        <w:t>Passing and auxiliary tones</w:t>
      </w:r>
      <w:bookmarkEnd w:id="448"/>
    </w:p>
    <w:p w14:paraId="79A03C55" w14:textId="1FFD638E" w:rsidR="00BC1216" w:rsidRPr="00AD5C53" w:rsidRDefault="009F19E1" w:rsidP="00E35E2F">
      <w:pPr>
        <w:pStyle w:val="3"/>
        <w:rPr>
          <w:lang w:val="en-US"/>
        </w:rPr>
      </w:pPr>
      <w:bookmarkStart w:id="449" w:name="_Toc529284410"/>
      <w:r w:rsidRPr="00AD5C53">
        <w:rPr>
          <w:lang w:val="en-US"/>
        </w:rPr>
        <w:t>Passing and auxiliary tones</w:t>
      </w:r>
      <w:bookmarkEnd w:id="449"/>
    </w:p>
    <w:p w14:paraId="4BEDF3F6" w14:textId="77777777" w:rsidR="00BC1216" w:rsidRPr="00AD5C53" w:rsidRDefault="00BC1216" w:rsidP="00BC1216"/>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9"/>
        <w:gridCol w:w="4840"/>
      </w:tblGrid>
      <w:tr w:rsidR="00BC1216" w:rsidRPr="00AD5C53" w14:paraId="0D16E8DB" w14:textId="77777777" w:rsidTr="00BC1216">
        <w:tc>
          <w:tcPr>
            <w:tcW w:w="4839" w:type="dxa"/>
          </w:tcPr>
          <w:p w14:paraId="777D15C2" w14:textId="1A273DD4" w:rsidR="00BC1216" w:rsidRPr="00AD5C53" w:rsidRDefault="009F19E1" w:rsidP="009F19E1">
            <w:r w:rsidRPr="00AD5C53">
              <w:lastRenderedPageBreak/>
              <w:t>Descending and ascending passing tones</w:t>
            </w:r>
          </w:p>
        </w:tc>
        <w:tc>
          <w:tcPr>
            <w:tcW w:w="4840" w:type="dxa"/>
          </w:tcPr>
          <w:p w14:paraId="14B8B57B" w14:textId="6C74823B" w:rsidR="00BC1216" w:rsidRPr="00AD5C53" w:rsidRDefault="009F19E1" w:rsidP="009F19E1">
            <w:r w:rsidRPr="00AD5C53">
              <w:t>Upper and lower auxiliary tones</w:t>
            </w:r>
          </w:p>
        </w:tc>
      </w:tr>
      <w:tr w:rsidR="00BC1216" w:rsidRPr="00AD5C53" w14:paraId="1A8A82D0" w14:textId="77777777" w:rsidTr="00BC1216">
        <w:tc>
          <w:tcPr>
            <w:tcW w:w="4839" w:type="dxa"/>
          </w:tcPr>
          <w:p w14:paraId="42EFE3BD" w14:textId="5A845104" w:rsidR="00BC1216" w:rsidRPr="00AD5C53" w:rsidRDefault="00BC1216" w:rsidP="00BC1216">
            <w:r w:rsidRPr="00AD5C53">
              <w:rPr>
                <w:noProof/>
              </w:rPr>
              <w:drawing>
                <wp:inline distT="0" distB="0" distL="0" distR="0" wp14:anchorId="3F98B8C5" wp14:editId="1E5955EF">
                  <wp:extent cx="2602223" cy="376302"/>
                  <wp:effectExtent l="114300" t="114300" r="103505" b="11938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770891" cy="400693"/>
                          </a:xfrm>
                          <a:prstGeom prst="rect">
                            <a:avLst/>
                          </a:prstGeom>
                          <a:effectLst>
                            <a:glow rad="101600">
                              <a:schemeClr val="accent6">
                                <a:satMod val="175000"/>
                                <a:alpha val="40000"/>
                              </a:schemeClr>
                            </a:glow>
                          </a:effectLst>
                        </pic:spPr>
                      </pic:pic>
                    </a:graphicData>
                  </a:graphic>
                </wp:inline>
              </w:drawing>
            </w:r>
          </w:p>
        </w:tc>
        <w:tc>
          <w:tcPr>
            <w:tcW w:w="4840" w:type="dxa"/>
          </w:tcPr>
          <w:p w14:paraId="08009CC2" w14:textId="2702E46E" w:rsidR="00BC1216" w:rsidRPr="00AD5C53" w:rsidRDefault="00BC1216" w:rsidP="00BC1216">
            <w:r w:rsidRPr="00AD5C53">
              <w:rPr>
                <w:noProof/>
              </w:rPr>
              <w:drawing>
                <wp:inline distT="0" distB="0" distL="0" distR="0" wp14:anchorId="35021366" wp14:editId="432BB650">
                  <wp:extent cx="2543907" cy="359744"/>
                  <wp:effectExtent l="114300" t="114300" r="104140" b="11684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691236" cy="380578"/>
                          </a:xfrm>
                          <a:prstGeom prst="rect">
                            <a:avLst/>
                          </a:prstGeom>
                          <a:effectLst>
                            <a:glow rad="101600">
                              <a:schemeClr val="accent6">
                                <a:satMod val="175000"/>
                                <a:alpha val="40000"/>
                              </a:schemeClr>
                            </a:glow>
                          </a:effectLst>
                        </pic:spPr>
                      </pic:pic>
                    </a:graphicData>
                  </a:graphic>
                </wp:inline>
              </w:drawing>
            </w:r>
          </w:p>
        </w:tc>
      </w:tr>
    </w:tbl>
    <w:p w14:paraId="32520DFA" w14:textId="2BA6FFE7" w:rsidR="00BC1216" w:rsidRPr="00AD5C53" w:rsidRDefault="009F19E1" w:rsidP="00BC1216">
      <w:pPr>
        <w:ind w:firstLine="360"/>
      </w:pPr>
      <w:r w:rsidRPr="00AD5C53">
        <w:t>Usually passing and auxiliary tones appear on upbeat. As an exception, passing tone is acceptable on downbeat simultaneously with suspension, especially with contrary stepwise motion:</w:t>
      </w:r>
    </w:p>
    <w:p w14:paraId="71BF7C1D" w14:textId="539753CB" w:rsidR="00947F0D" w:rsidRPr="00AD5C53" w:rsidRDefault="00947F0D" w:rsidP="00947F0D">
      <w:pPr>
        <w:jc w:val="center"/>
      </w:pPr>
      <w:r w:rsidRPr="00AD5C53">
        <w:rPr>
          <w:noProof/>
        </w:rPr>
        <w:drawing>
          <wp:inline distT="0" distB="0" distL="0" distR="0" wp14:anchorId="6F767619" wp14:editId="6CE4CA36">
            <wp:extent cx="5210908" cy="944406"/>
            <wp:effectExtent l="114300" t="114300" r="104140" b="122555"/>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59433" cy="953200"/>
                    </a:xfrm>
                    <a:prstGeom prst="rect">
                      <a:avLst/>
                    </a:prstGeom>
                    <a:effectLst>
                      <a:glow rad="101600">
                        <a:schemeClr val="accent4">
                          <a:satMod val="175000"/>
                          <a:alpha val="40000"/>
                        </a:schemeClr>
                      </a:glow>
                    </a:effectLst>
                  </pic:spPr>
                </pic:pic>
              </a:graphicData>
            </a:graphic>
          </wp:inline>
        </w:drawing>
      </w:r>
    </w:p>
    <w:p w14:paraId="3661AD49" w14:textId="095AA65B" w:rsidR="00947F0D" w:rsidRPr="00AD5C53" w:rsidRDefault="009F19E1" w:rsidP="00BC1216">
      <w:pPr>
        <w:ind w:firstLine="360"/>
      </w:pPr>
      <w:bookmarkStart w:id="450" w:name="OLE_LINK127"/>
      <w:bookmarkStart w:id="451" w:name="OLE_LINK128"/>
      <w:bookmarkStart w:id="452" w:name="OLE_LINK137"/>
      <w:r w:rsidRPr="00AD5C53">
        <w:t>When harmony does not change during two measures, passing or auxiliary tone can occur on downbeat of the second measure</w:t>
      </w:r>
      <w:r w:rsidR="00947F0D" w:rsidRPr="00AD5C53">
        <w:t>.</w:t>
      </w:r>
    </w:p>
    <w:p w14:paraId="3CCAFC3D" w14:textId="4AF72661" w:rsidR="000407C0" w:rsidRPr="00AD5C53" w:rsidRDefault="009F19E1" w:rsidP="00E35E2F">
      <w:pPr>
        <w:pStyle w:val="3"/>
        <w:rPr>
          <w:lang w:val="en-US"/>
        </w:rPr>
      </w:pPr>
      <w:bookmarkStart w:id="453" w:name="_Toc529284411"/>
      <w:bookmarkEnd w:id="450"/>
      <w:bookmarkEnd w:id="451"/>
      <w:bookmarkEnd w:id="452"/>
      <w:r w:rsidRPr="00AD5C53">
        <w:rPr>
          <w:lang w:val="en-US"/>
        </w:rPr>
        <w:t>Simultaneous sounding of melodic and harmonic notes</w:t>
      </w:r>
      <w:bookmarkEnd w:id="453"/>
    </w:p>
    <w:p w14:paraId="11325AFC" w14:textId="7DCE6210" w:rsidR="000407C0" w:rsidRPr="00AD5C53" w:rsidRDefault="009F19E1" w:rsidP="000407C0">
      <w:pPr>
        <w:ind w:firstLine="360"/>
      </w:pPr>
      <w:r w:rsidRPr="00AD5C53">
        <w:t>Passing and auxiliary tones can sound simultaneously with chord and non-chord tones in case of contrary motion</w:t>
      </w:r>
      <w:r w:rsidR="000407C0" w:rsidRPr="00AD5C53">
        <w:t>.</w:t>
      </w:r>
    </w:p>
    <w:p w14:paraId="25E163A9" w14:textId="161B5012" w:rsidR="00F2319B" w:rsidRPr="00AD5C53" w:rsidRDefault="009F19E1" w:rsidP="000407C0">
      <w:pPr>
        <w:ind w:firstLine="360"/>
      </w:pPr>
      <w:r w:rsidRPr="00AD5C53">
        <w:t xml:space="preserve">In case of similar motion these intervals obey the rules </w:t>
      </w:r>
      <w:bookmarkStart w:id="454" w:name="OLE_LINK133"/>
      <w:bookmarkStart w:id="455" w:name="OLE_LINK134"/>
      <w:bookmarkStart w:id="456" w:name="OLE_LINK135"/>
      <w:bookmarkStart w:id="457" w:name="OLE_LINK136"/>
      <w:r w:rsidR="00F2319B" w:rsidRPr="00AD5C53">
        <w:t>§</w:t>
      </w:r>
      <w:bookmarkEnd w:id="454"/>
      <w:bookmarkEnd w:id="455"/>
      <w:r w:rsidR="00F2319B" w:rsidRPr="00AD5C53">
        <w:t xml:space="preserve"> 44</w:t>
      </w:r>
      <w:bookmarkEnd w:id="456"/>
      <w:bookmarkEnd w:id="457"/>
      <w:r w:rsidR="00F2319B" w:rsidRPr="00AD5C53">
        <w:t xml:space="preserve">, </w:t>
      </w:r>
      <w:r w:rsidR="003B32FA" w:rsidRPr="00AD5C53">
        <w:t>§</w:t>
      </w:r>
      <w:r w:rsidR="00F2319B" w:rsidRPr="00AD5C53">
        <w:t xml:space="preserve"> 45.</w:t>
      </w:r>
    </w:p>
    <w:p w14:paraId="36E64F58" w14:textId="0EBB2AA2" w:rsidR="003B32FA" w:rsidRPr="00AD5C53" w:rsidRDefault="009F19E1" w:rsidP="000407C0">
      <w:pPr>
        <w:ind w:firstLine="360"/>
      </w:pPr>
      <w:r w:rsidRPr="00AD5C53">
        <w:t>See</w:t>
      </w:r>
      <w:r w:rsidR="003B32FA" w:rsidRPr="00AD5C53">
        <w:t xml:space="preserve"> § 53</w:t>
      </w:r>
      <w:r w:rsidRPr="00AD5C53">
        <w:t xml:space="preserve"> concerning oblique motion to unison</w:t>
      </w:r>
      <w:r w:rsidR="003B32FA" w:rsidRPr="00AD5C53">
        <w:t>.</w:t>
      </w:r>
    </w:p>
    <w:p w14:paraId="03A88B70" w14:textId="3A15629D" w:rsidR="000407C0" w:rsidRPr="00AD5C53" w:rsidRDefault="006C4A16" w:rsidP="00E35E2F">
      <w:pPr>
        <w:pStyle w:val="3"/>
        <w:rPr>
          <w:lang w:val="en-US"/>
        </w:rPr>
      </w:pPr>
      <w:bookmarkStart w:id="458" w:name="_Toc529284412"/>
      <w:r w:rsidRPr="00AD5C53">
        <w:rPr>
          <w:lang w:val="en-US"/>
        </w:rPr>
        <w:t>Double neighbor tones</w:t>
      </w:r>
      <w:bookmarkEnd w:id="458"/>
    </w:p>
    <w:p w14:paraId="7948253F" w14:textId="79E32ECA" w:rsidR="008F723D" w:rsidRPr="00AD5C53" w:rsidRDefault="006C4A16" w:rsidP="007C5AF9">
      <w:pPr>
        <w:ind w:firstLine="360"/>
      </w:pPr>
      <w:r w:rsidRPr="00AD5C53">
        <w:t xml:space="preserve">Double neighbor tones and </w:t>
      </w:r>
      <w:r w:rsidR="00454D3F" w:rsidRPr="00AD5C53">
        <w:t xml:space="preserve">their resolution </w:t>
      </w:r>
      <w:r w:rsidRPr="00AD5C53">
        <w:t>tone can sound simultaneously (resolution to octave).</w:t>
      </w:r>
      <w:r w:rsidR="003B32FA" w:rsidRPr="00AD5C53">
        <w:t xml:space="preserve"> </w:t>
      </w:r>
    </w:p>
    <w:p w14:paraId="42D3CBE4" w14:textId="30FA0AE0" w:rsidR="003B32FA" w:rsidRPr="00AD5C53" w:rsidRDefault="00454D3F" w:rsidP="007C5AF9">
      <w:pPr>
        <w:ind w:firstLine="360"/>
      </w:pPr>
      <w:r w:rsidRPr="00AD5C53">
        <w:t>Double neighbor tones cannot resolve to unison</w:t>
      </w:r>
      <w:r w:rsidR="003B32FA" w:rsidRPr="00AD5C53">
        <w:t>.</w:t>
      </w:r>
    </w:p>
    <w:p w14:paraId="194673E6" w14:textId="3C57D53F" w:rsidR="003B32FA" w:rsidRPr="00AD5C53" w:rsidRDefault="009F19E1" w:rsidP="007C5AF9">
      <w:pPr>
        <w:ind w:firstLine="360"/>
      </w:pPr>
      <w:r w:rsidRPr="00AD5C53">
        <w:t xml:space="preserve">See </w:t>
      </w:r>
      <w:r w:rsidR="003B32FA" w:rsidRPr="00AD5C53">
        <w:t>§ 34</w:t>
      </w:r>
      <w:r w:rsidRPr="00AD5C53">
        <w:t xml:space="preserve"> concerning the use of passing and auxiliary tones in melodic minor</w:t>
      </w:r>
      <w:r w:rsidR="003B32FA" w:rsidRPr="00AD5C53">
        <w:t>.</w:t>
      </w:r>
    </w:p>
    <w:sectPr w:rsidR="003B32FA" w:rsidRPr="00AD5C53">
      <w:pgSz w:w="12240" w:h="15840"/>
      <w:pgMar w:top="1134" w:right="850" w:bottom="1134" w:left="170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2" w:author="Rualark Rualark" w:date="2018-11-03T09:33:00Z" w:initials="RR">
    <w:p w14:paraId="09E03F4F" w14:textId="5B8CF766" w:rsidR="006856EA" w:rsidRPr="006856EA" w:rsidRDefault="006856EA">
      <w:pPr>
        <w:pStyle w:val="a9"/>
        <w:rPr>
          <w:lang w:val="ru-RU"/>
        </w:rPr>
      </w:pPr>
      <w:r>
        <w:rPr>
          <w:rStyle w:val="a8"/>
        </w:rPr>
        <w:annotationRef/>
      </w:r>
      <w:r>
        <w:rPr>
          <w:lang w:val="ru-RU"/>
        </w:rPr>
        <w:t>Что это означает?</w:t>
      </w:r>
    </w:p>
  </w:comment>
  <w:comment w:id="129" w:author="Rualark Rualark" w:date="2018-08-24T10:09:00Z" w:initials="RR">
    <w:p w14:paraId="23A2A165" w14:textId="15E36336" w:rsidR="00C75D3A" w:rsidRPr="00C75D3A" w:rsidRDefault="00C75D3A">
      <w:pPr>
        <w:pStyle w:val="a9"/>
        <w:rPr>
          <w:lang w:val="ru-RU"/>
        </w:rPr>
      </w:pPr>
      <w:r>
        <w:rPr>
          <w:rStyle w:val="a8"/>
        </w:rPr>
        <w:annotationRef/>
      </w:r>
      <w:r>
        <w:rPr>
          <w:lang w:val="ru-RU"/>
        </w:rPr>
        <w:t>Добавить правило?</w:t>
      </w:r>
    </w:p>
  </w:comment>
  <w:comment w:id="142" w:author="Rualark Rualark" w:date="2018-04-14T15:32:00Z" w:initials="RR">
    <w:p w14:paraId="778001A3" w14:textId="0E85B5A9" w:rsidR="00767C31" w:rsidRPr="00442DFA" w:rsidRDefault="00442DFA">
      <w:pPr>
        <w:pStyle w:val="a9"/>
        <w:rPr>
          <w:lang w:val="ru-RU"/>
        </w:rPr>
      </w:pPr>
      <w:r>
        <w:rPr>
          <w:rStyle w:val="a8"/>
        </w:rPr>
        <w:annotationRef/>
      </w:r>
      <w:r>
        <w:rPr>
          <w:lang w:val="ru-RU"/>
        </w:rPr>
        <w:t>Квинты и кварты разрешены. А терции?</w:t>
      </w:r>
      <w:r w:rsidR="001A05DA">
        <w:rPr>
          <w:lang w:val="ru-RU"/>
        </w:rPr>
        <w:t xml:space="preserve"> </w:t>
      </w:r>
      <w:r w:rsidR="001A05DA" w:rsidRPr="001A05DA">
        <w:rPr>
          <w:b/>
          <w:lang w:val="ru-RU"/>
        </w:rPr>
        <w:t>Терции разрешены, но возможно Noel Gallon их запрещает из-за звучания пентатоники.</w:t>
      </w:r>
    </w:p>
  </w:comment>
  <w:comment w:id="144" w:author="Rualark Rualark" w:date="2018-04-30T14:57:00Z" w:initials="RR">
    <w:p w14:paraId="60D69E7D" w14:textId="58700BAA" w:rsidR="00F067E4" w:rsidRPr="00D03415" w:rsidRDefault="00F067E4">
      <w:pPr>
        <w:pStyle w:val="a9"/>
        <w:rPr>
          <w:lang w:val="ru-RU"/>
        </w:rPr>
      </w:pPr>
      <w:r>
        <w:rPr>
          <w:rStyle w:val="a8"/>
        </w:rPr>
        <w:annotationRef/>
      </w:r>
      <w:r>
        <w:rPr>
          <w:lang w:val="ru-RU"/>
        </w:rPr>
        <w:t>Не формализованное правило</w:t>
      </w:r>
      <w:r w:rsidR="002A0E27" w:rsidRPr="002A0E27">
        <w:rPr>
          <w:lang w:val="ru-RU"/>
        </w:rPr>
        <w:t>. Уже есть правило, которое считает количество нот, через которые произошли скачк</w:t>
      </w:r>
      <w:r w:rsidR="002A0E27" w:rsidRPr="00D03415">
        <w:rPr>
          <w:lang w:val="ru-RU"/>
        </w:rPr>
        <w:t>и.</w:t>
      </w:r>
    </w:p>
  </w:comment>
  <w:comment w:id="148" w:author="Rualark Rualark" w:date="2018-04-14T16:11:00Z" w:initials="RR">
    <w:p w14:paraId="6045F35D" w14:textId="4D79EDE3" w:rsidR="00664ED3" w:rsidRPr="00BC2DB9" w:rsidRDefault="005E2747">
      <w:pPr>
        <w:pStyle w:val="a9"/>
        <w:rPr>
          <w:lang w:val="ru-RU"/>
        </w:rPr>
      </w:pPr>
      <w:r>
        <w:rPr>
          <w:rStyle w:val="a8"/>
        </w:rPr>
        <w:annotationRef/>
      </w:r>
      <w:r>
        <w:rPr>
          <w:lang w:val="ru-RU"/>
        </w:rPr>
        <w:t>Я бы добавил, что это правило не критичное</w:t>
      </w:r>
      <w:r w:rsidR="00664ED3" w:rsidRPr="00664ED3">
        <w:rPr>
          <w:lang w:val="ru-RU"/>
        </w:rPr>
        <w:t xml:space="preserve">. </w:t>
      </w:r>
      <w:r w:rsidR="00664ED3" w:rsidRPr="00664ED3">
        <w:rPr>
          <w:b/>
          <w:lang w:val="ru-RU"/>
        </w:rPr>
        <w:t>Д</w:t>
      </w:r>
      <w:r w:rsidR="00664ED3" w:rsidRPr="00BC2DB9">
        <w:rPr>
          <w:b/>
          <w:lang w:val="ru-RU"/>
        </w:rPr>
        <w:t>а</w:t>
      </w:r>
    </w:p>
  </w:comment>
  <w:comment w:id="155" w:author="Rualark Rualark" w:date="2018-04-30T19:56:00Z" w:initials="RR">
    <w:p w14:paraId="6A382877" w14:textId="6E0BA342" w:rsidR="00584774" w:rsidRPr="00584774" w:rsidRDefault="00584774">
      <w:pPr>
        <w:pStyle w:val="a9"/>
        <w:rPr>
          <w:lang w:val="ru-RU"/>
        </w:rPr>
      </w:pPr>
      <w:r>
        <w:rPr>
          <w:rStyle w:val="a8"/>
        </w:rPr>
        <w:annotationRef/>
      </w:r>
      <w:r>
        <w:t>MGen</w:t>
      </w:r>
      <w:r w:rsidRPr="00584774">
        <w:rPr>
          <w:lang w:val="ru-RU"/>
        </w:rPr>
        <w:t xml:space="preserve">: </w:t>
      </w:r>
      <w:r w:rsidR="00181433">
        <w:rPr>
          <w:lang w:val="ru-RU"/>
        </w:rPr>
        <w:t>разрешено не только поступенное движение к предъему, но и скачок к предъему.</w:t>
      </w:r>
    </w:p>
  </w:comment>
  <w:comment w:id="169" w:author="Rualark Rualark" w:date="2018-10-28T14:26:00Z" w:initials="RR">
    <w:p w14:paraId="2F9AFC59" w14:textId="77777777" w:rsidR="00E92DF2" w:rsidRPr="00A54014" w:rsidRDefault="00E92DF2" w:rsidP="00E92DF2">
      <w:pPr>
        <w:pStyle w:val="a9"/>
        <w:rPr>
          <w:lang w:val="ru-RU"/>
        </w:rPr>
      </w:pPr>
      <w:r>
        <w:rPr>
          <w:rStyle w:val="a8"/>
        </w:rPr>
        <w:annotationRef/>
      </w:r>
      <w:r w:rsidRPr="001B6FAB">
        <w:t>MGen</w:t>
      </w:r>
      <w:r w:rsidRPr="00A54014">
        <w:rPr>
          <w:lang w:val="ru-RU"/>
        </w:rPr>
        <w:t xml:space="preserve">: </w:t>
      </w:r>
      <w:r>
        <w:rPr>
          <w:lang w:val="ru-RU"/>
        </w:rPr>
        <w:t>Сейчас</w:t>
      </w:r>
      <w:r w:rsidRPr="00A54014">
        <w:rPr>
          <w:lang w:val="ru-RU"/>
        </w:rPr>
        <w:t xml:space="preserve"> </w:t>
      </w:r>
      <w:r>
        <w:rPr>
          <w:lang w:val="ru-RU"/>
        </w:rPr>
        <w:t>хроматическое переченье</w:t>
      </w:r>
      <w:r w:rsidRPr="00A54014">
        <w:rPr>
          <w:lang w:val="ru-RU"/>
        </w:rPr>
        <w:t xml:space="preserve"> </w:t>
      </w:r>
      <w:r>
        <w:rPr>
          <w:lang w:val="ru-RU"/>
        </w:rPr>
        <w:t>запрещено</w:t>
      </w:r>
      <w:r w:rsidRPr="00A54014">
        <w:rPr>
          <w:lang w:val="ru-RU"/>
        </w:rPr>
        <w:t>.</w:t>
      </w:r>
      <w:r>
        <w:rPr>
          <w:lang w:val="ru-RU"/>
        </w:rPr>
        <w:t xml:space="preserve"> </w:t>
      </w:r>
      <w:r w:rsidRPr="009E7F8C">
        <w:rPr>
          <w:b/>
          <w:lang w:val="ru-RU"/>
        </w:rPr>
        <w:t>Можно разрешить, если хотя бы один из двух звуков неаккордовый.</w:t>
      </w:r>
      <w:r w:rsidRPr="00982942">
        <w:rPr>
          <w:lang w:val="ru-RU"/>
        </w:rPr>
        <w:t xml:space="preserve"> </w:t>
      </w:r>
      <w:r>
        <w:rPr>
          <w:lang w:val="ru-RU"/>
        </w:rPr>
        <w:t xml:space="preserve">Если оба звука аккордовые, то будет нарушение другого правила (аккорд с нотой </w:t>
      </w:r>
      <w:r>
        <w:t>VI</w:t>
      </w:r>
      <w:r w:rsidRPr="00A54014">
        <w:rPr>
          <w:lang w:val="ru-RU"/>
        </w:rPr>
        <w:t xml:space="preserve"> </w:t>
      </w:r>
      <w:r>
        <w:rPr>
          <w:lang w:val="ru-RU"/>
        </w:rPr>
        <w:t xml:space="preserve">около аккорда с нотой </w:t>
      </w:r>
      <w:r>
        <w:t>VI</w:t>
      </w:r>
      <w:r>
        <w:rPr>
          <w:lang w:val="ru-RU"/>
        </w:rPr>
        <w:t xml:space="preserve"># - и такое же правило есть для </w:t>
      </w:r>
      <w:r>
        <w:t>VII</w:t>
      </w:r>
      <w:r w:rsidRPr="00A54014">
        <w:rPr>
          <w:lang w:val="ru-RU"/>
        </w:rPr>
        <w:t xml:space="preserve">). </w:t>
      </w:r>
      <w:r>
        <w:rPr>
          <w:lang w:val="ru-RU"/>
        </w:rPr>
        <w:t xml:space="preserve">Таким образом, если оба звука должны быть аккордовыми, то правило хроматического переченья можно сделать зеленым и показывать только если хотя бы один звук неаккордовый. </w:t>
      </w:r>
      <w:r w:rsidRPr="009E7F8C">
        <w:rPr>
          <w:b/>
          <w:lang w:val="ru-RU"/>
        </w:rPr>
        <w:t>Это не нужно делать.</w:t>
      </w:r>
    </w:p>
    <w:p w14:paraId="67CFBC78" w14:textId="77777777" w:rsidR="00E92DF2" w:rsidRDefault="00E92DF2" w:rsidP="00E92DF2">
      <w:pPr>
        <w:pStyle w:val="a9"/>
        <w:rPr>
          <w:lang w:val="ru-RU"/>
        </w:rPr>
      </w:pPr>
    </w:p>
    <w:p w14:paraId="64AD18A0" w14:textId="277E3524" w:rsidR="00E92DF2" w:rsidRPr="00E92DF2" w:rsidRDefault="00E92DF2" w:rsidP="00E92DF2">
      <w:pPr>
        <w:pStyle w:val="a9"/>
        <w:rPr>
          <w:lang w:val="ru-RU"/>
        </w:rPr>
      </w:pPr>
      <w:r w:rsidRPr="00982942">
        <w:rPr>
          <w:lang w:val="ru-RU"/>
        </w:rPr>
        <w:t>Начиная с трех го</w:t>
      </w:r>
      <w:r>
        <w:rPr>
          <w:lang w:val="ru-RU"/>
        </w:rPr>
        <w:t xml:space="preserve">лосов, это особенно разрешено между </w:t>
      </w:r>
      <w:r w:rsidRPr="00982942">
        <w:rPr>
          <w:lang w:val="ru-RU"/>
        </w:rPr>
        <w:t>н</w:t>
      </w:r>
      <w:r>
        <w:rPr>
          <w:lang w:val="ru-RU"/>
        </w:rPr>
        <w:t>е</w:t>
      </w:r>
      <w:r w:rsidRPr="001B6FAB">
        <w:rPr>
          <w:lang w:val="ru-RU"/>
        </w:rPr>
        <w:t xml:space="preserve"> </w:t>
      </w:r>
      <w:r>
        <w:rPr>
          <w:lang w:val="ru-RU"/>
        </w:rPr>
        <w:t>крайними голосами, особенно при наличии расстояния между этими н</w:t>
      </w:r>
      <w:r w:rsidRPr="00982942">
        <w:rPr>
          <w:lang w:val="ru-RU"/>
        </w:rPr>
        <w:t>отами.</w:t>
      </w:r>
    </w:p>
  </w:comment>
  <w:comment w:id="209" w:author="Rualark Rualark" w:date="2018-08-24T10:20:00Z" w:initials="RR">
    <w:p w14:paraId="7885B279" w14:textId="35634E41" w:rsidR="004E5B5E" w:rsidRPr="004E5B5E" w:rsidRDefault="004E5B5E">
      <w:pPr>
        <w:pStyle w:val="a9"/>
        <w:rPr>
          <w:lang w:val="ru-RU"/>
        </w:rPr>
      </w:pPr>
      <w:r>
        <w:rPr>
          <w:rStyle w:val="a8"/>
        </w:rPr>
        <w:annotationRef/>
      </w:r>
      <w:r>
        <w:rPr>
          <w:lang w:val="ru-RU"/>
        </w:rPr>
        <w:t>Добавить правило</w:t>
      </w:r>
    </w:p>
  </w:comment>
  <w:comment w:id="226" w:author="Rualark Rualark" w:date="2018-04-30T20:32:00Z" w:initials="RR">
    <w:p w14:paraId="6614E932" w14:textId="22598CC5" w:rsidR="00682367" w:rsidRDefault="00682367">
      <w:pPr>
        <w:pStyle w:val="a9"/>
        <w:rPr>
          <w:b/>
          <w:lang w:val="ru-RU"/>
        </w:rPr>
      </w:pPr>
      <w:r>
        <w:rPr>
          <w:rStyle w:val="a8"/>
        </w:rPr>
        <w:annotationRef/>
      </w:r>
      <w:r>
        <w:t>MGen</w:t>
      </w:r>
      <w:r w:rsidRPr="00C001AD">
        <w:rPr>
          <w:lang w:val="ru-RU"/>
        </w:rPr>
        <w:t xml:space="preserve">: </w:t>
      </w:r>
      <w:r>
        <w:rPr>
          <w:lang w:val="ru-RU"/>
        </w:rPr>
        <w:t xml:space="preserve">квинты </w:t>
      </w:r>
      <w:r w:rsidR="00EB5215">
        <w:rPr>
          <w:lang w:val="ru-RU"/>
        </w:rPr>
        <w:t xml:space="preserve">разрешены только в случае интервалов </w:t>
      </w:r>
      <w:r w:rsidR="00EB5215" w:rsidRPr="00EB5215">
        <w:rPr>
          <w:lang w:val="ru-RU"/>
        </w:rPr>
        <w:t>5</w:t>
      </w:r>
      <w:r w:rsidR="00EB5215" w:rsidRPr="00EB5215">
        <w:rPr>
          <w:vertAlign w:val="superscript"/>
        </w:rPr>
        <w:t>th</w:t>
      </w:r>
      <w:r w:rsidR="00EB5215" w:rsidRPr="00EB5215">
        <w:rPr>
          <w:lang w:val="ru-RU"/>
        </w:rPr>
        <w:t>-6</w:t>
      </w:r>
      <w:r w:rsidR="00EB5215" w:rsidRPr="00F4529D">
        <w:rPr>
          <w:vertAlign w:val="superscript"/>
        </w:rPr>
        <w:t>th</w:t>
      </w:r>
      <w:r w:rsidR="00C06264">
        <w:rPr>
          <w:vertAlign w:val="superscript"/>
          <w:lang w:val="ru-RU"/>
        </w:rPr>
        <w:t xml:space="preserve"> </w:t>
      </w:r>
      <w:r w:rsidR="00C06264" w:rsidRPr="0078435E">
        <w:rPr>
          <w:b/>
          <w:lang w:val="ru-RU"/>
        </w:rPr>
        <w:t>Да, это более правильно, чем здесь.</w:t>
      </w:r>
    </w:p>
    <w:p w14:paraId="607A3748" w14:textId="4BA7BD91" w:rsidR="00E80AE5" w:rsidRDefault="00E80AE5">
      <w:pPr>
        <w:pStyle w:val="a9"/>
        <w:rPr>
          <w:b/>
          <w:lang w:val="ru-RU"/>
        </w:rPr>
      </w:pPr>
    </w:p>
    <w:p w14:paraId="7D20398A" w14:textId="767994E1" w:rsidR="00E80AE5" w:rsidRPr="00E80AE5" w:rsidRDefault="00E80AE5">
      <w:pPr>
        <w:pStyle w:val="a9"/>
        <w:rPr>
          <w:lang w:val="ru-RU"/>
        </w:rPr>
      </w:pPr>
      <w:r w:rsidRPr="00E80AE5">
        <w:rPr>
          <w:color w:val="FF0000"/>
          <w:lang w:val="ru-RU"/>
        </w:rPr>
        <w:t xml:space="preserve">Почему исключение только когда гармонические ноты находятся в форме проходящих или вспомогательных нот? А как же </w:t>
      </w:r>
      <w:r w:rsidRPr="00E80AE5">
        <w:rPr>
          <w:color w:val="FF0000"/>
        </w:rPr>
        <w:t>DNT</w:t>
      </w:r>
      <w:r w:rsidRPr="0058786D">
        <w:rPr>
          <w:color w:val="FF0000"/>
          <w:lang w:val="ru-RU"/>
        </w:rPr>
        <w:t xml:space="preserve">, </w:t>
      </w:r>
      <w:r w:rsidRPr="00E80AE5">
        <w:rPr>
          <w:color w:val="FF0000"/>
          <w:lang w:val="ru-RU"/>
        </w:rPr>
        <w:t>камбиата</w:t>
      </w:r>
      <w:r w:rsidRPr="0058786D">
        <w:rPr>
          <w:color w:val="FF0000"/>
          <w:lang w:val="ru-RU"/>
        </w:rPr>
        <w:t xml:space="preserve">, </w:t>
      </w:r>
      <w:r w:rsidRPr="00E80AE5">
        <w:rPr>
          <w:color w:val="FF0000"/>
          <w:lang w:val="ru-RU"/>
        </w:rPr>
        <w:t>предъем?</w:t>
      </w:r>
    </w:p>
  </w:comment>
  <w:comment w:id="246" w:author="Rualark Rualark" w:date="2018-11-05T20:26:00Z" w:initials="RR">
    <w:p w14:paraId="6F54A79C" w14:textId="1AB6F024" w:rsidR="00DD3139" w:rsidRPr="00DD3139" w:rsidRDefault="00DD3139">
      <w:pPr>
        <w:pStyle w:val="a9"/>
        <w:rPr>
          <w:lang w:val="ru-RU"/>
        </w:rPr>
      </w:pPr>
      <w:r>
        <w:rPr>
          <w:rStyle w:val="a8"/>
        </w:rPr>
        <w:annotationRef/>
      </w:r>
      <w:r>
        <w:rPr>
          <w:lang w:val="ru-RU"/>
        </w:rPr>
        <w:t>Не понятно, даже к этим ступеням разрешено или только к ним разрешено?</w:t>
      </w:r>
    </w:p>
  </w:comment>
  <w:comment w:id="250" w:author="Rualark Rualark" w:date="2018-11-05T20:32:00Z" w:initials="RR">
    <w:p w14:paraId="647D6549" w14:textId="50E323F1" w:rsidR="009652AD" w:rsidRPr="009652AD" w:rsidRDefault="009652AD">
      <w:pPr>
        <w:pStyle w:val="a9"/>
        <w:rPr>
          <w:lang w:val="ru-RU"/>
        </w:rPr>
      </w:pPr>
      <w:r>
        <w:rPr>
          <w:rStyle w:val="a8"/>
        </w:rPr>
        <w:annotationRef/>
      </w:r>
      <w:r>
        <w:rPr>
          <w:lang w:val="ru-RU"/>
        </w:rPr>
        <w:t>Добавить таблицу типов голосовых пар.</w:t>
      </w:r>
    </w:p>
  </w:comment>
  <w:comment w:id="267" w:author="Rualark Rualark" w:date="2018-10-26T09:25:00Z" w:initials="RR">
    <w:p w14:paraId="3EB134A6" w14:textId="701F5476" w:rsidR="00611878" w:rsidRDefault="00611878">
      <w:pPr>
        <w:pStyle w:val="a9"/>
        <w:rPr>
          <w:lang w:val="ru-RU"/>
        </w:rPr>
      </w:pPr>
      <w:r>
        <w:rPr>
          <w:rStyle w:val="a8"/>
        </w:rPr>
        <w:annotationRef/>
      </w:r>
      <w:r>
        <w:rPr>
          <w:lang w:val="ru-RU"/>
        </w:rPr>
        <w:t>Запрещать только в крайних голосах или во всех?</w:t>
      </w:r>
    </w:p>
    <w:p w14:paraId="7CF81B8A" w14:textId="1CA523EF" w:rsidR="00BB7EA7" w:rsidRDefault="00BB7EA7">
      <w:pPr>
        <w:pStyle w:val="a9"/>
        <w:rPr>
          <w:b/>
          <w:lang w:val="ru-RU"/>
        </w:rPr>
      </w:pPr>
      <w:r w:rsidRPr="00BB7EA7">
        <w:rPr>
          <w:b/>
          <w:lang w:val="ru-RU"/>
        </w:rPr>
        <w:t xml:space="preserve">В любых голосах это образует </w:t>
      </w:r>
      <w:r w:rsidRPr="00BB7EA7">
        <w:rPr>
          <w:b/>
        </w:rPr>
        <w:t>overlap</w:t>
      </w:r>
      <w:r w:rsidRPr="00BB7EA7">
        <w:rPr>
          <w:b/>
          <w:lang w:val="ru-RU"/>
        </w:rPr>
        <w:t xml:space="preserve">, поэтому </w:t>
      </w:r>
      <w:r w:rsidR="007B00AF">
        <w:rPr>
          <w:b/>
          <w:lang w:val="ru-RU"/>
        </w:rPr>
        <w:t xml:space="preserve">отдельного правила вводить </w:t>
      </w:r>
      <w:r w:rsidR="00021801">
        <w:rPr>
          <w:b/>
          <w:lang w:val="ru-RU"/>
        </w:rPr>
        <w:t xml:space="preserve">в теории </w:t>
      </w:r>
      <w:r w:rsidR="007B00AF">
        <w:rPr>
          <w:b/>
          <w:lang w:val="ru-RU"/>
        </w:rPr>
        <w:t xml:space="preserve">не нужно, </w:t>
      </w:r>
      <w:r w:rsidRPr="00BB7EA7">
        <w:rPr>
          <w:b/>
          <w:lang w:val="ru-RU"/>
        </w:rPr>
        <w:t xml:space="preserve">всегда </w:t>
      </w:r>
      <w:r w:rsidR="007B00AF">
        <w:rPr>
          <w:b/>
          <w:lang w:val="ru-RU"/>
        </w:rPr>
        <w:t xml:space="preserve">и так </w:t>
      </w:r>
      <w:r w:rsidR="006F63EE">
        <w:rPr>
          <w:b/>
          <w:lang w:val="ru-RU"/>
        </w:rPr>
        <w:t xml:space="preserve">будет ошибка, поскольку нельзя прямо прийти в секунду без </w:t>
      </w:r>
      <w:r w:rsidR="006F63EE">
        <w:rPr>
          <w:b/>
        </w:rPr>
        <w:t>over</w:t>
      </w:r>
      <w:r w:rsidR="00021801">
        <w:rPr>
          <w:b/>
        </w:rPr>
        <w:t>lap</w:t>
      </w:r>
      <w:r w:rsidR="00021801" w:rsidRPr="00021801">
        <w:rPr>
          <w:b/>
          <w:lang w:val="ru-RU"/>
        </w:rPr>
        <w:t>.</w:t>
      </w:r>
    </w:p>
    <w:p w14:paraId="06604C8A" w14:textId="28DC1A1B" w:rsidR="00021801" w:rsidRPr="00021801" w:rsidRDefault="00021801">
      <w:pPr>
        <w:pStyle w:val="a9"/>
        <w:rPr>
          <w:b/>
          <w:lang w:val="ru-RU"/>
        </w:rPr>
      </w:pPr>
      <w:r>
        <w:rPr>
          <w:b/>
          <w:lang w:val="ru-RU"/>
        </w:rPr>
        <w:t xml:space="preserve">Однако, для того, чтобы выделить данную ситуацию красным, нужно вводить отдельное правило. Другое дело, что поскольку прямое движение в секунду возможно только при </w:t>
      </w:r>
      <w:r>
        <w:rPr>
          <w:b/>
        </w:rPr>
        <w:t>overlap</w:t>
      </w:r>
      <w:r w:rsidRPr="00021801">
        <w:rPr>
          <w:b/>
          <w:lang w:val="ru-RU"/>
        </w:rPr>
        <w:t xml:space="preserve">, </w:t>
      </w:r>
      <w:r>
        <w:rPr>
          <w:b/>
          <w:lang w:val="ru-RU"/>
        </w:rPr>
        <w:t xml:space="preserve">должен выводиться только один флаг, с наибольшим </w:t>
      </w:r>
      <w:r>
        <w:rPr>
          <w:b/>
        </w:rPr>
        <w:t>severity</w:t>
      </w:r>
      <w:r>
        <w:rPr>
          <w:b/>
          <w:lang w:val="ru-RU"/>
        </w:rPr>
        <w:t>.</w:t>
      </w:r>
    </w:p>
  </w:comment>
  <w:comment w:id="269" w:author="Rualark Rualark" w:date="2018-10-25T21:58:00Z" w:initials="RR">
    <w:p w14:paraId="77E46CD9" w14:textId="6F561F53" w:rsidR="00271D00" w:rsidRDefault="00271D00">
      <w:pPr>
        <w:pStyle w:val="a9"/>
        <w:rPr>
          <w:rStyle w:val="a8"/>
          <w:b/>
          <w:lang w:val="ru-RU"/>
        </w:rPr>
      </w:pPr>
      <w:r>
        <w:rPr>
          <w:rStyle w:val="a8"/>
        </w:rPr>
        <w:annotationRef/>
      </w:r>
      <w:r w:rsidRPr="00DE2DBD">
        <w:rPr>
          <w:rStyle w:val="a8"/>
          <w:b/>
          <w:lang w:val="ru-RU"/>
        </w:rPr>
        <w:t xml:space="preserve">Разрешено и в двух голосах при отсутствии </w:t>
      </w:r>
      <w:r w:rsidRPr="00DE2DBD">
        <w:rPr>
          <w:rStyle w:val="a8"/>
          <w:b/>
        </w:rPr>
        <w:t>cantus</w:t>
      </w:r>
      <w:r w:rsidRPr="00DE2DBD">
        <w:rPr>
          <w:rStyle w:val="a8"/>
          <w:b/>
          <w:lang w:val="ru-RU"/>
        </w:rPr>
        <w:t xml:space="preserve"> (</w:t>
      </w:r>
      <w:r w:rsidRPr="00DE2DBD">
        <w:rPr>
          <w:rStyle w:val="a8"/>
          <w:b/>
        </w:rPr>
        <w:t>fleuri</w:t>
      </w:r>
      <w:r w:rsidRPr="00DE2DBD">
        <w:rPr>
          <w:rStyle w:val="a8"/>
          <w:b/>
          <w:lang w:val="ru-RU"/>
        </w:rPr>
        <w:t>).</w:t>
      </w:r>
    </w:p>
    <w:p w14:paraId="55FCACE9" w14:textId="1DAE2090" w:rsidR="00DE2DBD" w:rsidRPr="00DE2DBD" w:rsidRDefault="00DE2DBD">
      <w:pPr>
        <w:pStyle w:val="a9"/>
        <w:rPr>
          <w:lang w:val="ru-RU"/>
        </w:rPr>
      </w:pPr>
      <w:r w:rsidRPr="00DE2DBD">
        <w:rPr>
          <w:rStyle w:val="a8"/>
          <w:lang w:val="ru-RU"/>
        </w:rPr>
        <w:t>Как переписать</w:t>
      </w:r>
      <w:r w:rsidR="002E5016">
        <w:rPr>
          <w:rStyle w:val="a8"/>
          <w:lang w:val="ru-RU"/>
        </w:rPr>
        <w:t xml:space="preserve"> правило</w:t>
      </w:r>
      <w:r w:rsidRPr="00DE2DBD">
        <w:rPr>
          <w:rStyle w:val="a8"/>
          <w:lang w:val="ru-RU"/>
        </w:rPr>
        <w:t>?</w:t>
      </w:r>
    </w:p>
  </w:comment>
  <w:comment w:id="274" w:author="Rualark Rualark" w:date="2018-11-05T22:01:00Z" w:initials="RR">
    <w:p w14:paraId="7A236A05" w14:textId="1BD8BD57" w:rsidR="0062437F" w:rsidRPr="0062437F" w:rsidRDefault="0062437F">
      <w:pPr>
        <w:pStyle w:val="a9"/>
        <w:rPr>
          <w:lang w:val="ru-RU"/>
        </w:rPr>
      </w:pPr>
      <w:r>
        <w:rPr>
          <w:rStyle w:val="a8"/>
        </w:rPr>
        <w:annotationRef/>
      </w:r>
      <w:r>
        <w:rPr>
          <w:lang w:val="ru-RU"/>
        </w:rPr>
        <w:t xml:space="preserve">В этом случае нарушается правило, что голос должен начинаться с ноты </w:t>
      </w:r>
      <w:r>
        <w:t>I</w:t>
      </w:r>
      <w:r w:rsidRPr="00F30E3B">
        <w:rPr>
          <w:lang w:val="ru-RU"/>
        </w:rPr>
        <w:t xml:space="preserve">, </w:t>
      </w:r>
      <w:r>
        <w:t>V</w:t>
      </w:r>
      <w:r>
        <w:rPr>
          <w:lang w:val="ru-RU"/>
        </w:rPr>
        <w:t xml:space="preserve"> ступени или </w:t>
      </w:r>
      <w:r>
        <w:t>III</w:t>
      </w:r>
      <w:r w:rsidRPr="00F30E3B">
        <w:rPr>
          <w:lang w:val="ru-RU"/>
        </w:rPr>
        <w:t xml:space="preserve"> </w:t>
      </w:r>
      <w:r>
        <w:rPr>
          <w:lang w:val="ru-RU"/>
        </w:rPr>
        <w:t>синкопы</w:t>
      </w:r>
    </w:p>
  </w:comment>
  <w:comment w:id="332" w:author="Rualark Rualark" w:date="2018-10-31T22:31:00Z" w:initials="RR">
    <w:p w14:paraId="27E813D4" w14:textId="2017737E" w:rsidR="006C318F" w:rsidRPr="006C318F" w:rsidRDefault="006C318F">
      <w:pPr>
        <w:pStyle w:val="a9"/>
        <w:rPr>
          <w:lang w:val="ru-RU"/>
        </w:rPr>
      </w:pPr>
      <w:r>
        <w:rPr>
          <w:rStyle w:val="a8"/>
        </w:rPr>
        <w:annotationRef/>
      </w:r>
      <w:r>
        <w:rPr>
          <w:lang w:val="ru-RU"/>
        </w:rPr>
        <w:t>Добавить такое правило?</w:t>
      </w:r>
    </w:p>
  </w:comment>
  <w:comment w:id="420" w:author="Rualark Rualark" w:date="2018-05-05T20:45:00Z" w:initials="RR">
    <w:p w14:paraId="3531897F" w14:textId="14FE2550" w:rsidR="0021356F" w:rsidRPr="0021356F" w:rsidRDefault="0021356F">
      <w:pPr>
        <w:pStyle w:val="a9"/>
        <w:rPr>
          <w:lang w:val="ru-RU"/>
        </w:rPr>
      </w:pPr>
      <w:r>
        <w:rPr>
          <w:rStyle w:val="a8"/>
        </w:rPr>
        <w:annotationRef/>
      </w:r>
      <w:r>
        <w:rPr>
          <w:lang w:val="ru-RU"/>
        </w:rPr>
        <w:t>В этом исключении написаны цифры 5 и 6</w:t>
      </w:r>
      <w:r w:rsidR="00421BC9">
        <w:rPr>
          <w:lang w:val="ru-RU"/>
        </w:rPr>
        <w:t xml:space="preserve"> (5 обозначает основной вид аккорда). Галлон считает это двумя аккордами, но на самом деле это уточнение обращение одного и того же аккорда.</w:t>
      </w:r>
    </w:p>
  </w:comment>
  <w:comment w:id="424" w:author="Rualark Rualark" w:date="2018-08-11T19:12:00Z" w:initials="RR">
    <w:p w14:paraId="19BA0F02" w14:textId="33C8030C" w:rsidR="00B54AFD" w:rsidRPr="001F7897" w:rsidRDefault="00B54AFD">
      <w:pPr>
        <w:pStyle w:val="a9"/>
        <w:rPr>
          <w:lang w:val="ru-RU"/>
        </w:rPr>
      </w:pPr>
      <w:r>
        <w:rPr>
          <w:rStyle w:val="a8"/>
        </w:rPr>
        <w:annotationRef/>
      </w:r>
      <w:r>
        <w:rPr>
          <w:rStyle w:val="a8"/>
          <w:lang w:val="ru-RU"/>
        </w:rPr>
        <w:t xml:space="preserve">Начиная с 3 голосов, можно заканчивать на </w:t>
      </w:r>
      <w:r>
        <w:rPr>
          <w:rStyle w:val="a8"/>
        </w:rPr>
        <w:t>I</w:t>
      </w:r>
      <w:r w:rsidRPr="00B54AFD">
        <w:rPr>
          <w:rStyle w:val="a8"/>
          <w:lang w:val="ru-RU"/>
        </w:rPr>
        <w:t xml:space="preserve"> </w:t>
      </w:r>
      <w:r>
        <w:rPr>
          <w:rStyle w:val="a8"/>
          <w:lang w:val="ru-RU"/>
        </w:rPr>
        <w:t xml:space="preserve">или </w:t>
      </w:r>
      <w:r>
        <w:rPr>
          <w:rStyle w:val="a8"/>
        </w:rPr>
        <w:t>V</w:t>
      </w:r>
      <w:r w:rsidRPr="00B54AFD">
        <w:rPr>
          <w:rStyle w:val="a8"/>
          <w:lang w:val="ru-RU"/>
        </w:rPr>
        <w:t xml:space="preserve"> </w:t>
      </w:r>
      <w:r>
        <w:rPr>
          <w:rStyle w:val="a8"/>
          <w:lang w:val="ru-RU"/>
        </w:rPr>
        <w:t xml:space="preserve">ступень во внутренних голосах. Во внешних голосах только ступень </w:t>
      </w:r>
      <w:r>
        <w:rPr>
          <w:rStyle w:val="a8"/>
        </w:rPr>
        <w:t>I</w:t>
      </w:r>
      <w:r w:rsidRPr="001F7897">
        <w:rPr>
          <w:rStyle w:val="a8"/>
          <w:lang w:val="ru-RU"/>
        </w:rPr>
        <w:t>.</w:t>
      </w:r>
    </w:p>
  </w:comment>
  <w:comment w:id="446" w:author="Rualark Rualark" w:date="2018-05-13T20:05:00Z" w:initials="RR">
    <w:p w14:paraId="2B7B7C31" w14:textId="2BB63D2B" w:rsidR="00151473" w:rsidRPr="00151473" w:rsidRDefault="00151473">
      <w:pPr>
        <w:pStyle w:val="a9"/>
        <w:rPr>
          <w:lang w:val="ru-RU"/>
        </w:rPr>
      </w:pPr>
      <w:r>
        <w:t>MGen</w:t>
      </w:r>
      <w:r w:rsidRPr="00151473">
        <w:rPr>
          <w:lang w:val="ru-RU"/>
        </w:rPr>
        <w:t xml:space="preserve">: </w:t>
      </w:r>
      <w:r>
        <w:rPr>
          <w:rStyle w:val="a8"/>
        </w:rPr>
        <w:annotationRef/>
      </w:r>
      <w:r>
        <w:rPr>
          <w:lang w:val="ru-RU"/>
        </w:rPr>
        <w:t>Нет такого правила. Можно добавить правило, что негармоническая нота может быть на скачок, что делает параллельные совершенные консонансы возможными.</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E03F4F" w15:done="0"/>
  <w15:commentEx w15:paraId="23A2A165" w15:done="0"/>
  <w15:commentEx w15:paraId="778001A3" w15:done="1"/>
  <w15:commentEx w15:paraId="60D69E7D" w15:done="1"/>
  <w15:commentEx w15:paraId="6045F35D" w15:done="1"/>
  <w15:commentEx w15:paraId="6A382877" w15:done="1"/>
  <w15:commentEx w15:paraId="64AD18A0" w15:done="1"/>
  <w15:commentEx w15:paraId="7885B279" w15:done="0"/>
  <w15:commentEx w15:paraId="7D20398A" w15:done="0"/>
  <w15:commentEx w15:paraId="6F54A79C" w15:done="0"/>
  <w15:commentEx w15:paraId="647D6549" w15:done="0"/>
  <w15:commentEx w15:paraId="06604C8A" w15:done="1"/>
  <w15:commentEx w15:paraId="55FCACE9" w15:done="0"/>
  <w15:commentEx w15:paraId="7A236A05" w15:done="0"/>
  <w15:commentEx w15:paraId="27E813D4" w15:done="0"/>
  <w15:commentEx w15:paraId="3531897F" w15:done="1"/>
  <w15:commentEx w15:paraId="19BA0F02" w15:done="1"/>
  <w15:commentEx w15:paraId="2B7B7C31" w15:done="1"/>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AD9FC7" w14:textId="77777777" w:rsidR="00B87ADD" w:rsidRDefault="00B87ADD" w:rsidP="00F7102B">
      <w:pPr>
        <w:spacing w:after="0" w:line="240" w:lineRule="auto"/>
      </w:pPr>
      <w:r>
        <w:separator/>
      </w:r>
    </w:p>
  </w:endnote>
  <w:endnote w:type="continuationSeparator" w:id="0">
    <w:p w14:paraId="7AEEC717" w14:textId="77777777" w:rsidR="00B87ADD" w:rsidRDefault="00B87ADD" w:rsidP="00F71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entury Schoolbook">
    <w:panose1 w:val="02040604050505020304"/>
    <w:charset w:val="CC"/>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0C3185" w14:textId="77777777" w:rsidR="00B87ADD" w:rsidRDefault="00B87ADD" w:rsidP="00F7102B">
      <w:pPr>
        <w:spacing w:after="0" w:line="240" w:lineRule="auto"/>
      </w:pPr>
      <w:r>
        <w:separator/>
      </w:r>
    </w:p>
  </w:footnote>
  <w:footnote w:type="continuationSeparator" w:id="0">
    <w:p w14:paraId="08A6CBF6" w14:textId="77777777" w:rsidR="00B87ADD" w:rsidRDefault="00B87ADD" w:rsidP="00F7102B">
      <w:pPr>
        <w:spacing w:after="0" w:line="240" w:lineRule="auto"/>
      </w:pPr>
      <w:r>
        <w:continuationSeparator/>
      </w:r>
    </w:p>
  </w:footnote>
  <w:footnote w:id="1">
    <w:p w14:paraId="7C379E41" w14:textId="6D78C798" w:rsidR="005D572F" w:rsidRPr="00653B86" w:rsidRDefault="005D572F" w:rsidP="005D572F">
      <w:pPr>
        <w:pStyle w:val="a3"/>
      </w:pPr>
      <w:r>
        <w:rPr>
          <w:rStyle w:val="a5"/>
        </w:rPr>
        <w:footnoteRef/>
      </w:r>
      <w:r w:rsidRPr="005D572F">
        <w:t xml:space="preserve"> </w:t>
      </w:r>
      <w:r>
        <w:t>Exception</w:t>
      </w:r>
      <w:r w:rsidRPr="005D572F">
        <w:t xml:space="preserve">: </w:t>
      </w:r>
      <w:r>
        <w:t>short</w:t>
      </w:r>
      <w:r w:rsidRPr="005D572F">
        <w:t>-</w:t>
      </w:r>
      <w:r>
        <w:t>term</w:t>
      </w:r>
      <w:r w:rsidRPr="005D572F">
        <w:t xml:space="preserve"> </w:t>
      </w:r>
      <w:r>
        <w:t>modulations</w:t>
      </w:r>
      <w:r w:rsidRPr="005D572F">
        <w:t xml:space="preserve"> </w:t>
      </w:r>
      <w:r>
        <w:t>into</w:t>
      </w:r>
      <w:r w:rsidRPr="005D572F">
        <w:t xml:space="preserve"> </w:t>
      </w:r>
      <w:r>
        <w:t>adjacent</w:t>
      </w:r>
      <w:r w:rsidRPr="005D572F">
        <w:t xml:space="preserve"> </w:t>
      </w:r>
      <w:r>
        <w:t>mode</w:t>
      </w:r>
      <w:r w:rsidRPr="00653B86">
        <w:t xml:space="preserve"> (</w:t>
      </w:r>
      <w:r w:rsidR="001420D8" w:rsidRPr="00B50BA0">
        <w:t>see</w:t>
      </w:r>
      <w:r w:rsidRPr="00653B86">
        <w:t xml:space="preserve"> </w:t>
      </w:r>
      <w:bookmarkStart w:id="6" w:name="OLE_LINK3"/>
      <w:bookmarkStart w:id="7" w:name="OLE_LINK4"/>
      <w:bookmarkStart w:id="8" w:name="OLE_LINK7"/>
      <w:bookmarkStart w:id="9" w:name="OLE_LINK8"/>
      <w:bookmarkStart w:id="10" w:name="OLE_LINK90"/>
      <w:bookmarkStart w:id="11" w:name="OLE_LINK91"/>
      <w:r w:rsidRPr="00653B86">
        <w:rPr>
          <w:rFonts w:ascii="Times New Roman" w:hAnsi="Times New Roman" w:cs="Times New Roman"/>
        </w:rPr>
        <w:t>§</w:t>
      </w:r>
      <w:bookmarkEnd w:id="6"/>
      <w:bookmarkEnd w:id="7"/>
      <w:r w:rsidRPr="00653B86">
        <w:t>60</w:t>
      </w:r>
      <w:bookmarkEnd w:id="8"/>
      <w:bookmarkEnd w:id="9"/>
      <w:bookmarkEnd w:id="10"/>
      <w:bookmarkEnd w:id="11"/>
      <w:r w:rsidRPr="00653B86">
        <w:rPr>
          <w:rFonts w:ascii="Times New Roman" w:hAnsi="Times New Roman" w:cs="Times New Roman"/>
        </w:rPr>
        <w:t>)</w:t>
      </w:r>
      <w:r w:rsidRPr="00653B86">
        <w:t>.</w:t>
      </w:r>
    </w:p>
  </w:footnote>
  <w:footnote w:id="2">
    <w:p w14:paraId="499170F4" w14:textId="77777777" w:rsidR="00F31B29" w:rsidRDefault="008E2A4A">
      <w:pPr>
        <w:pStyle w:val="a3"/>
        <w:rPr>
          <w:ins w:id="21" w:author="Rualark Rualark" w:date="2018-10-26T11:50:00Z"/>
        </w:rPr>
      </w:pPr>
      <w:ins w:id="22" w:author="Rualark Rualark" w:date="2018-10-26T11:34:00Z">
        <w:r>
          <w:rPr>
            <w:rStyle w:val="a5"/>
          </w:rPr>
          <w:footnoteRef/>
        </w:r>
        <w:r w:rsidRPr="008E2A4A">
          <w:t xml:space="preserve"> </w:t>
        </w:r>
      </w:ins>
      <w:ins w:id="23" w:author="Rualark Rualark" w:date="2018-10-26T11:50:00Z">
        <w:r w:rsidR="00F31B29">
          <w:t>Exceptions:</w:t>
        </w:r>
      </w:ins>
    </w:p>
    <w:p w14:paraId="17C0AB4F" w14:textId="329139AC" w:rsidR="008E2A4A" w:rsidRDefault="008E2A4A" w:rsidP="00F31B29">
      <w:pPr>
        <w:pStyle w:val="a3"/>
        <w:rPr>
          <w:ins w:id="24" w:author="Rualark Rualark" w:date="2018-10-26T11:49:00Z"/>
        </w:rPr>
      </w:pPr>
      <w:ins w:id="25" w:author="Rualark Rualark" w:date="2018-10-26T11:34:00Z">
        <w:r>
          <w:t xml:space="preserve">Tritones </w:t>
        </w:r>
      </w:ins>
      <w:ins w:id="26" w:author="Rualark Rualark" w:date="2018-10-26T11:50:00Z">
        <w:r w:rsidR="00F31B29">
          <w:t xml:space="preserve">and 4th intervals </w:t>
        </w:r>
      </w:ins>
      <w:ins w:id="27" w:author="Rualark Rualark" w:date="2018-10-26T11:46:00Z">
        <w:r>
          <w:t xml:space="preserve">on first beat of harmony </w:t>
        </w:r>
      </w:ins>
      <w:ins w:id="28" w:author="Rualark Rualark" w:date="2018-10-26T11:34:00Z">
        <w:r>
          <w:t>are allowed</w:t>
        </w:r>
      </w:ins>
      <w:ins w:id="29" w:author="Rualark Rualark" w:date="2018-10-26T11:57:00Z">
        <w:r w:rsidR="00F31B29">
          <w:t xml:space="preserve"> </w:t>
        </w:r>
      </w:ins>
      <w:ins w:id="30" w:author="Rualark Rualark" w:date="2018-10-26T11:47:00Z">
        <w:r>
          <w:t xml:space="preserve">between chord tones if </w:t>
        </w:r>
      </w:ins>
      <w:ins w:id="31" w:author="Rualark Rualark" w:date="2018-10-26T18:18:00Z">
        <w:r w:rsidR="00A53F78">
          <w:t xml:space="preserve">these intervals are </w:t>
        </w:r>
      </w:ins>
      <w:ins w:id="32" w:author="Rualark Rualark" w:date="2018-10-26T11:48:00Z">
        <w:r>
          <w:t>formed without bass</w:t>
        </w:r>
      </w:ins>
      <w:ins w:id="33" w:author="Rualark Rualark" w:date="2018-10-26T11:49:00Z">
        <w:r>
          <w:t>.</w:t>
        </w:r>
      </w:ins>
    </w:p>
    <w:p w14:paraId="61F56E72" w14:textId="77777777" w:rsidR="007B26AD" w:rsidRDefault="007B26AD" w:rsidP="007B26AD">
      <w:pPr>
        <w:pStyle w:val="a3"/>
        <w:rPr>
          <w:ins w:id="34" w:author="Rualark Rualark" w:date="2018-10-26T11:58:00Z"/>
        </w:rPr>
      </w:pPr>
      <w:ins w:id="35" w:author="Rualark Rualark" w:date="2018-10-26T11:58:00Z">
        <w:r>
          <w:t>Passing downbeat dissonance (PDD) is allowed in species 1, 3, 5. In species 2, 4 PDD is allowed if absolutely needed.</w:t>
        </w:r>
      </w:ins>
    </w:p>
    <w:p w14:paraId="71725EC3" w14:textId="799D4F9F" w:rsidR="008E2A4A" w:rsidRPr="00F31B29" w:rsidRDefault="008E2A4A" w:rsidP="008E2A4A">
      <w:pPr>
        <w:pStyle w:val="a3"/>
      </w:pPr>
    </w:p>
  </w:footnote>
  <w:footnote w:id="3">
    <w:p w14:paraId="56DCF4EF" w14:textId="53654A0C" w:rsidR="00A53F78" w:rsidRPr="00A53F78" w:rsidRDefault="00A53F78">
      <w:pPr>
        <w:pStyle w:val="a3"/>
      </w:pPr>
      <w:ins w:id="39" w:author="Rualark Rualark" w:date="2018-10-26T18:20:00Z">
        <w:r>
          <w:rPr>
            <w:rStyle w:val="a5"/>
          </w:rPr>
          <w:footnoteRef/>
        </w:r>
        <w:r w:rsidRPr="00A53F78">
          <w:t xml:space="preserve"> </w:t>
        </w:r>
      </w:ins>
      <w:ins w:id="40" w:author="Rualark Rualark" w:date="2018-10-26T18:21:00Z">
        <w:r>
          <w:t>Exception: Tritones and 4th intervals can be formed by suspension resolution note if these intervals are formed without bass.</w:t>
        </w:r>
      </w:ins>
    </w:p>
  </w:footnote>
  <w:footnote w:id="4">
    <w:p w14:paraId="7C86651C" w14:textId="7E60E462" w:rsidR="00DF387B" w:rsidRPr="00C66993" w:rsidRDefault="00DF387B">
      <w:pPr>
        <w:pStyle w:val="a3"/>
      </w:pPr>
      <w:r>
        <w:rPr>
          <w:rStyle w:val="a5"/>
        </w:rPr>
        <w:footnoteRef/>
      </w:r>
      <w:r w:rsidRPr="00C66993">
        <w:t xml:space="preserve"> </w:t>
      </w:r>
      <w:r w:rsidR="00C66993">
        <w:t>Fifth</w:t>
      </w:r>
      <w:r w:rsidR="00C66993" w:rsidRPr="00C66993">
        <w:t xml:space="preserve"> </w:t>
      </w:r>
      <w:r w:rsidR="00C66993">
        <w:t>species</w:t>
      </w:r>
      <w:r w:rsidR="00C66993" w:rsidRPr="00C66993">
        <w:t xml:space="preserve"> </w:t>
      </w:r>
      <w:r w:rsidR="00C66993">
        <w:t>rhythm</w:t>
      </w:r>
      <w:r w:rsidR="00C66993" w:rsidRPr="00C66993">
        <w:t xml:space="preserve"> </w:t>
      </w:r>
      <w:r w:rsidR="00C66993">
        <w:t>also can</w:t>
      </w:r>
      <w:r w:rsidR="00C66993" w:rsidRPr="00C66993">
        <w:t xml:space="preserve"> </w:t>
      </w:r>
      <w:r w:rsidR="00C66993">
        <w:t>be</w:t>
      </w:r>
      <w:r w:rsidR="00C66993" w:rsidRPr="00C66993">
        <w:t xml:space="preserve"> </w:t>
      </w:r>
      <w:r w:rsidR="00C66993">
        <w:t>introduced in one of voices.</w:t>
      </w:r>
    </w:p>
  </w:footnote>
  <w:footnote w:id="5">
    <w:p w14:paraId="4150BE81" w14:textId="74EBE57E" w:rsidR="007A3E0D" w:rsidRPr="00782885" w:rsidRDefault="007A3E0D" w:rsidP="007A3E0D">
      <w:pPr>
        <w:pStyle w:val="a3"/>
      </w:pPr>
      <w:bookmarkStart w:id="127" w:name="OLE_LINK148"/>
      <w:bookmarkStart w:id="128" w:name="OLE_LINK149"/>
      <w:r>
        <w:rPr>
          <w:rStyle w:val="a5"/>
        </w:rPr>
        <w:footnoteRef/>
      </w:r>
      <w:r w:rsidRPr="00C66993">
        <w:t xml:space="preserve"> </w:t>
      </w:r>
      <w:r w:rsidR="00C66993">
        <w:t>In</w:t>
      </w:r>
      <w:r w:rsidR="00C66993" w:rsidRPr="00C66993">
        <w:t xml:space="preserve"> </w:t>
      </w:r>
      <w:r w:rsidR="00C66993">
        <w:t>difficult</w:t>
      </w:r>
      <w:r w:rsidR="00C66993" w:rsidRPr="00C66993">
        <w:t xml:space="preserve"> </w:t>
      </w:r>
      <w:r w:rsidR="00C66993">
        <w:t>cases</w:t>
      </w:r>
      <w:r w:rsidR="00C66993" w:rsidRPr="00C66993">
        <w:t xml:space="preserve"> </w:t>
      </w:r>
      <w:r w:rsidR="00C66993">
        <w:t>these</w:t>
      </w:r>
      <w:r w:rsidR="00C66993" w:rsidRPr="00C66993">
        <w:t xml:space="preserve"> </w:t>
      </w:r>
      <w:r w:rsidR="00C66993">
        <w:t>rhythms</w:t>
      </w:r>
      <w:r w:rsidR="00C66993" w:rsidRPr="00C66993">
        <w:t xml:space="preserve"> </w:t>
      </w:r>
      <w:r w:rsidR="00C66993">
        <w:t>are</w:t>
      </w:r>
      <w:r w:rsidR="00C66993" w:rsidRPr="00C66993">
        <w:t xml:space="preserve"> </w:t>
      </w:r>
      <w:r w:rsidR="00C66993">
        <w:t>allowed</w:t>
      </w:r>
      <w:r w:rsidR="00C66993" w:rsidRPr="00C66993">
        <w:t xml:space="preserve"> </w:t>
      </w:r>
      <w:r w:rsidR="00C66993">
        <w:t>in</w:t>
      </w:r>
      <w:r w:rsidR="00C66993" w:rsidRPr="00C66993">
        <w:t xml:space="preserve"> 4 </w:t>
      </w:r>
      <w:r w:rsidR="00C66993">
        <w:t>voices</w:t>
      </w:r>
      <w:r w:rsidR="00C66993" w:rsidRPr="00C66993">
        <w:t xml:space="preserve"> </w:t>
      </w:r>
      <w:r w:rsidR="00C66993">
        <w:t>in</w:t>
      </w:r>
      <w:r w:rsidR="00C66993" w:rsidRPr="00C66993">
        <w:t xml:space="preserve"> </w:t>
      </w:r>
      <w:r w:rsidR="00C66993">
        <w:t>soprano</w:t>
      </w:r>
      <w:r w:rsidR="00C66993" w:rsidRPr="00C66993">
        <w:t>.</w:t>
      </w:r>
      <w:r w:rsidR="00C66993">
        <w:t xml:space="preserve"> Starting</w:t>
      </w:r>
      <w:r w:rsidR="00C66993" w:rsidRPr="00C66993">
        <w:t xml:space="preserve"> </w:t>
      </w:r>
      <w:r w:rsidR="00C66993">
        <w:t>from</w:t>
      </w:r>
      <w:r w:rsidR="00C66993" w:rsidRPr="00C66993">
        <w:t xml:space="preserve"> 5 </w:t>
      </w:r>
      <w:r w:rsidR="00C66993">
        <w:t>voices</w:t>
      </w:r>
      <w:r w:rsidR="00C66993" w:rsidRPr="00C66993">
        <w:t xml:space="preserve"> </w:t>
      </w:r>
      <w:r w:rsidR="00C8287F">
        <w:t xml:space="preserve">and above, </w:t>
      </w:r>
      <w:r w:rsidR="00C66993">
        <w:t>whole</w:t>
      </w:r>
      <w:r w:rsidR="00C66993" w:rsidRPr="00C66993">
        <w:t xml:space="preserve"> </w:t>
      </w:r>
      <w:r w:rsidR="00C66993">
        <w:t>note</w:t>
      </w:r>
      <w:r w:rsidR="00C66993" w:rsidRPr="00C66993">
        <w:t xml:space="preserve"> </w:t>
      </w:r>
      <w:r w:rsidR="00C66993">
        <w:t>can</w:t>
      </w:r>
      <w:r w:rsidR="00C66993" w:rsidRPr="00C66993">
        <w:t xml:space="preserve"> </w:t>
      </w:r>
      <w:r w:rsidR="00C66993">
        <w:t>be</w:t>
      </w:r>
      <w:r w:rsidR="00C66993" w:rsidRPr="00C66993">
        <w:t xml:space="preserve"> </w:t>
      </w:r>
      <w:r w:rsidR="00C66993">
        <w:t>slurred</w:t>
      </w:r>
      <w:r w:rsidR="00C66993" w:rsidRPr="00C66993">
        <w:t xml:space="preserve"> </w:t>
      </w:r>
      <w:r w:rsidR="00C66993">
        <w:t>with</w:t>
      </w:r>
      <w:r w:rsidR="00C66993" w:rsidRPr="00C66993">
        <w:t xml:space="preserve"> </w:t>
      </w:r>
      <w:r w:rsidR="00C66993">
        <w:t>a</w:t>
      </w:r>
      <w:r w:rsidR="00C66993" w:rsidRPr="00C66993">
        <w:t xml:space="preserve"> </w:t>
      </w:r>
      <w:r w:rsidR="00C66993">
        <w:t>shorter</w:t>
      </w:r>
      <w:r w:rsidR="00C66993" w:rsidRPr="00C66993">
        <w:t xml:space="preserve"> </w:t>
      </w:r>
      <w:r w:rsidR="00C66993">
        <w:t>note.</w:t>
      </w:r>
      <w:bookmarkEnd w:id="127"/>
      <w:bookmarkEnd w:id="128"/>
    </w:p>
  </w:footnote>
  <w:footnote w:id="6">
    <w:p w14:paraId="68F12E66" w14:textId="73C3EDC4" w:rsidR="002323DD" w:rsidRPr="00290B0B" w:rsidRDefault="002323DD" w:rsidP="002323DD">
      <w:pPr>
        <w:pStyle w:val="a3"/>
      </w:pPr>
      <w:r>
        <w:rPr>
          <w:rStyle w:val="a5"/>
        </w:rPr>
        <w:footnoteRef/>
      </w:r>
      <w:r w:rsidRPr="00290B0B">
        <w:t xml:space="preserve"> </w:t>
      </w:r>
      <w:r w:rsidR="00290B0B">
        <w:t>At</w:t>
      </w:r>
      <w:r w:rsidR="00290B0B" w:rsidRPr="00290B0B">
        <w:t xml:space="preserve"> </w:t>
      </w:r>
      <w:r w:rsidR="00290B0B">
        <w:t>the</w:t>
      </w:r>
      <w:r w:rsidR="00290B0B" w:rsidRPr="00290B0B">
        <w:t xml:space="preserve"> </w:t>
      </w:r>
      <w:r w:rsidR="00290B0B">
        <w:t>same</w:t>
      </w:r>
      <w:r w:rsidR="00290B0B" w:rsidRPr="00290B0B">
        <w:t xml:space="preserve"> </w:t>
      </w:r>
      <w:r w:rsidR="00290B0B">
        <w:t>time</w:t>
      </w:r>
      <w:r w:rsidR="00290B0B" w:rsidRPr="00290B0B">
        <w:t xml:space="preserve"> </w:t>
      </w:r>
      <w:r w:rsidR="00290B0B">
        <w:t>four</w:t>
      </w:r>
      <w:r w:rsidR="00290B0B" w:rsidRPr="00290B0B">
        <w:t xml:space="preserve"> </w:t>
      </w:r>
      <w:r w:rsidR="00290B0B">
        <w:t>half</w:t>
      </w:r>
      <w:r w:rsidR="00290B0B" w:rsidRPr="00290B0B">
        <w:t xml:space="preserve"> </w:t>
      </w:r>
      <w:r w:rsidR="00290B0B">
        <w:t>notes</w:t>
      </w:r>
      <w:r w:rsidR="00290B0B" w:rsidRPr="00290B0B">
        <w:t xml:space="preserve"> </w:t>
      </w:r>
      <w:r w:rsidR="00290B0B">
        <w:t>or</w:t>
      </w:r>
      <w:r w:rsidR="00290B0B" w:rsidRPr="00290B0B">
        <w:t xml:space="preserve"> 8 </w:t>
      </w:r>
      <w:r w:rsidR="00290B0B">
        <w:t>quarter</w:t>
      </w:r>
      <w:r w:rsidR="00290B0B" w:rsidRPr="00290B0B">
        <w:t xml:space="preserve"> </w:t>
      </w:r>
      <w:r w:rsidR="00290B0B">
        <w:t>notes</w:t>
      </w:r>
      <w:r w:rsidR="00290B0B" w:rsidRPr="00290B0B">
        <w:t xml:space="preserve"> </w:t>
      </w:r>
      <w:r w:rsidR="00290B0B">
        <w:t>are</w:t>
      </w:r>
      <w:r w:rsidR="00290B0B" w:rsidRPr="00290B0B">
        <w:t xml:space="preserve"> </w:t>
      </w:r>
      <w:r w:rsidR="00290B0B">
        <w:t>allowed</w:t>
      </w:r>
      <w:r w:rsidR="00290B0B" w:rsidRPr="00290B0B">
        <w:t xml:space="preserve"> </w:t>
      </w:r>
      <w:r w:rsidR="00290B0B">
        <w:t>in</w:t>
      </w:r>
      <w:r w:rsidR="00290B0B" w:rsidRPr="00290B0B">
        <w:t xml:space="preserve"> </w:t>
      </w:r>
      <w:r w:rsidR="00290B0B">
        <w:t>three</w:t>
      </w:r>
      <w:r w:rsidR="00290B0B" w:rsidRPr="00290B0B">
        <w:t xml:space="preserve"> </w:t>
      </w:r>
      <w:r w:rsidR="00290B0B">
        <w:t>consecutive</w:t>
      </w:r>
      <w:r w:rsidR="00290B0B" w:rsidRPr="00290B0B">
        <w:t xml:space="preserve"> </w:t>
      </w:r>
      <w:r w:rsidR="00290B0B">
        <w:t>measures</w:t>
      </w:r>
      <w:r w:rsidRPr="00290B0B">
        <w:t>:</w:t>
      </w:r>
    </w:p>
    <w:p w14:paraId="078DF286" w14:textId="77777777" w:rsidR="002323DD" w:rsidRPr="008B0679" w:rsidRDefault="002323DD" w:rsidP="002323DD">
      <w:pPr>
        <w:pStyle w:val="a3"/>
        <w:rPr>
          <w:lang w:val="ru-RU"/>
        </w:rPr>
      </w:pPr>
      <w:r>
        <w:rPr>
          <w:noProof/>
        </w:rPr>
        <w:drawing>
          <wp:inline distT="0" distB="0" distL="0" distR="0" wp14:anchorId="6B9DAEA2" wp14:editId="1B416049">
            <wp:extent cx="4476750" cy="350692"/>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768482" cy="373545"/>
                    </a:xfrm>
                    <a:prstGeom prst="rect">
                      <a:avLst/>
                    </a:prstGeom>
                  </pic:spPr>
                </pic:pic>
              </a:graphicData>
            </a:graphic>
          </wp:inline>
        </w:drawing>
      </w:r>
    </w:p>
  </w:footnote>
  <w:footnote w:id="7">
    <w:p w14:paraId="1E86899E" w14:textId="1F096714" w:rsidR="00442DFA" w:rsidRPr="00782885" w:rsidRDefault="00442DFA">
      <w:pPr>
        <w:pStyle w:val="a3"/>
      </w:pPr>
      <w:r>
        <w:rPr>
          <w:rStyle w:val="a5"/>
        </w:rPr>
        <w:footnoteRef/>
      </w:r>
      <w:r w:rsidRPr="00782885">
        <w:t xml:space="preserve"> </w:t>
      </w:r>
      <w:r w:rsidR="00290B0B">
        <w:t>Leaps</w:t>
      </w:r>
      <w:r w:rsidR="00290B0B" w:rsidRPr="00782885">
        <w:t xml:space="preserve"> </w:t>
      </w:r>
      <w:r w:rsidR="00290B0B">
        <w:t>of</w:t>
      </w:r>
      <w:r w:rsidR="00290B0B" w:rsidRPr="00782885">
        <w:t xml:space="preserve"> </w:t>
      </w:r>
      <w:r w:rsidR="00290B0B">
        <w:t>a</w:t>
      </w:r>
      <w:r w:rsidR="00290B0B" w:rsidRPr="00782885">
        <w:t xml:space="preserve"> 4</w:t>
      </w:r>
      <w:r w:rsidR="00290B0B">
        <w:t>th</w:t>
      </w:r>
      <w:r w:rsidR="00290B0B" w:rsidRPr="00782885">
        <w:t xml:space="preserve"> </w:t>
      </w:r>
      <w:r w:rsidR="00290B0B">
        <w:t>or</w:t>
      </w:r>
      <w:r w:rsidR="00290B0B" w:rsidRPr="00782885">
        <w:t xml:space="preserve"> 5</w:t>
      </w:r>
      <w:r w:rsidR="00290B0B">
        <w:t>th</w:t>
      </w:r>
      <w:r w:rsidR="00290B0B" w:rsidRPr="00782885">
        <w:t xml:space="preserve"> </w:t>
      </w:r>
      <w:r w:rsidR="00290B0B">
        <w:t>are</w:t>
      </w:r>
      <w:r w:rsidR="00290B0B" w:rsidRPr="00782885">
        <w:t xml:space="preserve"> </w:t>
      </w:r>
      <w:r w:rsidR="00290B0B">
        <w:t>allowed</w:t>
      </w:r>
      <w:r w:rsidR="00290B0B" w:rsidRPr="00782885">
        <w:t xml:space="preserve"> </w:t>
      </w:r>
      <w:r w:rsidR="00290B0B">
        <w:t>between</w:t>
      </w:r>
      <w:r w:rsidR="00290B0B" w:rsidRPr="00782885">
        <w:t xml:space="preserve"> </w:t>
      </w:r>
      <w:r w:rsidR="00290B0B">
        <w:t>measures</w:t>
      </w:r>
      <w:r w:rsidR="00290B0B" w:rsidRPr="00782885">
        <w:t xml:space="preserve"> </w:t>
      </w:r>
      <w:r w:rsidR="00290B0B">
        <w:t>as</w:t>
      </w:r>
      <w:r w:rsidR="00290B0B" w:rsidRPr="00782885">
        <w:t xml:space="preserve"> </w:t>
      </w:r>
      <w:r w:rsidR="00290B0B">
        <w:t>a</w:t>
      </w:r>
      <w:r w:rsidR="00290B0B" w:rsidRPr="00782885">
        <w:t xml:space="preserve"> </w:t>
      </w:r>
      <w:r w:rsidR="00290B0B">
        <w:t>last</w:t>
      </w:r>
      <w:r w:rsidR="00290B0B" w:rsidRPr="00782885">
        <w:t xml:space="preserve"> </w:t>
      </w:r>
      <w:r w:rsidR="00290B0B">
        <w:t>resource</w:t>
      </w:r>
      <w:r w:rsidR="00290B0B" w:rsidRPr="00782885">
        <w:t xml:space="preserve">, </w:t>
      </w:r>
      <w:r w:rsidR="00290B0B">
        <w:t>even</w:t>
      </w:r>
      <w:r w:rsidR="00290B0B" w:rsidRPr="00782885">
        <w:t xml:space="preserve"> </w:t>
      </w:r>
      <w:r w:rsidR="00290B0B">
        <w:t>if</w:t>
      </w:r>
      <w:r w:rsidR="00290B0B" w:rsidRPr="00782885">
        <w:t xml:space="preserve"> </w:t>
      </w:r>
      <w:r w:rsidR="00290B0B">
        <w:t>they</w:t>
      </w:r>
      <w:r w:rsidR="00290B0B" w:rsidRPr="00782885">
        <w:t xml:space="preserve"> </w:t>
      </w:r>
      <w:r w:rsidR="00290B0B">
        <w:t>are</w:t>
      </w:r>
      <w:r w:rsidR="00290B0B" w:rsidRPr="00782885">
        <w:t xml:space="preserve"> </w:t>
      </w:r>
      <w:r w:rsidR="00290B0B">
        <w:t>prepared</w:t>
      </w:r>
      <w:r w:rsidR="00290B0B" w:rsidRPr="00782885">
        <w:t xml:space="preserve"> </w:t>
      </w:r>
      <w:r w:rsidR="00290B0B">
        <w:t>by</w:t>
      </w:r>
      <w:r w:rsidR="00290B0B" w:rsidRPr="00782885">
        <w:t xml:space="preserve"> </w:t>
      </w:r>
      <w:r w:rsidR="00290B0B">
        <w:t>movement</w:t>
      </w:r>
      <w:r w:rsidR="00290B0B" w:rsidRPr="00782885">
        <w:t xml:space="preserve"> </w:t>
      </w:r>
      <w:r w:rsidR="00290B0B">
        <w:t>in</w:t>
      </w:r>
      <w:r w:rsidR="00290B0B" w:rsidRPr="00782885">
        <w:t xml:space="preserve"> </w:t>
      </w:r>
      <w:r w:rsidR="00290B0B">
        <w:t>the</w:t>
      </w:r>
      <w:r w:rsidR="00290B0B" w:rsidRPr="00782885">
        <w:t xml:space="preserve"> </w:t>
      </w:r>
      <w:r w:rsidR="00290B0B">
        <w:t>same</w:t>
      </w:r>
      <w:r w:rsidR="00290B0B" w:rsidRPr="00782885">
        <w:t xml:space="preserve"> </w:t>
      </w:r>
      <w:r w:rsidR="00290B0B">
        <w:t>direction</w:t>
      </w:r>
      <w:r w:rsidR="00290B0B" w:rsidRPr="00782885">
        <w:t>:</w:t>
      </w:r>
    </w:p>
    <w:p w14:paraId="5F2B38CA" w14:textId="48BCA9A0" w:rsidR="006D0FD0" w:rsidRPr="00442DFA" w:rsidRDefault="006D0FD0" w:rsidP="006D0FD0">
      <w:pPr>
        <w:pStyle w:val="a3"/>
        <w:jc w:val="center"/>
        <w:rPr>
          <w:lang w:val="ru-RU"/>
        </w:rPr>
      </w:pPr>
      <w:r>
        <w:rPr>
          <w:noProof/>
        </w:rPr>
        <w:drawing>
          <wp:inline distT="0" distB="0" distL="0" distR="0" wp14:anchorId="08C446C1" wp14:editId="4AAF59AA">
            <wp:extent cx="2878015" cy="460011"/>
            <wp:effectExtent l="114300" t="114300" r="113030" b="11176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931846" cy="468615"/>
                    </a:xfrm>
                    <a:prstGeom prst="rect">
                      <a:avLst/>
                    </a:prstGeom>
                    <a:effectLst>
                      <a:glow rad="101600">
                        <a:schemeClr val="accent4">
                          <a:satMod val="175000"/>
                          <a:alpha val="40000"/>
                        </a:schemeClr>
                      </a:glow>
                    </a:effectLst>
                  </pic:spPr>
                </pic:pic>
              </a:graphicData>
            </a:graphic>
          </wp:inline>
        </w:drawing>
      </w:r>
    </w:p>
  </w:footnote>
  <w:footnote w:id="8">
    <w:p w14:paraId="06F15495" w14:textId="1EE39624" w:rsidR="00CB5A18" w:rsidRPr="000138FC" w:rsidRDefault="00CB5A18">
      <w:pPr>
        <w:pStyle w:val="a3"/>
      </w:pPr>
      <w:r>
        <w:rPr>
          <w:rStyle w:val="a5"/>
        </w:rPr>
        <w:footnoteRef/>
      </w:r>
      <w:r w:rsidRPr="000138FC">
        <w:t xml:space="preserve"> </w:t>
      </w:r>
      <w:r w:rsidR="000138FC">
        <w:t>Starting</w:t>
      </w:r>
      <w:r w:rsidR="000138FC" w:rsidRPr="000138FC">
        <w:t xml:space="preserve"> </w:t>
      </w:r>
      <w:r w:rsidR="000138FC">
        <w:t>from</w:t>
      </w:r>
      <w:r w:rsidR="000138FC" w:rsidRPr="000138FC">
        <w:t xml:space="preserve"> </w:t>
      </w:r>
      <w:r w:rsidR="000138FC">
        <w:t>three</w:t>
      </w:r>
      <w:r w:rsidR="000138FC" w:rsidRPr="000138FC">
        <w:t xml:space="preserve"> </w:t>
      </w:r>
      <w:r w:rsidR="000138FC">
        <w:t>voices</w:t>
      </w:r>
      <w:r w:rsidR="000138FC" w:rsidRPr="000138FC">
        <w:t xml:space="preserve">, </w:t>
      </w:r>
      <w:r w:rsidR="000138FC">
        <w:t>a</w:t>
      </w:r>
      <w:r w:rsidR="000138FC" w:rsidRPr="000138FC">
        <w:t xml:space="preserve"> </w:t>
      </w:r>
      <w:r w:rsidR="000138FC">
        <w:t>half</w:t>
      </w:r>
      <w:r w:rsidR="000138FC" w:rsidRPr="000138FC">
        <w:t xml:space="preserve"> </w:t>
      </w:r>
      <w:r w:rsidR="000138FC">
        <w:t>note</w:t>
      </w:r>
      <w:r w:rsidR="000138FC" w:rsidRPr="000138FC">
        <w:t xml:space="preserve"> </w:t>
      </w:r>
      <w:r w:rsidR="000138FC">
        <w:t>or</w:t>
      </w:r>
      <w:r w:rsidR="000138FC" w:rsidRPr="000138FC">
        <w:t xml:space="preserve"> </w:t>
      </w:r>
      <w:r w:rsidR="000138FC">
        <w:t>quarter</w:t>
      </w:r>
      <w:r w:rsidR="000138FC" w:rsidRPr="000138FC">
        <w:t xml:space="preserve"> </w:t>
      </w:r>
      <w:r w:rsidR="000138FC">
        <w:t>note</w:t>
      </w:r>
      <w:r w:rsidR="000138FC" w:rsidRPr="000138FC">
        <w:t xml:space="preserve"> </w:t>
      </w:r>
      <w:r w:rsidR="000138FC">
        <w:t>can</w:t>
      </w:r>
      <w:r w:rsidR="000138FC" w:rsidRPr="000138FC">
        <w:t xml:space="preserve"> </w:t>
      </w:r>
      <w:r w:rsidR="000138FC">
        <w:t>be</w:t>
      </w:r>
      <w:r w:rsidR="000138FC" w:rsidRPr="000138FC">
        <w:t xml:space="preserve"> </w:t>
      </w:r>
      <w:r w:rsidR="000138FC">
        <w:t>repeated</w:t>
      </w:r>
      <w:r w:rsidR="000138FC" w:rsidRPr="000138FC">
        <w:t xml:space="preserve"> </w:t>
      </w:r>
      <w:r w:rsidR="000138FC">
        <w:t>between</w:t>
      </w:r>
      <w:r w:rsidR="000138FC" w:rsidRPr="000138FC">
        <w:t xml:space="preserve"> </w:t>
      </w:r>
      <w:r w:rsidR="000138FC">
        <w:t>penultimate</w:t>
      </w:r>
      <w:r w:rsidR="000138FC" w:rsidRPr="000138FC">
        <w:t xml:space="preserve"> </w:t>
      </w:r>
      <w:r w:rsidR="000138FC">
        <w:t>and</w:t>
      </w:r>
      <w:r w:rsidR="000138FC" w:rsidRPr="000138FC">
        <w:t xml:space="preserve"> </w:t>
      </w:r>
      <w:r w:rsidR="000138FC">
        <w:t>last</w:t>
      </w:r>
      <w:r w:rsidR="000138FC" w:rsidRPr="000138FC">
        <w:t xml:space="preserve"> </w:t>
      </w:r>
      <w:r w:rsidR="000138FC">
        <w:t>measure</w:t>
      </w:r>
      <w:r w:rsidR="000138FC" w:rsidRPr="000138FC">
        <w:t xml:space="preserve"> (</w:t>
      </w:r>
      <w:r w:rsidR="000138FC">
        <w:t>anticipation</w:t>
      </w:r>
      <w:r w:rsidR="000138FC" w:rsidRPr="000138FC">
        <w:t>)</w:t>
      </w:r>
      <w:r w:rsidRPr="000138FC">
        <w:t>:</w:t>
      </w:r>
    </w:p>
    <w:p w14:paraId="59232AAF" w14:textId="77026319" w:rsidR="00CB5A18" w:rsidRPr="00CB5A18" w:rsidRDefault="00CB5A18" w:rsidP="00CB5A18">
      <w:pPr>
        <w:pStyle w:val="a3"/>
        <w:jc w:val="center"/>
        <w:rPr>
          <w:lang w:val="ru-RU"/>
        </w:rPr>
      </w:pPr>
      <w:r>
        <w:rPr>
          <w:noProof/>
        </w:rPr>
        <w:drawing>
          <wp:inline distT="0" distB="0" distL="0" distR="0" wp14:anchorId="31A0BC6E" wp14:editId="039CED8C">
            <wp:extent cx="4333333" cy="409524"/>
            <wp:effectExtent l="114300" t="114300" r="105410" b="10541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4333333" cy="409524"/>
                    </a:xfrm>
                    <a:prstGeom prst="rect">
                      <a:avLst/>
                    </a:prstGeom>
                    <a:effectLst>
                      <a:glow rad="101600">
                        <a:schemeClr val="accent4">
                          <a:satMod val="175000"/>
                          <a:alpha val="40000"/>
                        </a:schemeClr>
                      </a:glow>
                    </a:effectLst>
                  </pic:spPr>
                </pic:pic>
              </a:graphicData>
            </a:graphic>
          </wp:inline>
        </w:drawing>
      </w:r>
    </w:p>
  </w:footnote>
  <w:footnote w:id="9">
    <w:p w14:paraId="147F0377" w14:textId="523456AE" w:rsidR="00E7485B" w:rsidRPr="00E86E0F" w:rsidRDefault="00E7485B">
      <w:pPr>
        <w:pStyle w:val="a3"/>
      </w:pPr>
      <w:r>
        <w:rPr>
          <w:rStyle w:val="a5"/>
        </w:rPr>
        <w:footnoteRef/>
      </w:r>
      <w:r w:rsidRPr="00E86E0F">
        <w:t xml:space="preserve"> </w:t>
      </w:r>
      <w:r w:rsidR="00E86E0F">
        <w:t>Number</w:t>
      </w:r>
      <w:r w:rsidR="00E86E0F" w:rsidRPr="00E86E0F">
        <w:t xml:space="preserve"> </w:t>
      </w:r>
      <w:r w:rsidR="00E86E0F">
        <w:t>of</w:t>
      </w:r>
      <w:r w:rsidR="00E86E0F" w:rsidRPr="00E86E0F">
        <w:t xml:space="preserve"> </w:t>
      </w:r>
      <w:r w:rsidR="00E86E0F">
        <w:t>voice</w:t>
      </w:r>
      <w:r w:rsidR="00E86E0F" w:rsidRPr="00E86E0F">
        <w:t xml:space="preserve"> </w:t>
      </w:r>
      <w:r w:rsidR="00E86E0F">
        <w:t>pair</w:t>
      </w:r>
      <w:r w:rsidR="00E86E0F" w:rsidRPr="00E86E0F">
        <w:t xml:space="preserve"> </w:t>
      </w:r>
      <w:r w:rsidR="00E86E0F">
        <w:t>that</w:t>
      </w:r>
      <w:r w:rsidR="00E86E0F" w:rsidRPr="00E86E0F">
        <w:t xml:space="preserve"> </w:t>
      </w:r>
      <w:r w:rsidR="00E86E0F">
        <w:t>have</w:t>
      </w:r>
      <w:r w:rsidR="00E86E0F" w:rsidRPr="00E86E0F">
        <w:t xml:space="preserve"> </w:t>
      </w:r>
      <w:r w:rsidR="00E86E0F">
        <w:t>to</w:t>
      </w:r>
      <w:r w:rsidR="00E86E0F" w:rsidRPr="00E86E0F">
        <w:t xml:space="preserve"> </w:t>
      </w:r>
      <w:r w:rsidR="00E86E0F">
        <w:t>be</w:t>
      </w:r>
      <w:r w:rsidR="00E86E0F" w:rsidRPr="00E86E0F">
        <w:t xml:space="preserve"> </w:t>
      </w:r>
      <w:r w:rsidR="00E86E0F">
        <w:t>controlled</w:t>
      </w:r>
      <w:r w:rsidR="00E86E0F" w:rsidRPr="00E86E0F">
        <w:t xml:space="preserve"> </w:t>
      </w:r>
      <w:r w:rsidR="00E86E0F">
        <w:t>when</w:t>
      </w:r>
      <w:r w:rsidR="00E86E0F" w:rsidRPr="00E86E0F">
        <w:t xml:space="preserve"> </w:t>
      </w:r>
      <w:r w:rsidR="00E86E0F">
        <w:t>number</w:t>
      </w:r>
      <w:r w:rsidR="00E86E0F" w:rsidRPr="00E86E0F">
        <w:t xml:space="preserve"> </w:t>
      </w:r>
      <w:r w:rsidR="00E86E0F">
        <w:t>of</w:t>
      </w:r>
      <w:r w:rsidR="00E86E0F" w:rsidRPr="00E86E0F">
        <w:t xml:space="preserve"> </w:t>
      </w:r>
      <w:r w:rsidR="00E86E0F">
        <w:t>voices</w:t>
      </w:r>
      <w:r w:rsidR="00E86E0F" w:rsidRPr="00E86E0F">
        <w:t xml:space="preserve"> </w:t>
      </w:r>
      <w:r w:rsidR="00E86E0F">
        <w:t>in</w:t>
      </w:r>
      <w:r w:rsidR="00E86E0F" w:rsidRPr="00E86E0F">
        <w:t xml:space="preserve"> </w:t>
      </w:r>
      <w:r w:rsidR="00E86E0F">
        <w:t>counterpoint</w:t>
      </w:r>
      <w:r w:rsidR="00E86E0F" w:rsidRPr="00E86E0F">
        <w:t xml:space="preserve"> </w:t>
      </w:r>
      <w:r w:rsidR="00E86E0F">
        <w:t>grows</w:t>
      </w:r>
      <w:r w:rsidRPr="00E86E0F">
        <w:t>:</w:t>
      </w:r>
    </w:p>
    <w:tbl>
      <w:tblPr>
        <w:tblStyle w:val="a6"/>
        <w:tblW w:w="0" w:type="auto"/>
        <w:jc w:val="center"/>
        <w:tblLook w:val="04A0" w:firstRow="1" w:lastRow="0" w:firstColumn="1" w:lastColumn="0" w:noHBand="0" w:noVBand="1"/>
      </w:tblPr>
      <w:tblGrid>
        <w:gridCol w:w="1646"/>
        <w:gridCol w:w="2007"/>
      </w:tblGrid>
      <w:tr w:rsidR="00E7485B" w14:paraId="65C2C6FC" w14:textId="77777777" w:rsidTr="00E7485B">
        <w:trPr>
          <w:jc w:val="center"/>
        </w:trPr>
        <w:tc>
          <w:tcPr>
            <w:tcW w:w="0" w:type="auto"/>
          </w:tcPr>
          <w:p w14:paraId="2A7324AC" w14:textId="3A25E5FB" w:rsidR="00E7485B" w:rsidRPr="00E86E0F" w:rsidRDefault="007866B8">
            <w:pPr>
              <w:pStyle w:val="a3"/>
            </w:pPr>
            <w:r>
              <w:t>Number</w:t>
            </w:r>
            <w:r w:rsidR="00E86E0F">
              <w:t xml:space="preserve"> of voices</w:t>
            </w:r>
          </w:p>
        </w:tc>
        <w:tc>
          <w:tcPr>
            <w:tcW w:w="0" w:type="auto"/>
          </w:tcPr>
          <w:p w14:paraId="1E52B3A7" w14:textId="085C0019" w:rsidR="00E7485B" w:rsidRPr="00E86E0F" w:rsidRDefault="00E86E0F" w:rsidP="00E7485B">
            <w:pPr>
              <w:pStyle w:val="a3"/>
            </w:pPr>
            <w:r>
              <w:t>Number of voice pairs</w:t>
            </w:r>
          </w:p>
        </w:tc>
      </w:tr>
      <w:tr w:rsidR="00E7485B" w14:paraId="689F5936" w14:textId="77777777" w:rsidTr="00E7485B">
        <w:trPr>
          <w:jc w:val="center"/>
        </w:trPr>
        <w:tc>
          <w:tcPr>
            <w:tcW w:w="0" w:type="auto"/>
          </w:tcPr>
          <w:p w14:paraId="7C58B006" w14:textId="090A07FD" w:rsidR="00E7485B" w:rsidRDefault="00E7485B">
            <w:pPr>
              <w:pStyle w:val="a3"/>
              <w:rPr>
                <w:lang w:val="ru-RU"/>
              </w:rPr>
            </w:pPr>
            <w:r>
              <w:rPr>
                <w:lang w:val="ru-RU"/>
              </w:rPr>
              <w:t>2</w:t>
            </w:r>
          </w:p>
        </w:tc>
        <w:tc>
          <w:tcPr>
            <w:tcW w:w="0" w:type="auto"/>
          </w:tcPr>
          <w:p w14:paraId="7165C765" w14:textId="60E13951" w:rsidR="00E7485B" w:rsidRDefault="00E7485B">
            <w:pPr>
              <w:pStyle w:val="a3"/>
              <w:rPr>
                <w:lang w:val="ru-RU"/>
              </w:rPr>
            </w:pPr>
            <w:r>
              <w:rPr>
                <w:lang w:val="ru-RU"/>
              </w:rPr>
              <w:t>1</w:t>
            </w:r>
          </w:p>
        </w:tc>
      </w:tr>
      <w:tr w:rsidR="00E7485B" w14:paraId="1EE43B01" w14:textId="77777777" w:rsidTr="00E7485B">
        <w:trPr>
          <w:jc w:val="center"/>
        </w:trPr>
        <w:tc>
          <w:tcPr>
            <w:tcW w:w="0" w:type="auto"/>
          </w:tcPr>
          <w:p w14:paraId="442E5FA2" w14:textId="53278FC7" w:rsidR="00E7485B" w:rsidRDefault="00E7485B">
            <w:pPr>
              <w:pStyle w:val="a3"/>
              <w:rPr>
                <w:lang w:val="ru-RU"/>
              </w:rPr>
            </w:pPr>
            <w:r>
              <w:rPr>
                <w:lang w:val="ru-RU"/>
              </w:rPr>
              <w:t>3</w:t>
            </w:r>
          </w:p>
        </w:tc>
        <w:tc>
          <w:tcPr>
            <w:tcW w:w="0" w:type="auto"/>
          </w:tcPr>
          <w:p w14:paraId="42179CB9" w14:textId="3B60D269" w:rsidR="00E7485B" w:rsidRDefault="00E7485B">
            <w:pPr>
              <w:pStyle w:val="a3"/>
              <w:rPr>
                <w:lang w:val="ru-RU"/>
              </w:rPr>
            </w:pPr>
            <w:r>
              <w:rPr>
                <w:lang w:val="ru-RU"/>
              </w:rPr>
              <w:t>3</w:t>
            </w:r>
          </w:p>
        </w:tc>
      </w:tr>
      <w:tr w:rsidR="00E7485B" w14:paraId="16AEEBE3" w14:textId="77777777" w:rsidTr="00E7485B">
        <w:trPr>
          <w:jc w:val="center"/>
        </w:trPr>
        <w:tc>
          <w:tcPr>
            <w:tcW w:w="0" w:type="auto"/>
          </w:tcPr>
          <w:p w14:paraId="34B84804" w14:textId="2FC3ACFF" w:rsidR="00E7485B" w:rsidRDefault="00E7485B">
            <w:pPr>
              <w:pStyle w:val="a3"/>
              <w:rPr>
                <w:lang w:val="ru-RU"/>
              </w:rPr>
            </w:pPr>
            <w:r>
              <w:rPr>
                <w:lang w:val="ru-RU"/>
              </w:rPr>
              <w:t>4</w:t>
            </w:r>
          </w:p>
        </w:tc>
        <w:tc>
          <w:tcPr>
            <w:tcW w:w="0" w:type="auto"/>
          </w:tcPr>
          <w:p w14:paraId="1CAF9334" w14:textId="0C74D4E6" w:rsidR="00E7485B" w:rsidRDefault="00E7485B">
            <w:pPr>
              <w:pStyle w:val="a3"/>
              <w:rPr>
                <w:lang w:val="ru-RU"/>
              </w:rPr>
            </w:pPr>
            <w:r>
              <w:rPr>
                <w:lang w:val="ru-RU"/>
              </w:rPr>
              <w:t>6</w:t>
            </w:r>
          </w:p>
        </w:tc>
      </w:tr>
      <w:tr w:rsidR="00E7485B" w14:paraId="5D0D6562" w14:textId="77777777" w:rsidTr="00E7485B">
        <w:trPr>
          <w:jc w:val="center"/>
        </w:trPr>
        <w:tc>
          <w:tcPr>
            <w:tcW w:w="0" w:type="auto"/>
          </w:tcPr>
          <w:p w14:paraId="3C7DDCC7" w14:textId="234BE4C2" w:rsidR="00E7485B" w:rsidRDefault="00E7485B">
            <w:pPr>
              <w:pStyle w:val="a3"/>
              <w:rPr>
                <w:lang w:val="ru-RU"/>
              </w:rPr>
            </w:pPr>
            <w:r>
              <w:rPr>
                <w:lang w:val="ru-RU"/>
              </w:rPr>
              <w:t>5</w:t>
            </w:r>
          </w:p>
        </w:tc>
        <w:tc>
          <w:tcPr>
            <w:tcW w:w="0" w:type="auto"/>
          </w:tcPr>
          <w:p w14:paraId="438B962F" w14:textId="2F443DEB" w:rsidR="00E7485B" w:rsidRDefault="00E7485B">
            <w:pPr>
              <w:pStyle w:val="a3"/>
              <w:rPr>
                <w:lang w:val="ru-RU"/>
              </w:rPr>
            </w:pPr>
            <w:r>
              <w:rPr>
                <w:lang w:val="ru-RU"/>
              </w:rPr>
              <w:t>10</w:t>
            </w:r>
          </w:p>
        </w:tc>
      </w:tr>
      <w:tr w:rsidR="00E7485B" w14:paraId="519EFF8D" w14:textId="77777777" w:rsidTr="00E7485B">
        <w:trPr>
          <w:jc w:val="center"/>
        </w:trPr>
        <w:tc>
          <w:tcPr>
            <w:tcW w:w="0" w:type="auto"/>
          </w:tcPr>
          <w:p w14:paraId="086B50DE" w14:textId="3193B9A6" w:rsidR="00E7485B" w:rsidRDefault="00E7485B">
            <w:pPr>
              <w:pStyle w:val="a3"/>
              <w:rPr>
                <w:lang w:val="ru-RU"/>
              </w:rPr>
            </w:pPr>
            <w:r>
              <w:rPr>
                <w:lang w:val="ru-RU"/>
              </w:rPr>
              <w:t>6</w:t>
            </w:r>
          </w:p>
        </w:tc>
        <w:tc>
          <w:tcPr>
            <w:tcW w:w="0" w:type="auto"/>
          </w:tcPr>
          <w:p w14:paraId="1809F8EB" w14:textId="1A63ECB2" w:rsidR="00E7485B" w:rsidRDefault="00E7485B">
            <w:pPr>
              <w:pStyle w:val="a3"/>
              <w:rPr>
                <w:lang w:val="ru-RU"/>
              </w:rPr>
            </w:pPr>
            <w:r>
              <w:rPr>
                <w:lang w:val="ru-RU"/>
              </w:rPr>
              <w:t>15</w:t>
            </w:r>
          </w:p>
        </w:tc>
      </w:tr>
      <w:tr w:rsidR="00E7485B" w14:paraId="4A937404" w14:textId="77777777" w:rsidTr="00E7485B">
        <w:trPr>
          <w:jc w:val="center"/>
        </w:trPr>
        <w:tc>
          <w:tcPr>
            <w:tcW w:w="0" w:type="auto"/>
          </w:tcPr>
          <w:p w14:paraId="1C3F08EB" w14:textId="0B45E09C" w:rsidR="00E7485B" w:rsidRDefault="00E7485B">
            <w:pPr>
              <w:pStyle w:val="a3"/>
              <w:rPr>
                <w:lang w:val="ru-RU"/>
              </w:rPr>
            </w:pPr>
            <w:r>
              <w:rPr>
                <w:lang w:val="ru-RU"/>
              </w:rPr>
              <w:t>7</w:t>
            </w:r>
          </w:p>
        </w:tc>
        <w:tc>
          <w:tcPr>
            <w:tcW w:w="0" w:type="auto"/>
          </w:tcPr>
          <w:p w14:paraId="3945EC9F" w14:textId="6272E132" w:rsidR="00E7485B" w:rsidRDefault="00E7485B">
            <w:pPr>
              <w:pStyle w:val="a3"/>
              <w:rPr>
                <w:lang w:val="ru-RU"/>
              </w:rPr>
            </w:pPr>
            <w:r>
              <w:rPr>
                <w:lang w:val="ru-RU"/>
              </w:rPr>
              <w:t>21</w:t>
            </w:r>
          </w:p>
        </w:tc>
      </w:tr>
      <w:tr w:rsidR="00E7485B" w14:paraId="59942492" w14:textId="77777777" w:rsidTr="00E7485B">
        <w:trPr>
          <w:jc w:val="center"/>
        </w:trPr>
        <w:tc>
          <w:tcPr>
            <w:tcW w:w="0" w:type="auto"/>
          </w:tcPr>
          <w:p w14:paraId="01EC27CC" w14:textId="12C68935" w:rsidR="00E7485B" w:rsidRDefault="00E7485B">
            <w:pPr>
              <w:pStyle w:val="a3"/>
              <w:rPr>
                <w:lang w:val="ru-RU"/>
              </w:rPr>
            </w:pPr>
            <w:r>
              <w:rPr>
                <w:lang w:val="ru-RU"/>
              </w:rPr>
              <w:t>8</w:t>
            </w:r>
          </w:p>
        </w:tc>
        <w:tc>
          <w:tcPr>
            <w:tcW w:w="0" w:type="auto"/>
          </w:tcPr>
          <w:p w14:paraId="5BBF6BB7" w14:textId="75D5AABC" w:rsidR="00E7485B" w:rsidRDefault="00E7485B">
            <w:pPr>
              <w:pStyle w:val="a3"/>
              <w:rPr>
                <w:lang w:val="ru-RU"/>
              </w:rPr>
            </w:pPr>
            <w:r>
              <w:rPr>
                <w:lang w:val="ru-RU"/>
              </w:rPr>
              <w:t>28</w:t>
            </w:r>
          </w:p>
        </w:tc>
      </w:tr>
    </w:tbl>
    <w:p w14:paraId="1D1CDC42" w14:textId="77777777" w:rsidR="00E7485B" w:rsidRPr="00E7485B" w:rsidRDefault="00E7485B">
      <w:pPr>
        <w:pStyle w:val="a3"/>
        <w:rPr>
          <w:lang w:val="ru-RU"/>
        </w:rPr>
      </w:pPr>
    </w:p>
  </w:footnote>
  <w:footnote w:id="10">
    <w:p w14:paraId="4469AB75" w14:textId="5E1F5522" w:rsidR="00544966" w:rsidRPr="00E86E0F" w:rsidRDefault="00544966">
      <w:pPr>
        <w:pStyle w:val="a3"/>
      </w:pPr>
      <w:r>
        <w:rPr>
          <w:rStyle w:val="a5"/>
        </w:rPr>
        <w:footnoteRef/>
      </w:r>
      <w:r w:rsidRPr="00E86E0F">
        <w:t xml:space="preserve"> </w:t>
      </w:r>
      <w:r w:rsidR="00E86E0F">
        <w:t>Compound</w:t>
      </w:r>
      <w:r w:rsidR="00E86E0F" w:rsidRPr="00E86E0F">
        <w:t xml:space="preserve"> </w:t>
      </w:r>
      <w:r w:rsidR="00E86E0F">
        <w:t>intervals</w:t>
      </w:r>
      <w:r w:rsidR="00E86E0F" w:rsidRPr="00E86E0F">
        <w:t xml:space="preserve"> </w:t>
      </w:r>
      <w:r w:rsidR="00E86E0F">
        <w:t>follow</w:t>
      </w:r>
      <w:r w:rsidR="00E86E0F" w:rsidRPr="00E86E0F">
        <w:t xml:space="preserve"> </w:t>
      </w:r>
      <w:r w:rsidR="00E86E0F">
        <w:t>the</w:t>
      </w:r>
      <w:r w:rsidR="00E86E0F" w:rsidRPr="00E86E0F">
        <w:t xml:space="preserve"> </w:t>
      </w:r>
      <w:r w:rsidR="00E86E0F">
        <w:t>same</w:t>
      </w:r>
      <w:r w:rsidR="00E86E0F" w:rsidRPr="00E86E0F">
        <w:t xml:space="preserve"> </w:t>
      </w:r>
      <w:r w:rsidR="00E86E0F">
        <w:t>rules</w:t>
      </w:r>
      <w:r w:rsidR="00E86E0F" w:rsidRPr="00E86E0F">
        <w:t xml:space="preserve"> </w:t>
      </w:r>
      <w:r w:rsidR="00E86E0F">
        <w:t>as</w:t>
      </w:r>
      <w:r w:rsidR="00E86E0F" w:rsidRPr="00E86E0F">
        <w:t xml:space="preserve"> </w:t>
      </w:r>
      <w:r w:rsidR="00E86E0F">
        <w:t>simple</w:t>
      </w:r>
      <w:r w:rsidR="00E86E0F" w:rsidRPr="00E86E0F">
        <w:t xml:space="preserve"> </w:t>
      </w:r>
      <w:r w:rsidR="00E86E0F">
        <w:t>intervals</w:t>
      </w:r>
      <w:r w:rsidR="00E86E0F" w:rsidRPr="00E86E0F">
        <w:t xml:space="preserve"> (</w:t>
      </w:r>
      <w:r w:rsidR="00E86E0F">
        <w:t>e</w:t>
      </w:r>
      <w:r w:rsidR="00E86E0F" w:rsidRPr="00E86E0F">
        <w:t>.</w:t>
      </w:r>
      <w:r w:rsidR="00E86E0F">
        <w:t>g</w:t>
      </w:r>
      <w:r w:rsidR="00E86E0F" w:rsidRPr="00E86E0F">
        <w:t>. 10</w:t>
      </w:r>
      <w:r w:rsidR="00E86E0F">
        <w:t>th</w:t>
      </w:r>
      <w:r w:rsidR="00E86E0F" w:rsidRPr="00E86E0F">
        <w:t xml:space="preserve"> </w:t>
      </w:r>
      <w:r w:rsidR="00E86E0F">
        <w:t>and</w:t>
      </w:r>
      <w:r w:rsidR="00E86E0F" w:rsidRPr="00E86E0F">
        <w:t xml:space="preserve"> 3</w:t>
      </w:r>
      <w:r w:rsidR="00E86E0F">
        <w:t>rd</w:t>
      </w:r>
      <w:r w:rsidR="00E86E0F" w:rsidRPr="00E86E0F">
        <w:t>)</w:t>
      </w:r>
      <w:r w:rsidRPr="00E86E0F">
        <w:t xml:space="preserve">. </w:t>
      </w:r>
      <w:r w:rsidR="00E86E0F">
        <w:t>Only</w:t>
      </w:r>
      <w:r w:rsidR="00E86E0F" w:rsidRPr="00E86E0F">
        <w:t xml:space="preserve"> </w:t>
      </w:r>
      <w:r w:rsidR="00E86E0F">
        <w:t>unison</w:t>
      </w:r>
      <w:r w:rsidR="00E86E0F" w:rsidRPr="00E86E0F">
        <w:t xml:space="preserve"> and octave, 2</w:t>
      </w:r>
      <w:r w:rsidR="00E86E0F">
        <w:t>nd</w:t>
      </w:r>
      <w:r w:rsidR="00E86E0F" w:rsidRPr="00E86E0F">
        <w:t xml:space="preserve"> </w:t>
      </w:r>
      <w:r w:rsidR="00E86E0F">
        <w:t>and</w:t>
      </w:r>
      <w:r w:rsidR="00E86E0F" w:rsidRPr="00E86E0F">
        <w:t xml:space="preserve"> 9</w:t>
      </w:r>
      <w:r w:rsidR="00E86E0F">
        <w:t>th</w:t>
      </w:r>
      <w:r w:rsidR="00E86E0F" w:rsidRPr="00E86E0F">
        <w:t xml:space="preserve"> </w:t>
      </w:r>
      <w:r w:rsidR="00E86E0F">
        <w:t>have</w:t>
      </w:r>
      <w:r w:rsidR="00E86E0F" w:rsidRPr="00E86E0F">
        <w:t xml:space="preserve"> </w:t>
      </w:r>
      <w:r w:rsidR="006A19A9">
        <w:t xml:space="preserve">different </w:t>
      </w:r>
      <w:r w:rsidR="00E86E0F">
        <w:t>rules.</w:t>
      </w:r>
    </w:p>
  </w:footnote>
  <w:footnote w:id="11">
    <w:p w14:paraId="43BE1690" w14:textId="2A7781FC" w:rsidR="0014772F" w:rsidRPr="00564C7F" w:rsidRDefault="0014772F">
      <w:pPr>
        <w:pStyle w:val="a3"/>
      </w:pPr>
      <w:r>
        <w:rPr>
          <w:rStyle w:val="a5"/>
        </w:rPr>
        <w:footnoteRef/>
      </w:r>
      <w:r w:rsidRPr="00564C7F">
        <w:t xml:space="preserve"> </w:t>
      </w:r>
      <w:r w:rsidR="005E00F3">
        <w:t>You</w:t>
      </w:r>
      <w:r w:rsidR="005E00F3" w:rsidRPr="00564C7F">
        <w:t xml:space="preserve"> </w:t>
      </w:r>
      <w:r w:rsidR="005E00F3">
        <w:t>can</w:t>
      </w:r>
      <w:r w:rsidR="005E00F3" w:rsidRPr="00564C7F">
        <w:t xml:space="preserve"> </w:t>
      </w:r>
      <w:r w:rsidR="005E00F3">
        <w:t>write</w:t>
      </w:r>
      <w:r w:rsidR="005E00F3" w:rsidRPr="00564C7F">
        <w:t xml:space="preserve"> </w:t>
      </w:r>
      <w:r w:rsidR="005E00F3">
        <w:t>three</w:t>
      </w:r>
      <w:r w:rsidR="005E00F3" w:rsidRPr="00564C7F">
        <w:t xml:space="preserve"> </w:t>
      </w:r>
      <w:r w:rsidR="005E00F3">
        <w:t>or</w:t>
      </w:r>
      <w:r w:rsidR="005E00F3" w:rsidRPr="00564C7F">
        <w:t xml:space="preserve"> </w:t>
      </w:r>
      <w:r w:rsidR="005E00F3">
        <w:t>more</w:t>
      </w:r>
      <w:r w:rsidR="005E00F3" w:rsidRPr="00564C7F">
        <w:t xml:space="preserve"> </w:t>
      </w:r>
      <w:r w:rsidR="005E00F3">
        <w:t>sequential</w:t>
      </w:r>
      <w:r w:rsidR="005E00F3" w:rsidRPr="00564C7F">
        <w:t xml:space="preserve"> 6</w:t>
      </w:r>
      <w:r w:rsidR="005E00F3">
        <w:t>th</w:t>
      </w:r>
      <w:r w:rsidR="005E00F3" w:rsidRPr="00564C7F">
        <w:t xml:space="preserve"> </w:t>
      </w:r>
      <w:r w:rsidR="005E00F3">
        <w:t>chords</w:t>
      </w:r>
      <w:r w:rsidR="005E00F3" w:rsidRPr="00564C7F">
        <w:t xml:space="preserve">, </w:t>
      </w:r>
      <w:r w:rsidR="005E00F3">
        <w:t>if</w:t>
      </w:r>
      <w:r w:rsidR="005E00F3" w:rsidRPr="00564C7F">
        <w:t xml:space="preserve"> </w:t>
      </w:r>
      <w:r w:rsidR="005E00F3">
        <w:t>at</w:t>
      </w:r>
      <w:r w:rsidR="005E00F3" w:rsidRPr="00564C7F">
        <w:t xml:space="preserve"> </w:t>
      </w:r>
      <w:r w:rsidR="005E00F3">
        <w:t>least</w:t>
      </w:r>
      <w:r w:rsidR="005E00F3" w:rsidRPr="00564C7F">
        <w:t xml:space="preserve"> </w:t>
      </w:r>
      <w:r w:rsidR="00564C7F">
        <w:t>two</w:t>
      </w:r>
      <w:r w:rsidR="00564C7F" w:rsidRPr="00564C7F">
        <w:t xml:space="preserve"> </w:t>
      </w:r>
      <w:r w:rsidR="00564C7F">
        <w:t>voices</w:t>
      </w:r>
      <w:r w:rsidR="00564C7F" w:rsidRPr="00564C7F">
        <w:t xml:space="preserve"> ha</w:t>
      </w:r>
      <w:r w:rsidR="00564C7F">
        <w:t>ve contrary motion</w:t>
      </w:r>
      <w:r w:rsidR="007C54AD" w:rsidRPr="00564C7F">
        <w:t>:</w:t>
      </w:r>
    </w:p>
    <w:p w14:paraId="5FF895BA" w14:textId="3D26928A" w:rsidR="007C54AD" w:rsidRPr="0014772F" w:rsidRDefault="007C54AD" w:rsidP="007C54AD">
      <w:pPr>
        <w:pStyle w:val="a3"/>
        <w:jc w:val="center"/>
        <w:rPr>
          <w:lang w:val="ru-RU"/>
        </w:rPr>
      </w:pPr>
      <w:r>
        <w:rPr>
          <w:noProof/>
        </w:rPr>
        <w:drawing>
          <wp:inline distT="0" distB="0" distL="0" distR="0" wp14:anchorId="0BD08862" wp14:editId="01C885F2">
            <wp:extent cx="6152515" cy="869950"/>
            <wp:effectExtent l="114300" t="114300" r="114935" b="12065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152515" cy="869950"/>
                    </a:xfrm>
                    <a:prstGeom prst="rect">
                      <a:avLst/>
                    </a:prstGeom>
                    <a:effectLst>
                      <a:glow rad="101600">
                        <a:schemeClr val="accent4">
                          <a:satMod val="175000"/>
                          <a:alpha val="40000"/>
                        </a:schemeClr>
                      </a:glow>
                    </a:effectLst>
                  </pic:spPr>
                </pic:pic>
              </a:graphicData>
            </a:graphic>
          </wp:inline>
        </w:drawing>
      </w:r>
    </w:p>
  </w:footnote>
  <w:footnote w:id="12">
    <w:p w14:paraId="428FC7E4" w14:textId="586FD565" w:rsidR="00171F07" w:rsidRPr="005A7E0C" w:rsidRDefault="00171F07">
      <w:pPr>
        <w:pStyle w:val="a3"/>
      </w:pPr>
      <w:r>
        <w:rPr>
          <w:rStyle w:val="a5"/>
        </w:rPr>
        <w:footnoteRef/>
      </w:r>
      <w:r w:rsidRPr="005A7E0C">
        <w:t xml:space="preserve"> </w:t>
      </w:r>
      <w:bookmarkStart w:id="227" w:name="OLE_LINK64"/>
      <w:bookmarkStart w:id="228" w:name="OLE_LINK65"/>
      <w:r w:rsidR="005A7E0C">
        <w:t>Similarly</w:t>
      </w:r>
      <w:r w:rsidR="005A7E0C" w:rsidRPr="005A7E0C">
        <w:t>, 5</w:t>
      </w:r>
      <w:r w:rsidR="005A7E0C">
        <w:t>ths</w:t>
      </w:r>
      <w:r w:rsidR="005A7E0C" w:rsidRPr="005A7E0C">
        <w:t xml:space="preserve"> </w:t>
      </w:r>
      <w:r w:rsidR="005A7E0C">
        <w:t>between</w:t>
      </w:r>
      <w:r w:rsidR="005A7E0C" w:rsidRPr="005A7E0C">
        <w:t xml:space="preserve"> </w:t>
      </w:r>
      <w:r w:rsidR="005A7E0C">
        <w:t>syncopated</w:t>
      </w:r>
      <w:r w:rsidR="005A7E0C" w:rsidRPr="005A7E0C">
        <w:t xml:space="preserve"> </w:t>
      </w:r>
      <w:r w:rsidR="005A7E0C">
        <w:t>harmonic</w:t>
      </w:r>
      <w:r w:rsidR="005A7E0C" w:rsidRPr="005A7E0C">
        <w:t xml:space="preserve"> </w:t>
      </w:r>
      <w:r w:rsidR="005A7E0C">
        <w:t>notes</w:t>
      </w:r>
      <w:r w:rsidR="005A7E0C" w:rsidRPr="005A7E0C">
        <w:t xml:space="preserve"> </w:t>
      </w:r>
      <w:r w:rsidR="005A7E0C">
        <w:t>on</w:t>
      </w:r>
      <w:r w:rsidR="005A7E0C" w:rsidRPr="005A7E0C">
        <w:t xml:space="preserve"> </w:t>
      </w:r>
      <w:r w:rsidR="005A7E0C">
        <w:t>downbeat</w:t>
      </w:r>
      <w:r w:rsidR="005A7E0C" w:rsidRPr="005A7E0C">
        <w:t xml:space="preserve"> </w:t>
      </w:r>
      <w:r w:rsidR="005A7E0C">
        <w:t>are</w:t>
      </w:r>
      <w:r w:rsidR="005A7E0C" w:rsidRPr="005A7E0C">
        <w:t xml:space="preserve"> </w:t>
      </w:r>
      <w:r w:rsidR="005A7E0C">
        <w:t>allowed</w:t>
      </w:r>
      <w:r w:rsidRPr="005A7E0C">
        <w:t xml:space="preserve"> (</w:t>
      </w:r>
      <w:r w:rsidR="005A7E0C">
        <w:t>but not 8ves</w:t>
      </w:r>
      <w:r w:rsidRPr="005A7E0C">
        <w:t>)</w:t>
      </w:r>
      <w:r w:rsidR="00824B2C" w:rsidRPr="005A7E0C">
        <w:t>:</w:t>
      </w:r>
      <w:bookmarkEnd w:id="227"/>
      <w:bookmarkEnd w:id="228"/>
    </w:p>
    <w:p w14:paraId="77D05EEA" w14:textId="7D82CC43" w:rsidR="00824B2C" w:rsidRDefault="00824B2C" w:rsidP="00824B2C">
      <w:pPr>
        <w:pStyle w:val="a3"/>
        <w:jc w:val="center"/>
        <w:rPr>
          <w:lang w:val="ru-RU"/>
        </w:rPr>
      </w:pPr>
      <w:r>
        <w:rPr>
          <w:noProof/>
        </w:rPr>
        <w:drawing>
          <wp:inline distT="0" distB="0" distL="0" distR="0" wp14:anchorId="704D4C9D" wp14:editId="76C108B1">
            <wp:extent cx="1834662" cy="568197"/>
            <wp:effectExtent l="114300" t="114300" r="108585" b="11811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04101" cy="589702"/>
                    </a:xfrm>
                    <a:prstGeom prst="rect">
                      <a:avLst/>
                    </a:prstGeom>
                    <a:effectLst>
                      <a:glow rad="101600">
                        <a:schemeClr val="accent4">
                          <a:satMod val="175000"/>
                          <a:alpha val="40000"/>
                        </a:schemeClr>
                      </a:glow>
                    </a:effectLst>
                  </pic:spPr>
                </pic:pic>
              </a:graphicData>
            </a:graphic>
          </wp:inline>
        </w:drawing>
      </w:r>
      <w:r>
        <w:rPr>
          <w:noProof/>
        </w:rPr>
        <w:drawing>
          <wp:inline distT="0" distB="0" distL="0" distR="0" wp14:anchorId="605581A1" wp14:editId="3286EEC5">
            <wp:extent cx="1647093" cy="558337"/>
            <wp:effectExtent l="114300" t="114300" r="106045" b="108585"/>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93791" cy="574167"/>
                    </a:xfrm>
                    <a:prstGeom prst="rect">
                      <a:avLst/>
                    </a:prstGeom>
                    <a:effectLst>
                      <a:glow rad="101600">
                        <a:schemeClr val="accent2">
                          <a:satMod val="175000"/>
                          <a:alpha val="40000"/>
                        </a:schemeClr>
                      </a:glow>
                    </a:effectLst>
                  </pic:spPr>
                </pic:pic>
              </a:graphicData>
            </a:graphic>
          </wp:inline>
        </w:drawing>
      </w:r>
    </w:p>
    <w:p w14:paraId="1DE3183C" w14:textId="42815341" w:rsidR="00824B2C" w:rsidRPr="005A7E0C" w:rsidRDefault="005A7E0C" w:rsidP="00824B2C">
      <w:pPr>
        <w:pStyle w:val="a3"/>
      </w:pPr>
      <w:r>
        <w:t>Similarly</w:t>
      </w:r>
      <w:r w:rsidRPr="005A7E0C">
        <w:t xml:space="preserve">, </w:t>
      </w:r>
      <w:r>
        <w:t>close</w:t>
      </w:r>
      <w:r w:rsidRPr="005A7E0C">
        <w:t xml:space="preserve"> 5</w:t>
      </w:r>
      <w:r>
        <w:t>ths</w:t>
      </w:r>
      <w:r w:rsidRPr="005A7E0C">
        <w:t xml:space="preserve"> </w:t>
      </w:r>
      <w:r>
        <w:t>or</w:t>
      </w:r>
      <w:r w:rsidRPr="005A7E0C">
        <w:t xml:space="preserve"> 8</w:t>
      </w:r>
      <w:r>
        <w:t>ves</w:t>
      </w:r>
      <w:r w:rsidRPr="005A7E0C">
        <w:t xml:space="preserve"> </w:t>
      </w:r>
      <w:r>
        <w:t>are</w:t>
      </w:r>
      <w:r w:rsidRPr="005A7E0C">
        <w:t xml:space="preserve"> </w:t>
      </w:r>
      <w:r>
        <w:t>allowed</w:t>
      </w:r>
      <w:r w:rsidRPr="005A7E0C">
        <w:t xml:space="preserve">, </w:t>
      </w:r>
      <w:r>
        <w:t>if</w:t>
      </w:r>
      <w:r w:rsidRPr="005A7E0C">
        <w:t xml:space="preserve"> </w:t>
      </w:r>
      <w:r>
        <w:t>second</w:t>
      </w:r>
      <w:r w:rsidRPr="005A7E0C">
        <w:t xml:space="preserve"> </w:t>
      </w:r>
      <w:r>
        <w:t>interval</w:t>
      </w:r>
      <w:r w:rsidRPr="005A7E0C">
        <w:t xml:space="preserve"> </w:t>
      </w:r>
      <w:r>
        <w:t>is</w:t>
      </w:r>
      <w:r w:rsidRPr="005A7E0C">
        <w:t xml:space="preserve"> </w:t>
      </w:r>
      <w:r>
        <w:t>formed</w:t>
      </w:r>
      <w:r w:rsidRPr="005A7E0C">
        <w:t xml:space="preserve"> </w:t>
      </w:r>
      <w:r>
        <w:t>by</w:t>
      </w:r>
      <w:r w:rsidRPr="005A7E0C">
        <w:t xml:space="preserve"> </w:t>
      </w:r>
      <w:r>
        <w:t>harmonic</w:t>
      </w:r>
      <w:r w:rsidRPr="005A7E0C">
        <w:t xml:space="preserve"> </w:t>
      </w:r>
      <w:r>
        <w:t>note</w:t>
      </w:r>
      <w:r w:rsidRPr="005A7E0C">
        <w:t>, surround</w:t>
      </w:r>
      <w:r>
        <w:t>ed</w:t>
      </w:r>
      <w:r w:rsidRPr="005A7E0C">
        <w:t xml:space="preserve"> </w:t>
      </w:r>
      <w:r>
        <w:t>by</w:t>
      </w:r>
      <w:r w:rsidRPr="005A7E0C">
        <w:t xml:space="preserve"> </w:t>
      </w:r>
      <w:r>
        <w:t>stepwise</w:t>
      </w:r>
      <w:r w:rsidRPr="005A7E0C">
        <w:t xml:space="preserve"> </w:t>
      </w:r>
      <w:r>
        <w:t>motion</w:t>
      </w:r>
      <w:r w:rsidRPr="005A7E0C">
        <w:t xml:space="preserve">, </w:t>
      </w:r>
      <w:r>
        <w:t>resembling</w:t>
      </w:r>
      <w:r w:rsidRPr="005A7E0C">
        <w:t xml:space="preserve"> </w:t>
      </w:r>
      <w:r>
        <w:t>a</w:t>
      </w:r>
      <w:r w:rsidRPr="005A7E0C">
        <w:t xml:space="preserve"> </w:t>
      </w:r>
      <w:r>
        <w:t>passing</w:t>
      </w:r>
      <w:r w:rsidRPr="005A7E0C">
        <w:t xml:space="preserve"> </w:t>
      </w:r>
      <w:ins w:id="229" w:author="Rualark Rualark" w:date="2018-11-05T18:08:00Z">
        <w:r>
          <w:t>or</w:t>
        </w:r>
        <w:r w:rsidRPr="005A7E0C">
          <w:t xml:space="preserve"> </w:t>
        </w:r>
        <w:r>
          <w:t>auxiliary</w:t>
        </w:r>
        <w:r w:rsidRPr="005A7E0C">
          <w:t xml:space="preserve"> </w:t>
        </w:r>
      </w:ins>
      <w:r>
        <w:t>tone</w:t>
      </w:r>
      <w:r w:rsidR="00824B2C" w:rsidRPr="005A7E0C">
        <w:t>:</w:t>
      </w:r>
    </w:p>
    <w:p w14:paraId="13A7048F" w14:textId="48458C32" w:rsidR="00824B2C" w:rsidRPr="00171F07" w:rsidRDefault="00824B2C" w:rsidP="00824B2C">
      <w:pPr>
        <w:pStyle w:val="a3"/>
        <w:jc w:val="center"/>
        <w:rPr>
          <w:lang w:val="ru-RU"/>
        </w:rPr>
      </w:pPr>
      <w:r>
        <w:rPr>
          <w:noProof/>
        </w:rPr>
        <w:drawing>
          <wp:inline distT="0" distB="0" distL="0" distR="0" wp14:anchorId="2F202F0F" wp14:editId="21821434">
            <wp:extent cx="6152515" cy="1162050"/>
            <wp:effectExtent l="114300" t="114300" r="114935" b="11430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52515" cy="1162050"/>
                    </a:xfrm>
                    <a:prstGeom prst="rect">
                      <a:avLst/>
                    </a:prstGeom>
                    <a:effectLst>
                      <a:glow rad="101600">
                        <a:schemeClr val="accent4">
                          <a:satMod val="175000"/>
                          <a:alpha val="40000"/>
                        </a:schemeClr>
                      </a:glow>
                    </a:effectLst>
                  </pic:spPr>
                </pic:pic>
              </a:graphicData>
            </a:graphic>
          </wp:inline>
        </w:drawing>
      </w:r>
    </w:p>
  </w:footnote>
  <w:footnote w:id="13">
    <w:p w14:paraId="2EC5608A" w14:textId="1FA235E3" w:rsidR="008108D4" w:rsidRPr="00DD3139" w:rsidRDefault="008108D4">
      <w:pPr>
        <w:pStyle w:val="a3"/>
      </w:pPr>
      <w:r>
        <w:rPr>
          <w:rStyle w:val="a5"/>
        </w:rPr>
        <w:footnoteRef/>
      </w:r>
      <w:r w:rsidRPr="00DD3139">
        <w:t xml:space="preserve"> </w:t>
      </w:r>
      <w:r w:rsidR="00DD3139">
        <w:t>In</w:t>
      </w:r>
      <w:r w:rsidR="00DD3139" w:rsidRPr="00DD3139">
        <w:t xml:space="preserve"> </w:t>
      </w:r>
      <w:r w:rsidR="00DD3139">
        <w:t>difficult</w:t>
      </w:r>
      <w:r w:rsidR="00DD3139" w:rsidRPr="00DD3139">
        <w:t xml:space="preserve"> </w:t>
      </w:r>
      <w:r w:rsidR="00DD3139">
        <w:t>cases</w:t>
      </w:r>
      <w:r w:rsidR="00DD3139" w:rsidRPr="00DD3139">
        <w:t xml:space="preserve"> </w:t>
      </w:r>
      <w:r w:rsidR="00DD3139">
        <w:t>this</w:t>
      </w:r>
      <w:r w:rsidR="00DD3139" w:rsidRPr="00DD3139">
        <w:t xml:space="preserve"> </w:t>
      </w:r>
      <w:r w:rsidR="00DD3139">
        <w:t>exception</w:t>
      </w:r>
      <w:r w:rsidR="00DD3139" w:rsidRPr="00DD3139">
        <w:t xml:space="preserve"> </w:t>
      </w:r>
      <w:r w:rsidR="00DD3139">
        <w:t>can</w:t>
      </w:r>
      <w:r w:rsidR="00DD3139" w:rsidRPr="00DD3139">
        <w:t xml:space="preserve"> </w:t>
      </w:r>
      <w:r w:rsidR="00DD3139">
        <w:t>also</w:t>
      </w:r>
      <w:r w:rsidR="00DD3139" w:rsidRPr="00DD3139">
        <w:t xml:space="preserve"> </w:t>
      </w:r>
      <w:r w:rsidR="00DD3139">
        <w:t>be</w:t>
      </w:r>
      <w:r w:rsidR="00DD3139" w:rsidRPr="00DD3139">
        <w:t xml:space="preserve"> </w:t>
      </w:r>
      <w:r w:rsidR="00DD3139">
        <w:t>used</w:t>
      </w:r>
      <w:r w:rsidR="00DD3139" w:rsidRPr="00DD3139">
        <w:t xml:space="preserve"> </w:t>
      </w:r>
      <w:r w:rsidR="00DD3139">
        <w:t>in</w:t>
      </w:r>
      <w:r w:rsidR="00DD3139" w:rsidRPr="00DD3139">
        <w:t xml:space="preserve"> 4 </w:t>
      </w:r>
      <w:r w:rsidR="00DD3139">
        <w:t>voices</w:t>
      </w:r>
      <w:r w:rsidRPr="00DD3139">
        <w:t>.</w:t>
      </w:r>
    </w:p>
  </w:footnote>
  <w:footnote w:id="14">
    <w:p w14:paraId="069F98A5" w14:textId="751B85A2" w:rsidR="006552C6" w:rsidRPr="00DD3139" w:rsidRDefault="006552C6">
      <w:pPr>
        <w:pStyle w:val="a3"/>
      </w:pPr>
      <w:r>
        <w:rPr>
          <w:rStyle w:val="a5"/>
        </w:rPr>
        <w:footnoteRef/>
      </w:r>
      <w:r w:rsidRPr="00DD3139">
        <w:t xml:space="preserve"> </w:t>
      </w:r>
      <w:r w:rsidR="00DD3139">
        <w:t>This</w:t>
      </w:r>
      <w:r w:rsidR="00DD3139" w:rsidRPr="00DD3139">
        <w:t xml:space="preserve"> </w:t>
      </w:r>
      <w:r w:rsidR="00DD3139">
        <w:t>means</w:t>
      </w:r>
      <w:r w:rsidR="00DD3139" w:rsidRPr="00DD3139">
        <w:t xml:space="preserve"> </w:t>
      </w:r>
      <w:r w:rsidR="00DD3139">
        <w:t>between</w:t>
      </w:r>
      <w:r w:rsidR="00DD3139" w:rsidRPr="00DD3139">
        <w:t xml:space="preserve"> </w:t>
      </w:r>
      <w:r w:rsidR="00DD3139">
        <w:t>two internal voices or between one</w:t>
      </w:r>
      <w:r w:rsidR="00DD3139" w:rsidRPr="00DD3139">
        <w:t xml:space="preserve"> </w:t>
      </w:r>
      <w:r w:rsidR="00DD3139">
        <w:t>internal</w:t>
      </w:r>
      <w:r w:rsidR="00DD3139" w:rsidRPr="00DD3139">
        <w:t xml:space="preserve"> </w:t>
      </w:r>
      <w:r w:rsidR="00DD3139">
        <w:t>voice</w:t>
      </w:r>
      <w:r w:rsidR="00DD3139" w:rsidRPr="00DD3139">
        <w:t xml:space="preserve"> </w:t>
      </w:r>
      <w:r w:rsidR="00DD3139">
        <w:t>and</w:t>
      </w:r>
      <w:r w:rsidR="00DD3139" w:rsidRPr="00DD3139">
        <w:t xml:space="preserve"> </w:t>
      </w:r>
      <w:r w:rsidR="00DD3139">
        <w:t>one external voice</w:t>
      </w:r>
      <w:r w:rsidRPr="00DD3139">
        <w:t>.</w:t>
      </w:r>
    </w:p>
  </w:footnote>
  <w:footnote w:id="15">
    <w:p w14:paraId="16A411DC" w14:textId="762A94AD" w:rsidR="00540CF0" w:rsidRDefault="00540CF0" w:rsidP="00FF6F9F">
      <w:pPr>
        <w:pStyle w:val="a3"/>
        <w:keepNext/>
        <w:rPr>
          <w:lang w:val="ru-RU"/>
        </w:rPr>
      </w:pPr>
      <w:r>
        <w:rPr>
          <w:rStyle w:val="a5"/>
        </w:rPr>
        <w:footnoteRef/>
      </w:r>
      <w:r w:rsidRPr="0062437F">
        <w:t xml:space="preserve"> </w:t>
      </w:r>
      <w:r w:rsidR="0062437F">
        <w:t>If</w:t>
      </w:r>
      <w:r w:rsidR="0062437F" w:rsidRPr="0062437F">
        <w:t xml:space="preserve"> </w:t>
      </w:r>
      <w:r w:rsidR="0062437F">
        <w:t>only</w:t>
      </w:r>
      <w:r w:rsidR="0062437F" w:rsidRPr="0062437F">
        <w:t xml:space="preserve"> </w:t>
      </w:r>
      <w:r w:rsidR="0062437F">
        <w:t>lower</w:t>
      </w:r>
      <w:r w:rsidR="0062437F" w:rsidRPr="0062437F">
        <w:t xml:space="preserve"> </w:t>
      </w:r>
      <w:r w:rsidR="0062437F">
        <w:t>voice</w:t>
      </w:r>
      <w:r w:rsidR="0062437F" w:rsidRPr="0062437F">
        <w:t xml:space="preserve"> </w:t>
      </w:r>
      <w:r w:rsidR="0062437F">
        <w:t>is</w:t>
      </w:r>
      <w:r w:rsidR="0062437F" w:rsidRPr="0062437F">
        <w:t xml:space="preserve"> </w:t>
      </w:r>
      <w:r w:rsidR="0062437F">
        <w:t>moving</w:t>
      </w:r>
      <w:r w:rsidR="0062437F" w:rsidRPr="0062437F">
        <w:t xml:space="preserve"> </w:t>
      </w:r>
      <w:r w:rsidR="0062437F">
        <w:t>stepwise</w:t>
      </w:r>
      <w:r w:rsidR="0062437F" w:rsidRPr="0062437F">
        <w:t xml:space="preserve">, </w:t>
      </w:r>
      <w:r w:rsidR="0062437F">
        <w:t>then</w:t>
      </w:r>
      <w:r w:rsidR="0062437F" w:rsidRPr="0062437F">
        <w:t xml:space="preserve"> </w:t>
      </w:r>
      <w:r w:rsidR="0062437F">
        <w:t>similar</w:t>
      </w:r>
      <w:r w:rsidR="0062437F" w:rsidRPr="0062437F">
        <w:t xml:space="preserve"> </w:t>
      </w:r>
      <w:r w:rsidR="0062437F">
        <w:t>motion</w:t>
      </w:r>
      <w:r w:rsidR="0062437F" w:rsidRPr="0062437F">
        <w:t xml:space="preserve"> </w:t>
      </w:r>
      <w:r w:rsidR="0062437F">
        <w:t>to</w:t>
      </w:r>
      <w:r w:rsidR="0062437F" w:rsidRPr="0062437F">
        <w:t xml:space="preserve"> 5</w:t>
      </w:r>
      <w:r w:rsidR="0062437F">
        <w:t>th</w:t>
      </w:r>
      <w:r w:rsidR="0062437F" w:rsidRPr="0062437F">
        <w:t xml:space="preserve"> </w:t>
      </w:r>
      <w:r w:rsidR="0062437F">
        <w:t>on</w:t>
      </w:r>
      <w:r w:rsidR="0062437F" w:rsidRPr="0062437F">
        <w:t xml:space="preserve"> </w:t>
      </w:r>
      <w:r w:rsidR="0062437F">
        <w:t>secondary</w:t>
      </w:r>
      <w:r w:rsidR="0062437F" w:rsidRPr="0062437F">
        <w:t xml:space="preserve"> </w:t>
      </w:r>
      <w:r w:rsidR="0062437F">
        <w:t>degrees</w:t>
      </w:r>
      <w:r w:rsidR="0062437F" w:rsidRPr="0062437F">
        <w:t xml:space="preserve"> (</w:t>
      </w:r>
      <w:r w:rsidR="0062437F">
        <w:t>II</w:t>
      </w:r>
      <w:r w:rsidR="0062437F" w:rsidRPr="0062437F">
        <w:t xml:space="preserve">, </w:t>
      </w:r>
      <w:r w:rsidR="0062437F">
        <w:t>III</w:t>
      </w:r>
      <w:r w:rsidR="0062437F" w:rsidRPr="0062437F">
        <w:t xml:space="preserve">, </w:t>
      </w:r>
      <w:r w:rsidR="0062437F">
        <w:t>VI</w:t>
      </w:r>
      <w:r w:rsidR="0062437F" w:rsidRPr="0062437F">
        <w:t xml:space="preserve">) </w:t>
      </w:r>
      <w:r w:rsidR="0062437F">
        <w:t>should</w:t>
      </w:r>
      <w:r w:rsidR="0062437F" w:rsidRPr="0062437F">
        <w:t xml:space="preserve"> </w:t>
      </w:r>
      <w:r w:rsidR="0062437F">
        <w:t>be</w:t>
      </w:r>
      <w:r w:rsidR="0062437F" w:rsidRPr="0062437F">
        <w:t xml:space="preserve"> </w:t>
      </w:r>
      <w:r w:rsidR="0062437F">
        <w:t>avoided</w:t>
      </w:r>
      <w:r w:rsidR="0062437F" w:rsidRPr="0062437F">
        <w:t xml:space="preserve"> </w:t>
      </w:r>
      <w:r w:rsidR="0062437F">
        <w:t>in</w:t>
      </w:r>
      <w:r w:rsidR="0062437F" w:rsidRPr="0062437F">
        <w:t xml:space="preserve"> 5 </w:t>
      </w:r>
      <w:r w:rsidR="0062437F">
        <w:t>voices</w:t>
      </w:r>
      <w:r w:rsidR="0062437F" w:rsidRPr="0062437F">
        <w:t>.</w:t>
      </w:r>
      <w:r w:rsidR="0062437F">
        <w:t xml:space="preserve"> Also</w:t>
      </w:r>
      <w:r w:rsidR="0062437F" w:rsidRPr="0062437F">
        <w:rPr>
          <w:lang w:val="ru-RU"/>
        </w:rPr>
        <w:t xml:space="preserve">, </w:t>
      </w:r>
      <w:r w:rsidR="0062437F">
        <w:t>similar</w:t>
      </w:r>
      <w:r w:rsidR="0062437F" w:rsidRPr="0062437F">
        <w:rPr>
          <w:lang w:val="ru-RU"/>
        </w:rPr>
        <w:t xml:space="preserve"> </w:t>
      </w:r>
      <w:r w:rsidR="0062437F">
        <w:t>motion</w:t>
      </w:r>
      <w:r w:rsidR="0062437F" w:rsidRPr="0062437F">
        <w:rPr>
          <w:lang w:val="ru-RU"/>
        </w:rPr>
        <w:t xml:space="preserve"> </w:t>
      </w:r>
      <w:r w:rsidR="0062437F">
        <w:t>to</w:t>
      </w:r>
      <w:r w:rsidR="0062437F" w:rsidRPr="0062437F">
        <w:rPr>
          <w:lang w:val="ru-RU"/>
        </w:rPr>
        <w:t xml:space="preserve"> </w:t>
      </w:r>
      <w:r w:rsidR="007866B8">
        <w:t>8ve</w:t>
      </w:r>
      <w:r w:rsidR="0062437F" w:rsidRPr="0062437F">
        <w:rPr>
          <w:lang w:val="ru-RU"/>
        </w:rPr>
        <w:t xml:space="preserve"> </w:t>
      </w:r>
      <w:r w:rsidR="0062437F">
        <w:t>down</w:t>
      </w:r>
      <w:r w:rsidR="0062437F" w:rsidRPr="0062437F">
        <w:rPr>
          <w:lang w:val="ru-RU"/>
        </w:rPr>
        <w:t xml:space="preserve"> </w:t>
      </w:r>
      <w:r w:rsidR="0062437F">
        <w:t>should</w:t>
      </w:r>
      <w:r w:rsidR="0062437F" w:rsidRPr="0062437F">
        <w:rPr>
          <w:lang w:val="ru-RU"/>
        </w:rPr>
        <w:t xml:space="preserve"> </w:t>
      </w:r>
      <w:r w:rsidR="0062437F">
        <w:t>be</w:t>
      </w:r>
      <w:r w:rsidR="0062437F" w:rsidRPr="0062437F">
        <w:rPr>
          <w:lang w:val="ru-RU"/>
        </w:rPr>
        <w:t xml:space="preserve"> </w:t>
      </w:r>
      <w:r w:rsidR="0062437F">
        <w:t>avoided</w:t>
      </w:r>
      <w:r w:rsidR="0062437F">
        <w:rPr>
          <w:lang w:val="ru-RU"/>
        </w:rPr>
        <w:t>:</w:t>
      </w:r>
    </w:p>
    <w:p w14:paraId="0A54396D" w14:textId="2CD8B1E1" w:rsidR="00341322" w:rsidRPr="00540CF0" w:rsidRDefault="00341322" w:rsidP="00341322">
      <w:pPr>
        <w:pStyle w:val="a3"/>
        <w:jc w:val="center"/>
        <w:rPr>
          <w:lang w:val="ru-RU"/>
        </w:rPr>
      </w:pPr>
      <w:r>
        <w:rPr>
          <w:noProof/>
        </w:rPr>
        <w:drawing>
          <wp:inline distT="0" distB="0" distL="0" distR="0" wp14:anchorId="102CBF69" wp14:editId="17C34A9D">
            <wp:extent cx="6172494" cy="889339"/>
            <wp:effectExtent l="114300" t="114300" r="114300" b="12065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88977" cy="963754"/>
                    </a:xfrm>
                    <a:prstGeom prst="rect">
                      <a:avLst/>
                    </a:prstGeom>
                    <a:effectLst>
                      <a:glow rad="101600">
                        <a:schemeClr val="accent4">
                          <a:satMod val="175000"/>
                          <a:alpha val="40000"/>
                        </a:schemeClr>
                      </a:glow>
                    </a:effectLst>
                  </pic:spPr>
                </pic:pic>
              </a:graphicData>
            </a:graphic>
          </wp:inline>
        </w:drawing>
      </w:r>
    </w:p>
  </w:footnote>
  <w:footnote w:id="16">
    <w:p w14:paraId="531BAC35" w14:textId="2FDAF6A8" w:rsidR="008B1587" w:rsidRPr="0062437F" w:rsidRDefault="008B1587">
      <w:pPr>
        <w:pStyle w:val="a3"/>
      </w:pPr>
      <w:r>
        <w:rPr>
          <w:rStyle w:val="a5"/>
        </w:rPr>
        <w:footnoteRef/>
      </w:r>
      <w:r w:rsidRPr="0062437F">
        <w:t xml:space="preserve"> </w:t>
      </w:r>
      <w:r w:rsidR="0062437F">
        <w:t>Exception</w:t>
      </w:r>
      <w:r w:rsidR="0062437F" w:rsidRPr="0062437F">
        <w:t xml:space="preserve">: </w:t>
      </w:r>
      <w:r w:rsidR="0062437F">
        <w:t>two</w:t>
      </w:r>
      <w:r w:rsidR="0062437F" w:rsidRPr="0062437F">
        <w:t xml:space="preserve"> </w:t>
      </w:r>
      <w:r w:rsidR="0062437F">
        <w:t>sequential</w:t>
      </w:r>
      <w:r w:rsidR="0062437F" w:rsidRPr="0062437F">
        <w:t xml:space="preserve"> 2</w:t>
      </w:r>
      <w:r w:rsidR="0062437F">
        <w:t>nds</w:t>
      </w:r>
      <w:r w:rsidR="0062437F" w:rsidRPr="0062437F">
        <w:t xml:space="preserve"> </w:t>
      </w:r>
      <w:r w:rsidR="0062437F">
        <w:t>are</w:t>
      </w:r>
      <w:r w:rsidR="0062437F" w:rsidRPr="0062437F">
        <w:t xml:space="preserve"> </w:t>
      </w:r>
      <w:r w:rsidR="0052744D">
        <w:t>allowed</w:t>
      </w:r>
      <w:r w:rsidR="0062437F" w:rsidRPr="0062437F">
        <w:t xml:space="preserve"> </w:t>
      </w:r>
      <w:r w:rsidR="0062437F">
        <w:t>if</w:t>
      </w:r>
      <w:r w:rsidR="0062437F" w:rsidRPr="0062437F">
        <w:t xml:space="preserve"> </w:t>
      </w:r>
      <w:r w:rsidR="0062437F">
        <w:t>second</w:t>
      </w:r>
      <w:r w:rsidR="0062437F" w:rsidRPr="0062437F">
        <w:t xml:space="preserve"> </w:t>
      </w:r>
      <w:r w:rsidR="0062437F">
        <w:t>interval</w:t>
      </w:r>
      <w:r w:rsidR="0062437F" w:rsidRPr="0062437F">
        <w:t xml:space="preserve"> </w:t>
      </w:r>
      <w:r w:rsidR="0062437F">
        <w:t>is</w:t>
      </w:r>
      <w:r w:rsidR="0062437F" w:rsidRPr="0062437F">
        <w:t xml:space="preserve"> </w:t>
      </w:r>
      <w:r w:rsidR="0062437F">
        <w:t>a</w:t>
      </w:r>
      <w:r w:rsidR="0062437F" w:rsidRPr="0062437F">
        <w:t xml:space="preserve"> </w:t>
      </w:r>
      <w:r w:rsidR="0062437F">
        <w:t>major</w:t>
      </w:r>
      <w:r w:rsidR="0062437F" w:rsidRPr="0062437F">
        <w:t xml:space="preserve"> 2</w:t>
      </w:r>
      <w:r w:rsidR="0062437F">
        <w:t>nd</w:t>
      </w:r>
      <w:r w:rsidR="0062437F" w:rsidRPr="0062437F">
        <w:t xml:space="preserve"> (</w:t>
      </w:r>
      <w:r w:rsidR="0062437F">
        <w:t>and</w:t>
      </w:r>
      <w:r w:rsidR="0062437F" w:rsidRPr="0062437F">
        <w:t xml:space="preserve"> </w:t>
      </w:r>
      <w:r w:rsidR="0062437F">
        <w:t>never</w:t>
      </w:r>
      <w:r w:rsidR="0062437F" w:rsidRPr="0062437F">
        <w:t xml:space="preserve"> </w:t>
      </w:r>
      <w:r w:rsidR="0062437F">
        <w:t>if</w:t>
      </w:r>
      <w:r w:rsidR="0062437F" w:rsidRPr="0062437F">
        <w:t xml:space="preserve"> </w:t>
      </w:r>
      <w:r w:rsidR="0062437F">
        <w:t>it</w:t>
      </w:r>
      <w:r w:rsidR="0062437F" w:rsidRPr="0062437F">
        <w:t xml:space="preserve"> </w:t>
      </w:r>
      <w:r w:rsidR="0062437F">
        <w:t>is</w:t>
      </w:r>
      <w:r w:rsidR="0062437F" w:rsidRPr="0062437F">
        <w:t xml:space="preserve"> </w:t>
      </w:r>
      <w:r w:rsidR="0062437F">
        <w:t>minor</w:t>
      </w:r>
      <w:r w:rsidR="0062437F" w:rsidRPr="0062437F">
        <w:t xml:space="preserve"> 2</w:t>
      </w:r>
      <w:r w:rsidR="0062437F">
        <w:t>nd</w:t>
      </w:r>
      <w:r w:rsidR="0062437F" w:rsidRPr="0062437F">
        <w:t>)</w:t>
      </w:r>
      <w:r w:rsidRPr="0062437F">
        <w:t>.</w:t>
      </w:r>
    </w:p>
  </w:footnote>
  <w:footnote w:id="17">
    <w:p w14:paraId="752DB1EE" w14:textId="1C80370B" w:rsidR="000D3BDF" w:rsidRPr="002E5016" w:rsidRDefault="000D3BDF">
      <w:pPr>
        <w:pStyle w:val="a3"/>
      </w:pPr>
      <w:r>
        <w:rPr>
          <w:rStyle w:val="a5"/>
        </w:rPr>
        <w:footnoteRef/>
      </w:r>
      <w:r w:rsidRPr="002E5016">
        <w:t xml:space="preserve"> </w:t>
      </w:r>
      <w:r w:rsidR="00271D00">
        <w:t>Similar</w:t>
      </w:r>
      <w:r w:rsidR="00271D00" w:rsidRPr="002E5016">
        <w:t xml:space="preserve"> </w:t>
      </w:r>
      <w:r w:rsidR="00271D00">
        <w:t>motion</w:t>
      </w:r>
      <w:r w:rsidR="00271D00" w:rsidRPr="002E5016">
        <w:t xml:space="preserve"> </w:t>
      </w:r>
      <w:r w:rsidR="00271D00">
        <w:t>to</w:t>
      </w:r>
      <w:r w:rsidR="00271D00" w:rsidRPr="002E5016">
        <w:t xml:space="preserve"> </w:t>
      </w:r>
      <w:r w:rsidR="00271D00">
        <w:t>major</w:t>
      </w:r>
      <w:r w:rsidR="00271D00" w:rsidRPr="002E5016">
        <w:t xml:space="preserve"> </w:t>
      </w:r>
      <w:r w:rsidR="00271D00">
        <w:t>second</w:t>
      </w:r>
      <w:r w:rsidR="00271D00" w:rsidRPr="002E5016">
        <w:t xml:space="preserve"> </w:t>
      </w:r>
      <w:r w:rsidR="00271D00">
        <w:t>is</w:t>
      </w:r>
      <w:r w:rsidR="00271D00" w:rsidRPr="002E5016">
        <w:t xml:space="preserve"> </w:t>
      </w:r>
      <w:r w:rsidR="00271D00">
        <w:t>acceptable</w:t>
      </w:r>
      <w:r w:rsidR="00271D00" w:rsidRPr="002E5016">
        <w:t xml:space="preserve">, </w:t>
      </w:r>
      <w:r w:rsidR="00271D00">
        <w:t>if</w:t>
      </w:r>
      <w:r w:rsidR="00271D00" w:rsidRPr="002E5016">
        <w:t xml:space="preserve"> </w:t>
      </w:r>
      <w:r w:rsidR="00271D00">
        <w:t>o</w:t>
      </w:r>
      <w:r w:rsidR="00271D00" w:rsidRPr="00271D00">
        <w:t>ne</w:t>
      </w:r>
      <w:r w:rsidR="00271D00" w:rsidRPr="002E5016">
        <w:t xml:space="preserve"> </w:t>
      </w:r>
      <w:r w:rsidR="00271D00" w:rsidRPr="00271D00">
        <w:t>of</w:t>
      </w:r>
      <w:r w:rsidR="00271D00" w:rsidRPr="002E5016">
        <w:t xml:space="preserve"> </w:t>
      </w:r>
      <w:r w:rsidR="00271D00" w:rsidRPr="00271D00">
        <w:t>note</w:t>
      </w:r>
      <w:r w:rsidR="00271D00">
        <w:t>s</w:t>
      </w:r>
      <w:r w:rsidR="00271D00" w:rsidRPr="002E5016">
        <w:t xml:space="preserve"> </w:t>
      </w:r>
      <w:r w:rsidR="00271D00">
        <w:t>of</w:t>
      </w:r>
      <w:r w:rsidR="00271D00" w:rsidRPr="002E5016">
        <w:t xml:space="preserve"> </w:t>
      </w:r>
      <w:r w:rsidR="00271D00">
        <w:t>this</w:t>
      </w:r>
      <w:r w:rsidR="00271D00" w:rsidRPr="002E5016">
        <w:t xml:space="preserve"> </w:t>
      </w:r>
      <w:r w:rsidR="00271D00">
        <w:t>interval</w:t>
      </w:r>
      <w:r w:rsidR="00271D00" w:rsidRPr="002E5016">
        <w:t xml:space="preserve"> </w:t>
      </w:r>
      <w:r w:rsidR="00271D00">
        <w:t>sounded</w:t>
      </w:r>
      <w:r w:rsidR="00271D00" w:rsidRPr="002E5016">
        <w:t xml:space="preserve"> </w:t>
      </w:r>
      <w:r w:rsidR="00271D00">
        <w:t>immediately</w:t>
      </w:r>
      <w:r w:rsidR="00271D00" w:rsidRPr="002E5016">
        <w:t xml:space="preserve"> </w:t>
      </w:r>
      <w:r w:rsidR="00271D00">
        <w:t>before</w:t>
      </w:r>
      <w:r w:rsidR="00271D00" w:rsidRPr="002E5016">
        <w:t xml:space="preserve"> </w:t>
      </w:r>
      <w:r w:rsidR="00271D00">
        <w:t>this</w:t>
      </w:r>
      <w:r w:rsidR="00271D00" w:rsidRPr="002E5016">
        <w:t xml:space="preserve"> </w:t>
      </w:r>
      <w:r w:rsidR="00271D00">
        <w:t>second</w:t>
      </w:r>
      <w:r w:rsidRPr="002E5016">
        <w:t>:</w:t>
      </w:r>
    </w:p>
    <w:p w14:paraId="4DC3CE5D" w14:textId="4D16952F" w:rsidR="000D3BDF" w:rsidRPr="000D3BDF" w:rsidRDefault="000D3BDF" w:rsidP="000D3BDF">
      <w:pPr>
        <w:pStyle w:val="a3"/>
        <w:jc w:val="center"/>
        <w:rPr>
          <w:lang w:val="ru-RU"/>
        </w:rPr>
      </w:pPr>
      <w:r>
        <w:rPr>
          <w:noProof/>
        </w:rPr>
        <w:drawing>
          <wp:inline distT="0" distB="0" distL="0" distR="0" wp14:anchorId="766614BF" wp14:editId="4FD6CC3B">
            <wp:extent cx="1482969" cy="393441"/>
            <wp:effectExtent l="0" t="0" r="3175" b="6985"/>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7413" cy="405232"/>
                    </a:xfrm>
                    <a:prstGeom prst="rect">
                      <a:avLst/>
                    </a:prstGeom>
                    <a:effectLst/>
                  </pic:spPr>
                </pic:pic>
              </a:graphicData>
            </a:graphic>
          </wp:inline>
        </w:drawing>
      </w:r>
    </w:p>
  </w:footnote>
  <w:footnote w:id="18">
    <w:p w14:paraId="259875DD" w14:textId="2C5C95A2" w:rsidR="00696E93" w:rsidRPr="00066A55" w:rsidRDefault="00696E93">
      <w:pPr>
        <w:pStyle w:val="a3"/>
      </w:pPr>
      <w:r>
        <w:rPr>
          <w:rStyle w:val="a5"/>
        </w:rPr>
        <w:footnoteRef/>
      </w:r>
      <w:r w:rsidRPr="00066A55">
        <w:t xml:space="preserve"> </w:t>
      </w:r>
      <w:r w:rsidR="00066A55">
        <w:t>Voice</w:t>
      </w:r>
      <w:r w:rsidR="00066A55" w:rsidRPr="00066A55">
        <w:t xml:space="preserve"> </w:t>
      </w:r>
      <w:r w:rsidR="00066A55">
        <w:t>crossing</w:t>
      </w:r>
      <w:r w:rsidR="00066A55" w:rsidRPr="00066A55">
        <w:t xml:space="preserve"> </w:t>
      </w:r>
      <w:r w:rsidR="00066A55">
        <w:t>is</w:t>
      </w:r>
      <w:r w:rsidR="00066A55" w:rsidRPr="00066A55">
        <w:t xml:space="preserve"> </w:t>
      </w:r>
      <w:r w:rsidR="00066A55">
        <w:t>acceptable</w:t>
      </w:r>
      <w:r w:rsidR="00066A55" w:rsidRPr="00066A55">
        <w:t xml:space="preserve"> </w:t>
      </w:r>
      <w:r w:rsidR="00066A55">
        <w:t>during</w:t>
      </w:r>
      <w:r w:rsidR="00066A55" w:rsidRPr="00066A55">
        <w:t xml:space="preserve"> </w:t>
      </w:r>
      <w:r w:rsidR="00066A55">
        <w:t>similar</w:t>
      </w:r>
      <w:r w:rsidR="00066A55" w:rsidRPr="00066A55">
        <w:t xml:space="preserve"> </w:t>
      </w:r>
      <w:r w:rsidR="00066A55">
        <w:t>motion</w:t>
      </w:r>
      <w:r w:rsidR="00066A55" w:rsidRPr="00066A55">
        <w:t xml:space="preserve"> </w:t>
      </w:r>
      <w:r w:rsidR="00066A55">
        <w:t>of</w:t>
      </w:r>
      <w:r w:rsidR="00066A55" w:rsidRPr="00066A55">
        <w:t xml:space="preserve"> </w:t>
      </w:r>
      <w:r w:rsidR="00066A55">
        <w:t>the</w:t>
      </w:r>
      <w:r w:rsidR="00066A55" w:rsidRPr="00066A55">
        <w:t xml:space="preserve"> </w:t>
      </w:r>
      <w:r w:rsidR="00066A55">
        <w:t>voices</w:t>
      </w:r>
      <w:r w:rsidR="00066A55" w:rsidRPr="00066A55">
        <w:t>, i</w:t>
      </w:r>
      <w:r w:rsidR="00066A55">
        <w:t>f</w:t>
      </w:r>
      <w:r w:rsidR="00066A55" w:rsidRPr="00066A55">
        <w:t xml:space="preserve"> </w:t>
      </w:r>
      <w:r w:rsidR="00066A55">
        <w:t>at</w:t>
      </w:r>
      <w:r w:rsidR="00066A55" w:rsidRPr="00066A55">
        <w:t xml:space="preserve"> </w:t>
      </w:r>
      <w:r w:rsidR="00066A55">
        <w:t>least</w:t>
      </w:r>
      <w:r w:rsidR="00066A55" w:rsidRPr="00066A55">
        <w:t xml:space="preserve"> </w:t>
      </w:r>
      <w:r w:rsidR="00066A55">
        <w:t>one</w:t>
      </w:r>
      <w:r w:rsidR="00066A55" w:rsidRPr="00066A55">
        <w:t xml:space="preserve"> </w:t>
      </w:r>
      <w:r w:rsidR="00066A55">
        <w:t>voice</w:t>
      </w:r>
      <w:r w:rsidR="00066A55" w:rsidRPr="00066A55">
        <w:t xml:space="preserve"> </w:t>
      </w:r>
      <w:r w:rsidR="00066A55">
        <w:t>moves</w:t>
      </w:r>
      <w:r w:rsidR="00066A55" w:rsidRPr="00066A55">
        <w:t xml:space="preserve"> </w:t>
      </w:r>
      <w:r w:rsidR="00066A55">
        <w:t>stepwise</w:t>
      </w:r>
      <w:r w:rsidRPr="00066A55">
        <w:t>:</w:t>
      </w:r>
    </w:p>
    <w:p w14:paraId="2F716D27" w14:textId="659BC2A7" w:rsidR="00696E93" w:rsidRPr="00696E93" w:rsidRDefault="00696E93" w:rsidP="00696E93">
      <w:pPr>
        <w:pStyle w:val="a3"/>
        <w:jc w:val="center"/>
        <w:rPr>
          <w:lang w:val="ru-RU"/>
        </w:rPr>
      </w:pPr>
      <w:r>
        <w:rPr>
          <w:noProof/>
        </w:rPr>
        <w:drawing>
          <wp:inline distT="0" distB="0" distL="0" distR="0" wp14:anchorId="23876719" wp14:editId="0F5FA66B">
            <wp:extent cx="1869831" cy="389548"/>
            <wp:effectExtent l="114300" t="114300" r="111760" b="106045"/>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15951" cy="399156"/>
                    </a:xfrm>
                    <a:prstGeom prst="rect">
                      <a:avLst/>
                    </a:prstGeom>
                    <a:effectLst>
                      <a:glow rad="101600">
                        <a:schemeClr val="accent4">
                          <a:satMod val="175000"/>
                          <a:alpha val="40000"/>
                        </a:schemeClr>
                      </a:glow>
                    </a:effectLst>
                  </pic:spPr>
                </pic:pic>
              </a:graphicData>
            </a:graphic>
          </wp:inline>
        </w:drawing>
      </w:r>
    </w:p>
  </w:footnote>
  <w:footnote w:id="19">
    <w:p w14:paraId="605BC20C" w14:textId="3531B60C" w:rsidR="00F752C7" w:rsidRPr="00066A55" w:rsidRDefault="00F752C7">
      <w:pPr>
        <w:pStyle w:val="a3"/>
      </w:pPr>
      <w:r>
        <w:rPr>
          <w:rStyle w:val="a5"/>
        </w:rPr>
        <w:footnoteRef/>
      </w:r>
      <w:r w:rsidRPr="00066A55">
        <w:t xml:space="preserve"> </w:t>
      </w:r>
      <w:bookmarkStart w:id="295" w:name="OLE_LINK185"/>
      <w:bookmarkStart w:id="296" w:name="OLE_LINK186"/>
      <w:r w:rsidR="00066A55">
        <w:t>Yet</w:t>
      </w:r>
      <w:r w:rsidR="00066A55" w:rsidRPr="00066A55">
        <w:t xml:space="preserve">, </w:t>
      </w:r>
      <w:r w:rsidR="00066A55">
        <w:t>leading</w:t>
      </w:r>
      <w:r w:rsidR="00066A55" w:rsidRPr="00066A55">
        <w:t xml:space="preserve"> </w:t>
      </w:r>
      <w:r w:rsidR="00066A55">
        <w:t>tone</w:t>
      </w:r>
      <w:r w:rsidR="00066A55" w:rsidRPr="00066A55">
        <w:t xml:space="preserve"> </w:t>
      </w:r>
      <w:r w:rsidR="00066A55">
        <w:t>doubling</w:t>
      </w:r>
      <w:r w:rsidR="00066A55" w:rsidRPr="00066A55">
        <w:t xml:space="preserve"> </w:t>
      </w:r>
      <w:r w:rsidR="00066A55">
        <w:t>in</w:t>
      </w:r>
      <w:r w:rsidR="00066A55" w:rsidRPr="00066A55">
        <w:t xml:space="preserve"> </w:t>
      </w:r>
      <w:r w:rsidR="00066A55">
        <w:t>bass</w:t>
      </w:r>
      <w:r w:rsidR="00066A55" w:rsidRPr="00066A55">
        <w:t xml:space="preserve"> </w:t>
      </w:r>
      <w:r w:rsidR="00066A55">
        <w:t>should</w:t>
      </w:r>
      <w:r w:rsidR="00066A55" w:rsidRPr="00066A55">
        <w:t xml:space="preserve"> </w:t>
      </w:r>
      <w:r w:rsidR="00066A55">
        <w:t>be</w:t>
      </w:r>
      <w:r w:rsidR="00066A55" w:rsidRPr="00066A55">
        <w:t xml:space="preserve"> </w:t>
      </w:r>
      <w:r w:rsidR="00066A55">
        <w:t>avoided</w:t>
      </w:r>
      <w:r w:rsidR="00066A55" w:rsidRPr="00066A55">
        <w:t xml:space="preserve">, </w:t>
      </w:r>
      <w:r w:rsidR="00066A55">
        <w:t>because</w:t>
      </w:r>
      <w:r w:rsidR="00066A55" w:rsidRPr="00066A55">
        <w:t xml:space="preserve"> </w:t>
      </w:r>
      <w:r w:rsidR="00066A55">
        <w:t>it</w:t>
      </w:r>
      <w:r w:rsidR="00066A55" w:rsidRPr="00066A55">
        <w:t xml:space="preserve"> </w:t>
      </w:r>
      <w:r w:rsidR="00066A55">
        <w:t>decreases</w:t>
      </w:r>
      <w:r w:rsidR="00066A55" w:rsidRPr="00066A55">
        <w:t xml:space="preserve"> </w:t>
      </w:r>
      <w:r w:rsidR="00066A55">
        <w:t>sound</w:t>
      </w:r>
      <w:r w:rsidR="00066A55" w:rsidRPr="00066A55">
        <w:t xml:space="preserve"> </w:t>
      </w:r>
      <w:r w:rsidR="00066A55">
        <w:t>quality</w:t>
      </w:r>
      <w:r w:rsidRPr="00066A55">
        <w:t>.</w:t>
      </w:r>
      <w:bookmarkEnd w:id="295"/>
      <w:bookmarkEnd w:id="296"/>
    </w:p>
  </w:footnote>
  <w:footnote w:id="20">
    <w:p w14:paraId="260A0473" w14:textId="583036ED" w:rsidR="00745E13" w:rsidRPr="005226B3" w:rsidRDefault="00745E13">
      <w:pPr>
        <w:pStyle w:val="a3"/>
      </w:pPr>
      <w:bookmarkStart w:id="300" w:name="OLE_LINK183"/>
      <w:bookmarkStart w:id="301" w:name="OLE_LINK184"/>
      <w:r>
        <w:rPr>
          <w:rStyle w:val="a5"/>
        </w:rPr>
        <w:footnoteRef/>
      </w:r>
      <w:r w:rsidRPr="005226B3">
        <w:t xml:space="preserve"> </w:t>
      </w:r>
      <w:r w:rsidR="005226B3">
        <w:t>In</w:t>
      </w:r>
      <w:r w:rsidR="005226B3" w:rsidRPr="005226B3">
        <w:t xml:space="preserve"> 4 </w:t>
      </w:r>
      <w:r w:rsidR="005226B3">
        <w:t>voices</w:t>
      </w:r>
      <w:r w:rsidR="005226B3" w:rsidRPr="005226B3">
        <w:t xml:space="preserve"> </w:t>
      </w:r>
      <w:r w:rsidR="005226B3">
        <w:t>unison</w:t>
      </w:r>
      <w:r w:rsidR="005226B3" w:rsidRPr="005226B3">
        <w:t xml:space="preserve"> </w:t>
      </w:r>
      <w:r w:rsidR="005226B3">
        <w:t>can</w:t>
      </w:r>
      <w:r w:rsidR="005226B3" w:rsidRPr="005226B3">
        <w:t xml:space="preserve"> </w:t>
      </w:r>
      <w:r w:rsidR="005226B3">
        <w:t>be</w:t>
      </w:r>
      <w:r w:rsidR="005226B3" w:rsidRPr="005226B3">
        <w:t xml:space="preserve"> </w:t>
      </w:r>
      <w:r w:rsidR="005226B3">
        <w:t>used</w:t>
      </w:r>
      <w:r w:rsidR="005226B3" w:rsidRPr="005226B3">
        <w:t xml:space="preserve"> </w:t>
      </w:r>
      <w:r w:rsidR="005226B3">
        <w:t>between</w:t>
      </w:r>
      <w:r w:rsidR="005226B3" w:rsidRPr="005226B3">
        <w:t xml:space="preserve"> </w:t>
      </w:r>
      <w:r w:rsidR="005226B3">
        <w:t>two</w:t>
      </w:r>
      <w:r w:rsidR="005226B3" w:rsidRPr="005226B3">
        <w:t xml:space="preserve"> </w:t>
      </w:r>
      <w:r w:rsidR="005226B3">
        <w:t>lowest</w:t>
      </w:r>
      <w:r w:rsidR="005226B3" w:rsidRPr="005226B3">
        <w:t xml:space="preserve"> </w:t>
      </w:r>
      <w:r w:rsidR="005226B3">
        <w:t>voices</w:t>
      </w:r>
      <w:r w:rsidR="005226B3" w:rsidRPr="005226B3">
        <w:t xml:space="preserve"> </w:t>
      </w:r>
      <w:r w:rsidR="005226B3">
        <w:t>on</w:t>
      </w:r>
      <w:r w:rsidR="005226B3" w:rsidRPr="005226B3">
        <w:t xml:space="preserve"> </w:t>
      </w:r>
      <w:r w:rsidR="005226B3">
        <w:t>downbeat</w:t>
      </w:r>
      <w:r w:rsidR="005226B3" w:rsidRPr="005226B3">
        <w:t xml:space="preserve"> </w:t>
      </w:r>
      <w:r w:rsidR="005226B3">
        <w:t>if</w:t>
      </w:r>
      <w:r w:rsidR="005226B3" w:rsidRPr="005226B3">
        <w:t xml:space="preserve"> </w:t>
      </w:r>
      <w:r w:rsidR="005226B3">
        <w:t>this is needed for melodic development</w:t>
      </w:r>
      <w:r w:rsidRPr="005226B3">
        <w:t>.</w:t>
      </w:r>
      <w:bookmarkEnd w:id="300"/>
      <w:bookmarkEnd w:id="301"/>
    </w:p>
  </w:footnote>
  <w:footnote w:id="21">
    <w:p w14:paraId="4155AB8B" w14:textId="7B0ABB54" w:rsidR="00066411" w:rsidRPr="00066411" w:rsidRDefault="00066411">
      <w:pPr>
        <w:pStyle w:val="a3"/>
      </w:pPr>
      <w:ins w:id="320" w:author="Rualark Rualark" w:date="2018-10-31T22:21:00Z">
        <w:r>
          <w:rPr>
            <w:rStyle w:val="a5"/>
          </w:rPr>
          <w:footnoteRef/>
        </w:r>
        <w:r w:rsidRPr="00066411">
          <w:t xml:space="preserve"> </w:t>
        </w:r>
        <w:r>
          <w:t>If both notes of tritone do not sound simultaneously, this is not considered a harmonic tritone. On the other hand, if both notes sound simultaneously, but do not start simultaneously</w:t>
        </w:r>
      </w:ins>
      <w:ins w:id="321" w:author="Rualark Rualark" w:date="2018-10-31T22:22:00Z">
        <w:r>
          <w:t>, this is still considered a harmonic tritone.</w:t>
        </w:r>
      </w:ins>
    </w:p>
  </w:footnote>
  <w:footnote w:id="22">
    <w:p w14:paraId="4F84D21F" w14:textId="0532A61D" w:rsidR="0021356F" w:rsidRPr="001C7536" w:rsidRDefault="0021356F">
      <w:pPr>
        <w:pStyle w:val="a3"/>
      </w:pPr>
      <w:r>
        <w:rPr>
          <w:rStyle w:val="a5"/>
        </w:rPr>
        <w:footnoteRef/>
      </w:r>
      <w:r w:rsidRPr="001C7536">
        <w:t xml:space="preserve"> </w:t>
      </w:r>
      <w:r w:rsidR="001C7536">
        <w:t>The</w:t>
      </w:r>
      <w:r w:rsidR="001C7536" w:rsidRPr="001C7536">
        <w:t xml:space="preserve"> </w:t>
      </w:r>
      <w:r w:rsidR="001C7536">
        <w:t>following</w:t>
      </w:r>
      <w:r w:rsidR="001C7536" w:rsidRPr="001C7536">
        <w:t xml:space="preserve"> </w:t>
      </w:r>
      <w:r w:rsidR="001C7536">
        <w:t>examples</w:t>
      </w:r>
      <w:r w:rsidR="001C7536" w:rsidRPr="001C7536">
        <w:t xml:space="preserve"> </w:t>
      </w:r>
      <w:r w:rsidR="001C7536">
        <w:t>are</w:t>
      </w:r>
      <w:r w:rsidR="001C7536" w:rsidRPr="001C7536">
        <w:t xml:space="preserve"> </w:t>
      </w:r>
      <w:r w:rsidR="001C7536">
        <w:t>allowed</w:t>
      </w:r>
      <w:r w:rsidR="001C7536" w:rsidRPr="001C7536">
        <w:t xml:space="preserve"> </w:t>
      </w:r>
      <w:r w:rsidR="001C7536">
        <w:t>if</w:t>
      </w:r>
      <w:r w:rsidR="001C7536" w:rsidRPr="001C7536">
        <w:t xml:space="preserve"> </w:t>
      </w:r>
      <w:r w:rsidR="001C7536">
        <w:t>rule</w:t>
      </w:r>
      <w:r w:rsidR="001C7536" w:rsidRPr="001C7536">
        <w:t xml:space="preserve"> </w:t>
      </w:r>
      <w:r w:rsidRPr="001C7536">
        <w:t xml:space="preserve">§59 </w:t>
      </w:r>
      <w:r w:rsidR="001C7536">
        <w:t>is not violated (two harmonies in one measure to avoid syncopation interruption in bass</w:t>
      </w:r>
      <w:r w:rsidR="00A12CE1" w:rsidRPr="001C7536">
        <w:t>)</w:t>
      </w:r>
      <w:r w:rsidRPr="001C7536">
        <w:t>:</w:t>
      </w:r>
    </w:p>
    <w:p w14:paraId="1184A391" w14:textId="7A6550CB" w:rsidR="0021356F" w:rsidRPr="0021356F" w:rsidRDefault="0021356F" w:rsidP="0021356F">
      <w:pPr>
        <w:pStyle w:val="a3"/>
        <w:jc w:val="center"/>
        <w:rPr>
          <w:lang w:val="ru-RU"/>
        </w:rPr>
      </w:pPr>
      <w:r>
        <w:rPr>
          <w:noProof/>
        </w:rPr>
        <w:drawing>
          <wp:inline distT="0" distB="0" distL="0" distR="0" wp14:anchorId="1BD982D8" wp14:editId="3B513380">
            <wp:extent cx="2694709" cy="620365"/>
            <wp:effectExtent l="114300" t="114300" r="106045" b="12319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8202" cy="632680"/>
                    </a:xfrm>
                    <a:prstGeom prst="rect">
                      <a:avLst/>
                    </a:prstGeom>
                    <a:effectLst>
                      <a:glow rad="101600">
                        <a:schemeClr val="accent4">
                          <a:satMod val="175000"/>
                          <a:alpha val="40000"/>
                        </a:schemeClr>
                      </a:glow>
                    </a:effectLst>
                  </pic:spPr>
                </pic:pic>
              </a:graphicData>
            </a:graphic>
          </wp:inline>
        </w:drawing>
      </w:r>
    </w:p>
  </w:footnote>
  <w:footnote w:id="23">
    <w:p w14:paraId="3EE8E45D" w14:textId="474D392B" w:rsidR="00FF4354" w:rsidRPr="00ED6DB6" w:rsidRDefault="00FF4354">
      <w:pPr>
        <w:pStyle w:val="a3"/>
      </w:pPr>
      <w:r>
        <w:rPr>
          <w:rStyle w:val="a5"/>
        </w:rPr>
        <w:footnoteRef/>
      </w:r>
      <w:r w:rsidRPr="00ED6DB6">
        <w:t xml:space="preserve"> </w:t>
      </w:r>
      <w:r w:rsidR="00ED6DB6" w:rsidRPr="00ED6DB6">
        <w:t>8</w:t>
      </w:r>
      <w:r w:rsidR="00ED6DB6">
        <w:t>ves</w:t>
      </w:r>
      <w:r w:rsidR="00ED6DB6" w:rsidRPr="00ED6DB6">
        <w:t xml:space="preserve"> </w:t>
      </w:r>
      <w:r w:rsidR="00ED6DB6">
        <w:t>in</w:t>
      </w:r>
      <w:r w:rsidR="00ED6DB6" w:rsidRPr="00ED6DB6">
        <w:t xml:space="preserve"> </w:t>
      </w:r>
      <w:r w:rsidR="00ED6DB6">
        <w:t>the</w:t>
      </w:r>
      <w:r w:rsidR="00ED6DB6" w:rsidRPr="00ED6DB6">
        <w:t xml:space="preserve"> </w:t>
      </w:r>
      <w:r w:rsidR="00ED6DB6">
        <w:t>first</w:t>
      </w:r>
      <w:r w:rsidR="00ED6DB6" w:rsidRPr="00ED6DB6">
        <w:t xml:space="preserve"> </w:t>
      </w:r>
      <w:r w:rsidR="00ED6DB6">
        <w:t>example</w:t>
      </w:r>
      <w:r w:rsidR="00ED6DB6" w:rsidRPr="00ED6DB6">
        <w:t xml:space="preserve"> </w:t>
      </w:r>
      <w:r w:rsidR="00ED6DB6">
        <w:t>are</w:t>
      </w:r>
      <w:r w:rsidR="00ED6DB6" w:rsidRPr="00ED6DB6">
        <w:t xml:space="preserve"> </w:t>
      </w:r>
      <w:r w:rsidR="00ED6DB6">
        <w:t>acceptable</w:t>
      </w:r>
      <w:r w:rsidR="00ED6DB6" w:rsidRPr="00ED6DB6">
        <w:t xml:space="preserve">, </w:t>
      </w:r>
      <w:r w:rsidR="00ED6DB6">
        <w:t>because</w:t>
      </w:r>
      <w:r w:rsidR="00ED6DB6" w:rsidRPr="00ED6DB6">
        <w:t xml:space="preserve"> </w:t>
      </w:r>
      <w:r w:rsidR="00ED6DB6">
        <w:t>quarter</w:t>
      </w:r>
      <w:r w:rsidR="00ED6DB6" w:rsidRPr="00ED6DB6">
        <w:t xml:space="preserve"> </w:t>
      </w:r>
      <w:r w:rsidR="00ED6DB6">
        <w:t>note</w:t>
      </w:r>
      <w:r w:rsidR="00ED6DB6" w:rsidRPr="00ED6DB6">
        <w:t xml:space="preserve"> </w:t>
      </w:r>
      <w:r w:rsidR="00ED6DB6">
        <w:t>D</w:t>
      </w:r>
      <w:r w:rsidR="00ED6DB6" w:rsidRPr="00ED6DB6">
        <w:t xml:space="preserve"> </w:t>
      </w:r>
      <w:r w:rsidR="00ED6DB6">
        <w:t>can</w:t>
      </w:r>
      <w:r w:rsidR="00ED6DB6" w:rsidRPr="00ED6DB6">
        <w:t xml:space="preserve"> </w:t>
      </w:r>
      <w:r w:rsidR="00ED6DB6">
        <w:t>be</w:t>
      </w:r>
      <w:r w:rsidR="00ED6DB6" w:rsidRPr="00ED6DB6">
        <w:t xml:space="preserve"> </w:t>
      </w:r>
      <w:r w:rsidR="00ED6DB6">
        <w:t>considered</w:t>
      </w:r>
      <w:r w:rsidR="00ED6DB6" w:rsidRPr="00ED6DB6">
        <w:t xml:space="preserve"> </w:t>
      </w:r>
      <w:r w:rsidR="00ED6DB6">
        <w:t>auxiliary</w:t>
      </w:r>
      <w:r w:rsidRPr="00ED6DB6">
        <w: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3279A"/>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5F28CD"/>
    <w:multiLevelType w:val="hybridMultilevel"/>
    <w:tmpl w:val="CB842B4A"/>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E31BE1"/>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D73252F"/>
    <w:multiLevelType w:val="hybridMultilevel"/>
    <w:tmpl w:val="8CAAD676"/>
    <w:lvl w:ilvl="0" w:tplc="76AAFD68">
      <w:start w:val="1"/>
      <w:numFmt w:val="decimal"/>
      <w:pStyle w:val="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1669A"/>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0042197"/>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0D73BF9"/>
    <w:multiLevelType w:val="hybridMultilevel"/>
    <w:tmpl w:val="1A8E12A0"/>
    <w:lvl w:ilvl="0" w:tplc="3E662350">
      <w:start w:val="1"/>
      <w:numFmt w:val="decimal"/>
      <w:pStyle w:val="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C45D3C"/>
    <w:multiLevelType w:val="hybridMultilevel"/>
    <w:tmpl w:val="F918B2D4"/>
    <w:lvl w:ilvl="0" w:tplc="23E0A02C">
      <w:start w:val="1"/>
      <w:numFmt w:val="decimal"/>
      <w:pStyle w:val="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B749F6"/>
    <w:multiLevelType w:val="hybridMultilevel"/>
    <w:tmpl w:val="30C0855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C051627"/>
    <w:multiLevelType w:val="hybridMultilevel"/>
    <w:tmpl w:val="CB842B4A"/>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F941F29"/>
    <w:multiLevelType w:val="hybridMultilevel"/>
    <w:tmpl w:val="29C4C3F6"/>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6D73969"/>
    <w:multiLevelType w:val="hybridMultilevel"/>
    <w:tmpl w:val="CB842B4A"/>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2674DC"/>
    <w:multiLevelType w:val="hybridMultilevel"/>
    <w:tmpl w:val="CB842B4A"/>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36B4507"/>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7E21624"/>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EAB79F8"/>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95E4EFF"/>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5AA1342"/>
    <w:multiLevelType w:val="hybridMultilevel"/>
    <w:tmpl w:val="A12A523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C444AB"/>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B882C55"/>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DF6666F"/>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4141652"/>
    <w:multiLevelType w:val="hybridMultilevel"/>
    <w:tmpl w:val="0B400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8952F2"/>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8961793"/>
    <w:multiLevelType w:val="hybridMultilevel"/>
    <w:tmpl w:val="53F8AF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7244E2"/>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D2F5474"/>
    <w:multiLevelType w:val="hybridMultilevel"/>
    <w:tmpl w:val="B09CF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D23F1F"/>
    <w:multiLevelType w:val="hybridMultilevel"/>
    <w:tmpl w:val="32FA2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7"/>
  </w:num>
  <w:num w:numId="3">
    <w:abstractNumId w:val="7"/>
    <w:lvlOverride w:ilvl="0">
      <w:startOverride w:val="1"/>
    </w:lvlOverride>
  </w:num>
  <w:num w:numId="4">
    <w:abstractNumId w:val="21"/>
  </w:num>
  <w:num w:numId="5">
    <w:abstractNumId w:val="7"/>
    <w:lvlOverride w:ilvl="0">
      <w:startOverride w:val="1"/>
    </w:lvlOverride>
  </w:num>
  <w:num w:numId="6">
    <w:abstractNumId w:val="8"/>
  </w:num>
  <w:num w:numId="7">
    <w:abstractNumId w:val="7"/>
    <w:lvlOverride w:ilvl="0">
      <w:startOverride w:val="1"/>
    </w:lvlOverride>
  </w:num>
  <w:num w:numId="8">
    <w:abstractNumId w:val="9"/>
  </w:num>
  <w:num w:numId="9">
    <w:abstractNumId w:val="1"/>
  </w:num>
  <w:num w:numId="10">
    <w:abstractNumId w:val="12"/>
  </w:num>
  <w:num w:numId="11">
    <w:abstractNumId w:val="11"/>
  </w:num>
  <w:num w:numId="12">
    <w:abstractNumId w:val="10"/>
  </w:num>
  <w:num w:numId="13">
    <w:abstractNumId w:val="22"/>
  </w:num>
  <w:num w:numId="14">
    <w:abstractNumId w:val="20"/>
  </w:num>
  <w:num w:numId="15">
    <w:abstractNumId w:val="13"/>
  </w:num>
  <w:num w:numId="16">
    <w:abstractNumId w:val="19"/>
  </w:num>
  <w:num w:numId="17">
    <w:abstractNumId w:val="24"/>
  </w:num>
  <w:num w:numId="18">
    <w:abstractNumId w:val="0"/>
  </w:num>
  <w:num w:numId="19">
    <w:abstractNumId w:val="15"/>
  </w:num>
  <w:num w:numId="20">
    <w:abstractNumId w:val="2"/>
  </w:num>
  <w:num w:numId="21">
    <w:abstractNumId w:val="7"/>
    <w:lvlOverride w:ilvl="0">
      <w:startOverride w:val="1"/>
    </w:lvlOverride>
  </w:num>
  <w:num w:numId="22">
    <w:abstractNumId w:val="4"/>
  </w:num>
  <w:num w:numId="23">
    <w:abstractNumId w:val="16"/>
  </w:num>
  <w:num w:numId="24">
    <w:abstractNumId w:val="18"/>
  </w:num>
  <w:num w:numId="25">
    <w:abstractNumId w:val="14"/>
  </w:num>
  <w:num w:numId="26">
    <w:abstractNumId w:val="5"/>
  </w:num>
  <w:num w:numId="27">
    <w:abstractNumId w:val="26"/>
  </w:num>
  <w:num w:numId="28">
    <w:abstractNumId w:val="23"/>
  </w:num>
  <w:num w:numId="29">
    <w:abstractNumId w:val="17"/>
  </w:num>
  <w:num w:numId="30">
    <w:abstractNumId w:val="6"/>
  </w:num>
  <w:num w:numId="31">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ualark Rualark">
    <w15:presenceInfo w15:providerId="Windows Live" w15:userId="caca9baabc8c3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oNotDisplayPageBoundaries/>
  <w:doNotTrackFormatting/>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CB0"/>
    <w:rsid w:val="00001684"/>
    <w:rsid w:val="00002829"/>
    <w:rsid w:val="00002F64"/>
    <w:rsid w:val="00005DBE"/>
    <w:rsid w:val="000113D6"/>
    <w:rsid w:val="000138FC"/>
    <w:rsid w:val="00013F53"/>
    <w:rsid w:val="00015E0B"/>
    <w:rsid w:val="00017958"/>
    <w:rsid w:val="00017C8C"/>
    <w:rsid w:val="00021801"/>
    <w:rsid w:val="00023807"/>
    <w:rsid w:val="00025BA6"/>
    <w:rsid w:val="00025CC5"/>
    <w:rsid w:val="0002705B"/>
    <w:rsid w:val="00027718"/>
    <w:rsid w:val="00030F89"/>
    <w:rsid w:val="00031880"/>
    <w:rsid w:val="00031C84"/>
    <w:rsid w:val="00040238"/>
    <w:rsid w:val="000407C0"/>
    <w:rsid w:val="00040B2C"/>
    <w:rsid w:val="00042137"/>
    <w:rsid w:val="0004631E"/>
    <w:rsid w:val="000477F9"/>
    <w:rsid w:val="000500D2"/>
    <w:rsid w:val="000504BB"/>
    <w:rsid w:val="0005257A"/>
    <w:rsid w:val="00052780"/>
    <w:rsid w:val="00054385"/>
    <w:rsid w:val="00054A42"/>
    <w:rsid w:val="00057078"/>
    <w:rsid w:val="00061870"/>
    <w:rsid w:val="00066411"/>
    <w:rsid w:val="00066A55"/>
    <w:rsid w:val="00067707"/>
    <w:rsid w:val="00067862"/>
    <w:rsid w:val="0007032E"/>
    <w:rsid w:val="0007100B"/>
    <w:rsid w:val="00074C57"/>
    <w:rsid w:val="000761F5"/>
    <w:rsid w:val="000823D8"/>
    <w:rsid w:val="00087AB7"/>
    <w:rsid w:val="00087BC4"/>
    <w:rsid w:val="00087D2D"/>
    <w:rsid w:val="00091651"/>
    <w:rsid w:val="00093F4A"/>
    <w:rsid w:val="00097D2B"/>
    <w:rsid w:val="000A1640"/>
    <w:rsid w:val="000A3A95"/>
    <w:rsid w:val="000A7B42"/>
    <w:rsid w:val="000B412C"/>
    <w:rsid w:val="000B6295"/>
    <w:rsid w:val="000B76BB"/>
    <w:rsid w:val="000C01F7"/>
    <w:rsid w:val="000C0715"/>
    <w:rsid w:val="000C0924"/>
    <w:rsid w:val="000C3F3B"/>
    <w:rsid w:val="000C512E"/>
    <w:rsid w:val="000C701A"/>
    <w:rsid w:val="000D3BDF"/>
    <w:rsid w:val="000D3E75"/>
    <w:rsid w:val="000D3E77"/>
    <w:rsid w:val="000D4CCC"/>
    <w:rsid w:val="000D4D3F"/>
    <w:rsid w:val="000D5CBE"/>
    <w:rsid w:val="000E1E15"/>
    <w:rsid w:val="000E284F"/>
    <w:rsid w:val="000F363C"/>
    <w:rsid w:val="00102D69"/>
    <w:rsid w:val="00104392"/>
    <w:rsid w:val="0010440A"/>
    <w:rsid w:val="00105A1A"/>
    <w:rsid w:val="00105D45"/>
    <w:rsid w:val="00115306"/>
    <w:rsid w:val="00115F6F"/>
    <w:rsid w:val="00116E22"/>
    <w:rsid w:val="001174D5"/>
    <w:rsid w:val="00120016"/>
    <w:rsid w:val="00120E23"/>
    <w:rsid w:val="001213BA"/>
    <w:rsid w:val="00123EE1"/>
    <w:rsid w:val="00123FA3"/>
    <w:rsid w:val="0012454C"/>
    <w:rsid w:val="0012580C"/>
    <w:rsid w:val="00125EBB"/>
    <w:rsid w:val="00126BE3"/>
    <w:rsid w:val="00135BDF"/>
    <w:rsid w:val="001362EF"/>
    <w:rsid w:val="0014013D"/>
    <w:rsid w:val="00140E3C"/>
    <w:rsid w:val="001420D8"/>
    <w:rsid w:val="001442E1"/>
    <w:rsid w:val="0014490F"/>
    <w:rsid w:val="0014505D"/>
    <w:rsid w:val="00145DB4"/>
    <w:rsid w:val="00146B6E"/>
    <w:rsid w:val="0014772F"/>
    <w:rsid w:val="00151473"/>
    <w:rsid w:val="0015325C"/>
    <w:rsid w:val="00156382"/>
    <w:rsid w:val="00156C48"/>
    <w:rsid w:val="001621B7"/>
    <w:rsid w:val="001622F0"/>
    <w:rsid w:val="00165BED"/>
    <w:rsid w:val="0017171E"/>
    <w:rsid w:val="00171B9D"/>
    <w:rsid w:val="00171F07"/>
    <w:rsid w:val="0017365E"/>
    <w:rsid w:val="00175BCA"/>
    <w:rsid w:val="00176353"/>
    <w:rsid w:val="00181433"/>
    <w:rsid w:val="001818E4"/>
    <w:rsid w:val="00181962"/>
    <w:rsid w:val="00181C4E"/>
    <w:rsid w:val="00182B78"/>
    <w:rsid w:val="00183D1B"/>
    <w:rsid w:val="00185D87"/>
    <w:rsid w:val="00186943"/>
    <w:rsid w:val="001875E3"/>
    <w:rsid w:val="00192469"/>
    <w:rsid w:val="00195D0D"/>
    <w:rsid w:val="001A05DA"/>
    <w:rsid w:val="001A064E"/>
    <w:rsid w:val="001A13D9"/>
    <w:rsid w:val="001A1B25"/>
    <w:rsid w:val="001A4B14"/>
    <w:rsid w:val="001B0F74"/>
    <w:rsid w:val="001B139A"/>
    <w:rsid w:val="001B1A55"/>
    <w:rsid w:val="001B47A9"/>
    <w:rsid w:val="001B6FAB"/>
    <w:rsid w:val="001B7C0D"/>
    <w:rsid w:val="001C1D1D"/>
    <w:rsid w:val="001C4631"/>
    <w:rsid w:val="001C7536"/>
    <w:rsid w:val="001E1950"/>
    <w:rsid w:val="001E3339"/>
    <w:rsid w:val="001F00C2"/>
    <w:rsid w:val="001F7897"/>
    <w:rsid w:val="00201C54"/>
    <w:rsid w:val="00201D46"/>
    <w:rsid w:val="0020369D"/>
    <w:rsid w:val="002040CC"/>
    <w:rsid w:val="0020410C"/>
    <w:rsid w:val="00205871"/>
    <w:rsid w:val="00206692"/>
    <w:rsid w:val="0020768D"/>
    <w:rsid w:val="00212154"/>
    <w:rsid w:val="0021356F"/>
    <w:rsid w:val="00216B95"/>
    <w:rsid w:val="0022030E"/>
    <w:rsid w:val="0022726C"/>
    <w:rsid w:val="002323DD"/>
    <w:rsid w:val="00233A89"/>
    <w:rsid w:val="00235074"/>
    <w:rsid w:val="00240B0C"/>
    <w:rsid w:val="00247F3B"/>
    <w:rsid w:val="002533F2"/>
    <w:rsid w:val="00255A6C"/>
    <w:rsid w:val="0025637A"/>
    <w:rsid w:val="00256701"/>
    <w:rsid w:val="002569B6"/>
    <w:rsid w:val="002601B4"/>
    <w:rsid w:val="002612F5"/>
    <w:rsid w:val="00263810"/>
    <w:rsid w:val="00266DB9"/>
    <w:rsid w:val="00270CC5"/>
    <w:rsid w:val="00271D00"/>
    <w:rsid w:val="002761AA"/>
    <w:rsid w:val="00281F6C"/>
    <w:rsid w:val="00284328"/>
    <w:rsid w:val="00290B0B"/>
    <w:rsid w:val="002916E6"/>
    <w:rsid w:val="00295E44"/>
    <w:rsid w:val="00296BB0"/>
    <w:rsid w:val="002A0E27"/>
    <w:rsid w:val="002A212C"/>
    <w:rsid w:val="002A2C5A"/>
    <w:rsid w:val="002A5676"/>
    <w:rsid w:val="002A60C4"/>
    <w:rsid w:val="002B1236"/>
    <w:rsid w:val="002B18F7"/>
    <w:rsid w:val="002B74D8"/>
    <w:rsid w:val="002C38DB"/>
    <w:rsid w:val="002C763C"/>
    <w:rsid w:val="002C77ED"/>
    <w:rsid w:val="002C7BA5"/>
    <w:rsid w:val="002D1360"/>
    <w:rsid w:val="002D3122"/>
    <w:rsid w:val="002D5019"/>
    <w:rsid w:val="002D612B"/>
    <w:rsid w:val="002D6262"/>
    <w:rsid w:val="002D6377"/>
    <w:rsid w:val="002D77AC"/>
    <w:rsid w:val="002E106E"/>
    <w:rsid w:val="002E1AEF"/>
    <w:rsid w:val="002E4F96"/>
    <w:rsid w:val="002E5016"/>
    <w:rsid w:val="002E6CA6"/>
    <w:rsid w:val="002F5D64"/>
    <w:rsid w:val="0030023C"/>
    <w:rsid w:val="0030052A"/>
    <w:rsid w:val="00300B10"/>
    <w:rsid w:val="00304CE1"/>
    <w:rsid w:val="00305D17"/>
    <w:rsid w:val="003150AE"/>
    <w:rsid w:val="003156E8"/>
    <w:rsid w:val="00317436"/>
    <w:rsid w:val="00317685"/>
    <w:rsid w:val="003218EC"/>
    <w:rsid w:val="00321EFF"/>
    <w:rsid w:val="00332E31"/>
    <w:rsid w:val="00335DCC"/>
    <w:rsid w:val="00335E02"/>
    <w:rsid w:val="003378B8"/>
    <w:rsid w:val="00341322"/>
    <w:rsid w:val="0034144D"/>
    <w:rsid w:val="00341757"/>
    <w:rsid w:val="00342C1D"/>
    <w:rsid w:val="00343363"/>
    <w:rsid w:val="00347480"/>
    <w:rsid w:val="0035074C"/>
    <w:rsid w:val="00350A9B"/>
    <w:rsid w:val="00356440"/>
    <w:rsid w:val="00363E11"/>
    <w:rsid w:val="0036550C"/>
    <w:rsid w:val="003702B3"/>
    <w:rsid w:val="00373811"/>
    <w:rsid w:val="0037624E"/>
    <w:rsid w:val="00376593"/>
    <w:rsid w:val="00382FC7"/>
    <w:rsid w:val="0038396C"/>
    <w:rsid w:val="00385367"/>
    <w:rsid w:val="00387A22"/>
    <w:rsid w:val="00387F91"/>
    <w:rsid w:val="00392DA0"/>
    <w:rsid w:val="00394B65"/>
    <w:rsid w:val="003A1624"/>
    <w:rsid w:val="003A4B59"/>
    <w:rsid w:val="003A69E6"/>
    <w:rsid w:val="003A69EB"/>
    <w:rsid w:val="003B32FA"/>
    <w:rsid w:val="003B404F"/>
    <w:rsid w:val="003C0A8E"/>
    <w:rsid w:val="003C695D"/>
    <w:rsid w:val="003D39B0"/>
    <w:rsid w:val="003D798F"/>
    <w:rsid w:val="003D7F1B"/>
    <w:rsid w:val="003E6A76"/>
    <w:rsid w:val="003F075F"/>
    <w:rsid w:val="003F2F75"/>
    <w:rsid w:val="003F4ADA"/>
    <w:rsid w:val="00401418"/>
    <w:rsid w:val="00404946"/>
    <w:rsid w:val="00405197"/>
    <w:rsid w:val="004056E9"/>
    <w:rsid w:val="00405F29"/>
    <w:rsid w:val="00406CDF"/>
    <w:rsid w:val="004074AA"/>
    <w:rsid w:val="00407A93"/>
    <w:rsid w:val="004104FA"/>
    <w:rsid w:val="00415595"/>
    <w:rsid w:val="00420A8B"/>
    <w:rsid w:val="00421B3A"/>
    <w:rsid w:val="00421BC9"/>
    <w:rsid w:val="0042403D"/>
    <w:rsid w:val="004262EE"/>
    <w:rsid w:val="004265AB"/>
    <w:rsid w:val="004278C2"/>
    <w:rsid w:val="004310AE"/>
    <w:rsid w:val="0043217B"/>
    <w:rsid w:val="004335B6"/>
    <w:rsid w:val="0043483E"/>
    <w:rsid w:val="00436DC0"/>
    <w:rsid w:val="00436DF7"/>
    <w:rsid w:val="00440CF7"/>
    <w:rsid w:val="0044275A"/>
    <w:rsid w:val="00442DFA"/>
    <w:rsid w:val="0044409A"/>
    <w:rsid w:val="004450AD"/>
    <w:rsid w:val="00446A6B"/>
    <w:rsid w:val="0045196F"/>
    <w:rsid w:val="00452C4A"/>
    <w:rsid w:val="00452F78"/>
    <w:rsid w:val="00454D3F"/>
    <w:rsid w:val="00461256"/>
    <w:rsid w:val="00465341"/>
    <w:rsid w:val="00467508"/>
    <w:rsid w:val="00473C04"/>
    <w:rsid w:val="00476656"/>
    <w:rsid w:val="00481313"/>
    <w:rsid w:val="0048207D"/>
    <w:rsid w:val="00482B7D"/>
    <w:rsid w:val="004834C2"/>
    <w:rsid w:val="00485ADD"/>
    <w:rsid w:val="0049142F"/>
    <w:rsid w:val="0049186B"/>
    <w:rsid w:val="00492C8B"/>
    <w:rsid w:val="00494582"/>
    <w:rsid w:val="00495D6B"/>
    <w:rsid w:val="00496456"/>
    <w:rsid w:val="0049660F"/>
    <w:rsid w:val="004A0AAF"/>
    <w:rsid w:val="004A53C6"/>
    <w:rsid w:val="004B3A5B"/>
    <w:rsid w:val="004B3E2F"/>
    <w:rsid w:val="004B75F7"/>
    <w:rsid w:val="004C02AB"/>
    <w:rsid w:val="004C07CE"/>
    <w:rsid w:val="004C2984"/>
    <w:rsid w:val="004C29B6"/>
    <w:rsid w:val="004C4139"/>
    <w:rsid w:val="004D2A76"/>
    <w:rsid w:val="004D5AB7"/>
    <w:rsid w:val="004D6582"/>
    <w:rsid w:val="004D6ACF"/>
    <w:rsid w:val="004D6B9B"/>
    <w:rsid w:val="004E01B4"/>
    <w:rsid w:val="004E10A8"/>
    <w:rsid w:val="004E192D"/>
    <w:rsid w:val="004E50D0"/>
    <w:rsid w:val="004E5B5E"/>
    <w:rsid w:val="004F05BB"/>
    <w:rsid w:val="004F203A"/>
    <w:rsid w:val="004F34DD"/>
    <w:rsid w:val="004F3942"/>
    <w:rsid w:val="004F51C0"/>
    <w:rsid w:val="004F5D7D"/>
    <w:rsid w:val="004F6F8B"/>
    <w:rsid w:val="004F7275"/>
    <w:rsid w:val="0050004F"/>
    <w:rsid w:val="005006D7"/>
    <w:rsid w:val="00501D6B"/>
    <w:rsid w:val="005068FF"/>
    <w:rsid w:val="00510288"/>
    <w:rsid w:val="00512B8A"/>
    <w:rsid w:val="00513542"/>
    <w:rsid w:val="00520834"/>
    <w:rsid w:val="005226B3"/>
    <w:rsid w:val="005259C8"/>
    <w:rsid w:val="00525EEB"/>
    <w:rsid w:val="0052744D"/>
    <w:rsid w:val="005301DF"/>
    <w:rsid w:val="00530E81"/>
    <w:rsid w:val="00530FD5"/>
    <w:rsid w:val="005328AD"/>
    <w:rsid w:val="00532E38"/>
    <w:rsid w:val="0053545A"/>
    <w:rsid w:val="00540CF0"/>
    <w:rsid w:val="00544966"/>
    <w:rsid w:val="00553DA2"/>
    <w:rsid w:val="005544CF"/>
    <w:rsid w:val="00554E69"/>
    <w:rsid w:val="00555E3D"/>
    <w:rsid w:val="005578F3"/>
    <w:rsid w:val="00560702"/>
    <w:rsid w:val="005616A7"/>
    <w:rsid w:val="00562B0F"/>
    <w:rsid w:val="00563667"/>
    <w:rsid w:val="00564C7F"/>
    <w:rsid w:val="0056546F"/>
    <w:rsid w:val="00567758"/>
    <w:rsid w:val="005677E2"/>
    <w:rsid w:val="00570D31"/>
    <w:rsid w:val="00571293"/>
    <w:rsid w:val="005723AF"/>
    <w:rsid w:val="00572590"/>
    <w:rsid w:val="005754AF"/>
    <w:rsid w:val="0057750D"/>
    <w:rsid w:val="00577EDF"/>
    <w:rsid w:val="00581E0E"/>
    <w:rsid w:val="00582322"/>
    <w:rsid w:val="00583156"/>
    <w:rsid w:val="00584774"/>
    <w:rsid w:val="0058488C"/>
    <w:rsid w:val="00584D50"/>
    <w:rsid w:val="0058753E"/>
    <w:rsid w:val="0058786D"/>
    <w:rsid w:val="00587ADB"/>
    <w:rsid w:val="00587BCF"/>
    <w:rsid w:val="00593E40"/>
    <w:rsid w:val="00595FC2"/>
    <w:rsid w:val="005A6B8A"/>
    <w:rsid w:val="005A7E0C"/>
    <w:rsid w:val="005B7A63"/>
    <w:rsid w:val="005C1F13"/>
    <w:rsid w:val="005C7344"/>
    <w:rsid w:val="005C7587"/>
    <w:rsid w:val="005D24C6"/>
    <w:rsid w:val="005D39B8"/>
    <w:rsid w:val="005D42C8"/>
    <w:rsid w:val="005D572F"/>
    <w:rsid w:val="005D5CF7"/>
    <w:rsid w:val="005D61CE"/>
    <w:rsid w:val="005D7189"/>
    <w:rsid w:val="005E00F3"/>
    <w:rsid w:val="005E2747"/>
    <w:rsid w:val="005E649D"/>
    <w:rsid w:val="005E6E6F"/>
    <w:rsid w:val="005F052A"/>
    <w:rsid w:val="005F1D15"/>
    <w:rsid w:val="005F5741"/>
    <w:rsid w:val="005F5890"/>
    <w:rsid w:val="005F6B7C"/>
    <w:rsid w:val="0060014B"/>
    <w:rsid w:val="006017A4"/>
    <w:rsid w:val="00611878"/>
    <w:rsid w:val="00613A5C"/>
    <w:rsid w:val="00614A3D"/>
    <w:rsid w:val="0061749F"/>
    <w:rsid w:val="00622547"/>
    <w:rsid w:val="006231FB"/>
    <w:rsid w:val="0062390D"/>
    <w:rsid w:val="0062437F"/>
    <w:rsid w:val="00625E22"/>
    <w:rsid w:val="00630CA6"/>
    <w:rsid w:val="006419C9"/>
    <w:rsid w:val="00641E97"/>
    <w:rsid w:val="00642B4F"/>
    <w:rsid w:val="006444D8"/>
    <w:rsid w:val="00647E3E"/>
    <w:rsid w:val="00653B86"/>
    <w:rsid w:val="00653D5C"/>
    <w:rsid w:val="006552C6"/>
    <w:rsid w:val="006565D9"/>
    <w:rsid w:val="00664ED3"/>
    <w:rsid w:val="00675B32"/>
    <w:rsid w:val="00682367"/>
    <w:rsid w:val="006830EF"/>
    <w:rsid w:val="00684A1D"/>
    <w:rsid w:val="006856EA"/>
    <w:rsid w:val="006869FB"/>
    <w:rsid w:val="006872A0"/>
    <w:rsid w:val="006928C9"/>
    <w:rsid w:val="00694745"/>
    <w:rsid w:val="006963C9"/>
    <w:rsid w:val="00696DCF"/>
    <w:rsid w:val="00696E93"/>
    <w:rsid w:val="006A0679"/>
    <w:rsid w:val="006A19A9"/>
    <w:rsid w:val="006A2201"/>
    <w:rsid w:val="006A4FA4"/>
    <w:rsid w:val="006A7127"/>
    <w:rsid w:val="006B21A0"/>
    <w:rsid w:val="006B3B2A"/>
    <w:rsid w:val="006B3D58"/>
    <w:rsid w:val="006B5DD7"/>
    <w:rsid w:val="006B6603"/>
    <w:rsid w:val="006B75C1"/>
    <w:rsid w:val="006C05B2"/>
    <w:rsid w:val="006C0BA4"/>
    <w:rsid w:val="006C318F"/>
    <w:rsid w:val="006C33BF"/>
    <w:rsid w:val="006C35CB"/>
    <w:rsid w:val="006C4A16"/>
    <w:rsid w:val="006C52AF"/>
    <w:rsid w:val="006C5994"/>
    <w:rsid w:val="006C60CB"/>
    <w:rsid w:val="006C6410"/>
    <w:rsid w:val="006C7955"/>
    <w:rsid w:val="006D0FD0"/>
    <w:rsid w:val="006D1284"/>
    <w:rsid w:val="006D1DBB"/>
    <w:rsid w:val="006D3645"/>
    <w:rsid w:val="006D413D"/>
    <w:rsid w:val="006D445C"/>
    <w:rsid w:val="006D5422"/>
    <w:rsid w:val="006D66B4"/>
    <w:rsid w:val="006E26C0"/>
    <w:rsid w:val="006E4BE5"/>
    <w:rsid w:val="006E5B41"/>
    <w:rsid w:val="006E6594"/>
    <w:rsid w:val="006F0836"/>
    <w:rsid w:val="006F29C9"/>
    <w:rsid w:val="006F2E27"/>
    <w:rsid w:val="006F2F17"/>
    <w:rsid w:val="006F63EE"/>
    <w:rsid w:val="006F7A7D"/>
    <w:rsid w:val="0070713E"/>
    <w:rsid w:val="0071246E"/>
    <w:rsid w:val="007130B6"/>
    <w:rsid w:val="007151CB"/>
    <w:rsid w:val="00721AF2"/>
    <w:rsid w:val="0072308B"/>
    <w:rsid w:val="0072347A"/>
    <w:rsid w:val="00725CAC"/>
    <w:rsid w:val="00730C78"/>
    <w:rsid w:val="0073576D"/>
    <w:rsid w:val="00735951"/>
    <w:rsid w:val="00735DC8"/>
    <w:rsid w:val="00745E13"/>
    <w:rsid w:val="00746481"/>
    <w:rsid w:val="00747226"/>
    <w:rsid w:val="007472E6"/>
    <w:rsid w:val="0075138C"/>
    <w:rsid w:val="00752B74"/>
    <w:rsid w:val="007532F0"/>
    <w:rsid w:val="007618BF"/>
    <w:rsid w:val="00764A55"/>
    <w:rsid w:val="00765173"/>
    <w:rsid w:val="00767C31"/>
    <w:rsid w:val="00770294"/>
    <w:rsid w:val="0077281D"/>
    <w:rsid w:val="007744D3"/>
    <w:rsid w:val="00777171"/>
    <w:rsid w:val="00781990"/>
    <w:rsid w:val="00782885"/>
    <w:rsid w:val="007828E9"/>
    <w:rsid w:val="0078435E"/>
    <w:rsid w:val="0078499C"/>
    <w:rsid w:val="007866B8"/>
    <w:rsid w:val="007971ED"/>
    <w:rsid w:val="00797EC0"/>
    <w:rsid w:val="007A240C"/>
    <w:rsid w:val="007A2FD5"/>
    <w:rsid w:val="007A3970"/>
    <w:rsid w:val="007A3E0D"/>
    <w:rsid w:val="007A4501"/>
    <w:rsid w:val="007A615C"/>
    <w:rsid w:val="007B00AF"/>
    <w:rsid w:val="007B010F"/>
    <w:rsid w:val="007B085C"/>
    <w:rsid w:val="007B26AD"/>
    <w:rsid w:val="007B6103"/>
    <w:rsid w:val="007C00FA"/>
    <w:rsid w:val="007C34C0"/>
    <w:rsid w:val="007C373C"/>
    <w:rsid w:val="007C4A32"/>
    <w:rsid w:val="007C5200"/>
    <w:rsid w:val="007C54AD"/>
    <w:rsid w:val="007C5AF9"/>
    <w:rsid w:val="007D66BD"/>
    <w:rsid w:val="007E1967"/>
    <w:rsid w:val="007E502E"/>
    <w:rsid w:val="007E5535"/>
    <w:rsid w:val="007E554D"/>
    <w:rsid w:val="007E77CF"/>
    <w:rsid w:val="007F0F4B"/>
    <w:rsid w:val="007F14AD"/>
    <w:rsid w:val="007F3700"/>
    <w:rsid w:val="007F5E64"/>
    <w:rsid w:val="007F671A"/>
    <w:rsid w:val="007F6D85"/>
    <w:rsid w:val="00803101"/>
    <w:rsid w:val="00804D39"/>
    <w:rsid w:val="008061B7"/>
    <w:rsid w:val="00806E13"/>
    <w:rsid w:val="008108D4"/>
    <w:rsid w:val="00810BCE"/>
    <w:rsid w:val="00811471"/>
    <w:rsid w:val="008120AA"/>
    <w:rsid w:val="0081218F"/>
    <w:rsid w:val="008170FB"/>
    <w:rsid w:val="00824B2C"/>
    <w:rsid w:val="00825901"/>
    <w:rsid w:val="008270FD"/>
    <w:rsid w:val="008329BC"/>
    <w:rsid w:val="00833716"/>
    <w:rsid w:val="00834A46"/>
    <w:rsid w:val="00844E0C"/>
    <w:rsid w:val="00845875"/>
    <w:rsid w:val="00846530"/>
    <w:rsid w:val="00847D87"/>
    <w:rsid w:val="0085100B"/>
    <w:rsid w:val="008527EB"/>
    <w:rsid w:val="00866031"/>
    <w:rsid w:val="00874800"/>
    <w:rsid w:val="0089661B"/>
    <w:rsid w:val="00897549"/>
    <w:rsid w:val="008976AA"/>
    <w:rsid w:val="008A0568"/>
    <w:rsid w:val="008A06FA"/>
    <w:rsid w:val="008A2273"/>
    <w:rsid w:val="008A2FCE"/>
    <w:rsid w:val="008A3E37"/>
    <w:rsid w:val="008A5881"/>
    <w:rsid w:val="008B0679"/>
    <w:rsid w:val="008B1587"/>
    <w:rsid w:val="008B519A"/>
    <w:rsid w:val="008B65B9"/>
    <w:rsid w:val="008B65E7"/>
    <w:rsid w:val="008B7169"/>
    <w:rsid w:val="008C0AF0"/>
    <w:rsid w:val="008C0FC3"/>
    <w:rsid w:val="008C6332"/>
    <w:rsid w:val="008C7FA5"/>
    <w:rsid w:val="008D03C7"/>
    <w:rsid w:val="008D38BD"/>
    <w:rsid w:val="008E2A4A"/>
    <w:rsid w:val="008F041F"/>
    <w:rsid w:val="008F54CB"/>
    <w:rsid w:val="008F597F"/>
    <w:rsid w:val="008F723D"/>
    <w:rsid w:val="00901E18"/>
    <w:rsid w:val="00902A88"/>
    <w:rsid w:val="009162DF"/>
    <w:rsid w:val="00917665"/>
    <w:rsid w:val="00925B18"/>
    <w:rsid w:val="00927397"/>
    <w:rsid w:val="009315C6"/>
    <w:rsid w:val="00933418"/>
    <w:rsid w:val="009349EC"/>
    <w:rsid w:val="00937105"/>
    <w:rsid w:val="00937167"/>
    <w:rsid w:val="00940581"/>
    <w:rsid w:val="00947949"/>
    <w:rsid w:val="00947F0D"/>
    <w:rsid w:val="009547BA"/>
    <w:rsid w:val="00957CDC"/>
    <w:rsid w:val="0096197D"/>
    <w:rsid w:val="0096301A"/>
    <w:rsid w:val="00964963"/>
    <w:rsid w:val="00964CDC"/>
    <w:rsid w:val="009652AD"/>
    <w:rsid w:val="00966091"/>
    <w:rsid w:val="00970E0C"/>
    <w:rsid w:val="00971F2A"/>
    <w:rsid w:val="00973E81"/>
    <w:rsid w:val="009763DB"/>
    <w:rsid w:val="00977CDB"/>
    <w:rsid w:val="00982213"/>
    <w:rsid w:val="00982672"/>
    <w:rsid w:val="00982942"/>
    <w:rsid w:val="00986186"/>
    <w:rsid w:val="00990709"/>
    <w:rsid w:val="00990C5B"/>
    <w:rsid w:val="009916C8"/>
    <w:rsid w:val="00993550"/>
    <w:rsid w:val="009A20EC"/>
    <w:rsid w:val="009A4325"/>
    <w:rsid w:val="009A747F"/>
    <w:rsid w:val="009B706D"/>
    <w:rsid w:val="009C1C9E"/>
    <w:rsid w:val="009C3585"/>
    <w:rsid w:val="009C6959"/>
    <w:rsid w:val="009C6A5E"/>
    <w:rsid w:val="009C6F3B"/>
    <w:rsid w:val="009D10D4"/>
    <w:rsid w:val="009D22D7"/>
    <w:rsid w:val="009D45F5"/>
    <w:rsid w:val="009E4630"/>
    <w:rsid w:val="009E5019"/>
    <w:rsid w:val="009E5D1A"/>
    <w:rsid w:val="009E6EB6"/>
    <w:rsid w:val="009E790E"/>
    <w:rsid w:val="009E7F8C"/>
    <w:rsid w:val="009F19E1"/>
    <w:rsid w:val="009F1BC3"/>
    <w:rsid w:val="009F2AA1"/>
    <w:rsid w:val="009F4FD6"/>
    <w:rsid w:val="00A0306C"/>
    <w:rsid w:val="00A03B6B"/>
    <w:rsid w:val="00A0632E"/>
    <w:rsid w:val="00A07A3B"/>
    <w:rsid w:val="00A11FD0"/>
    <w:rsid w:val="00A12CA7"/>
    <w:rsid w:val="00A12CE1"/>
    <w:rsid w:val="00A139DF"/>
    <w:rsid w:val="00A1430F"/>
    <w:rsid w:val="00A14633"/>
    <w:rsid w:val="00A1620C"/>
    <w:rsid w:val="00A1788F"/>
    <w:rsid w:val="00A20080"/>
    <w:rsid w:val="00A203FA"/>
    <w:rsid w:val="00A27625"/>
    <w:rsid w:val="00A3367A"/>
    <w:rsid w:val="00A37D1B"/>
    <w:rsid w:val="00A4490A"/>
    <w:rsid w:val="00A46931"/>
    <w:rsid w:val="00A53F78"/>
    <w:rsid w:val="00A54014"/>
    <w:rsid w:val="00A6037A"/>
    <w:rsid w:val="00A665AE"/>
    <w:rsid w:val="00A67C7B"/>
    <w:rsid w:val="00A70C65"/>
    <w:rsid w:val="00A71526"/>
    <w:rsid w:val="00A73068"/>
    <w:rsid w:val="00A73C78"/>
    <w:rsid w:val="00A81B3A"/>
    <w:rsid w:val="00A84ACC"/>
    <w:rsid w:val="00A86999"/>
    <w:rsid w:val="00A9039D"/>
    <w:rsid w:val="00A95199"/>
    <w:rsid w:val="00A95299"/>
    <w:rsid w:val="00AA35CD"/>
    <w:rsid w:val="00AA4614"/>
    <w:rsid w:val="00AA6FD9"/>
    <w:rsid w:val="00AB22D6"/>
    <w:rsid w:val="00AB441D"/>
    <w:rsid w:val="00AB6AF6"/>
    <w:rsid w:val="00AC6AEA"/>
    <w:rsid w:val="00AD127D"/>
    <w:rsid w:val="00AD29C1"/>
    <w:rsid w:val="00AD53DA"/>
    <w:rsid w:val="00AD5C53"/>
    <w:rsid w:val="00AD684F"/>
    <w:rsid w:val="00AD7E09"/>
    <w:rsid w:val="00AE11C6"/>
    <w:rsid w:val="00AE135A"/>
    <w:rsid w:val="00AE26F5"/>
    <w:rsid w:val="00AF048B"/>
    <w:rsid w:val="00AF14E0"/>
    <w:rsid w:val="00AF2B50"/>
    <w:rsid w:val="00AF47C4"/>
    <w:rsid w:val="00AF7103"/>
    <w:rsid w:val="00B00291"/>
    <w:rsid w:val="00B02279"/>
    <w:rsid w:val="00B07BEE"/>
    <w:rsid w:val="00B13E94"/>
    <w:rsid w:val="00B149D1"/>
    <w:rsid w:val="00B15F5C"/>
    <w:rsid w:val="00B21BBA"/>
    <w:rsid w:val="00B22D80"/>
    <w:rsid w:val="00B276C1"/>
    <w:rsid w:val="00B33D8F"/>
    <w:rsid w:val="00B35B4C"/>
    <w:rsid w:val="00B35C8E"/>
    <w:rsid w:val="00B37E0A"/>
    <w:rsid w:val="00B4786D"/>
    <w:rsid w:val="00B47D66"/>
    <w:rsid w:val="00B50BA0"/>
    <w:rsid w:val="00B50BED"/>
    <w:rsid w:val="00B5186E"/>
    <w:rsid w:val="00B51DCC"/>
    <w:rsid w:val="00B54736"/>
    <w:rsid w:val="00B54AFD"/>
    <w:rsid w:val="00B55B76"/>
    <w:rsid w:val="00B55EEE"/>
    <w:rsid w:val="00B576BD"/>
    <w:rsid w:val="00B6200D"/>
    <w:rsid w:val="00B62090"/>
    <w:rsid w:val="00B656DF"/>
    <w:rsid w:val="00B719C5"/>
    <w:rsid w:val="00B757C4"/>
    <w:rsid w:val="00B771E0"/>
    <w:rsid w:val="00B80C57"/>
    <w:rsid w:val="00B8453F"/>
    <w:rsid w:val="00B862EE"/>
    <w:rsid w:val="00B86D4E"/>
    <w:rsid w:val="00B87ADD"/>
    <w:rsid w:val="00BA4130"/>
    <w:rsid w:val="00BA42FA"/>
    <w:rsid w:val="00BA45D4"/>
    <w:rsid w:val="00BA4774"/>
    <w:rsid w:val="00BA6487"/>
    <w:rsid w:val="00BB13E8"/>
    <w:rsid w:val="00BB1A3F"/>
    <w:rsid w:val="00BB5956"/>
    <w:rsid w:val="00BB6029"/>
    <w:rsid w:val="00BB7EA7"/>
    <w:rsid w:val="00BC1216"/>
    <w:rsid w:val="00BC177A"/>
    <w:rsid w:val="00BC2DB9"/>
    <w:rsid w:val="00BC3FD8"/>
    <w:rsid w:val="00BC447F"/>
    <w:rsid w:val="00BC6F34"/>
    <w:rsid w:val="00BD00A2"/>
    <w:rsid w:val="00BD2921"/>
    <w:rsid w:val="00BD3B33"/>
    <w:rsid w:val="00BD7E14"/>
    <w:rsid w:val="00BE0F15"/>
    <w:rsid w:val="00BE263A"/>
    <w:rsid w:val="00BE37F9"/>
    <w:rsid w:val="00BE3A22"/>
    <w:rsid w:val="00BE47A7"/>
    <w:rsid w:val="00BF5B90"/>
    <w:rsid w:val="00BF6666"/>
    <w:rsid w:val="00C0005F"/>
    <w:rsid w:val="00C001AD"/>
    <w:rsid w:val="00C027ED"/>
    <w:rsid w:val="00C05F2B"/>
    <w:rsid w:val="00C06264"/>
    <w:rsid w:val="00C06AC4"/>
    <w:rsid w:val="00C06C6D"/>
    <w:rsid w:val="00C100E3"/>
    <w:rsid w:val="00C10A9F"/>
    <w:rsid w:val="00C125F1"/>
    <w:rsid w:val="00C129A7"/>
    <w:rsid w:val="00C15303"/>
    <w:rsid w:val="00C20E25"/>
    <w:rsid w:val="00C26D44"/>
    <w:rsid w:val="00C30949"/>
    <w:rsid w:val="00C30DF7"/>
    <w:rsid w:val="00C31684"/>
    <w:rsid w:val="00C439A3"/>
    <w:rsid w:val="00C50F8A"/>
    <w:rsid w:val="00C51991"/>
    <w:rsid w:val="00C53DC6"/>
    <w:rsid w:val="00C5505E"/>
    <w:rsid w:val="00C564E3"/>
    <w:rsid w:val="00C574EC"/>
    <w:rsid w:val="00C60C8C"/>
    <w:rsid w:val="00C64378"/>
    <w:rsid w:val="00C65F53"/>
    <w:rsid w:val="00C66993"/>
    <w:rsid w:val="00C6729E"/>
    <w:rsid w:val="00C738BB"/>
    <w:rsid w:val="00C75D3A"/>
    <w:rsid w:val="00C75D63"/>
    <w:rsid w:val="00C767CE"/>
    <w:rsid w:val="00C81F63"/>
    <w:rsid w:val="00C827A2"/>
    <w:rsid w:val="00C8287F"/>
    <w:rsid w:val="00C82A54"/>
    <w:rsid w:val="00C84F32"/>
    <w:rsid w:val="00C90D7B"/>
    <w:rsid w:val="00C9490B"/>
    <w:rsid w:val="00C97D25"/>
    <w:rsid w:val="00CA1CB3"/>
    <w:rsid w:val="00CA214A"/>
    <w:rsid w:val="00CA2CB0"/>
    <w:rsid w:val="00CA7506"/>
    <w:rsid w:val="00CB15D9"/>
    <w:rsid w:val="00CB5A18"/>
    <w:rsid w:val="00CB62F0"/>
    <w:rsid w:val="00CD01A1"/>
    <w:rsid w:val="00CD31D3"/>
    <w:rsid w:val="00CD5CC1"/>
    <w:rsid w:val="00CD78EF"/>
    <w:rsid w:val="00CE0FE0"/>
    <w:rsid w:val="00CE29DD"/>
    <w:rsid w:val="00CE5BEB"/>
    <w:rsid w:val="00CE5F55"/>
    <w:rsid w:val="00CE639B"/>
    <w:rsid w:val="00CE69E9"/>
    <w:rsid w:val="00CE6F77"/>
    <w:rsid w:val="00CE762D"/>
    <w:rsid w:val="00CF0318"/>
    <w:rsid w:val="00CF0CA8"/>
    <w:rsid w:val="00CF2722"/>
    <w:rsid w:val="00CF43C6"/>
    <w:rsid w:val="00CF682B"/>
    <w:rsid w:val="00D03415"/>
    <w:rsid w:val="00D03780"/>
    <w:rsid w:val="00D03BAB"/>
    <w:rsid w:val="00D07015"/>
    <w:rsid w:val="00D10C93"/>
    <w:rsid w:val="00D11F62"/>
    <w:rsid w:val="00D1244B"/>
    <w:rsid w:val="00D13D0C"/>
    <w:rsid w:val="00D1521F"/>
    <w:rsid w:val="00D167E2"/>
    <w:rsid w:val="00D20778"/>
    <w:rsid w:val="00D277D3"/>
    <w:rsid w:val="00D3050B"/>
    <w:rsid w:val="00D30569"/>
    <w:rsid w:val="00D33DC2"/>
    <w:rsid w:val="00D34118"/>
    <w:rsid w:val="00D34F4C"/>
    <w:rsid w:val="00D371FF"/>
    <w:rsid w:val="00D40D53"/>
    <w:rsid w:val="00D41846"/>
    <w:rsid w:val="00D41C84"/>
    <w:rsid w:val="00D4623D"/>
    <w:rsid w:val="00D50E6F"/>
    <w:rsid w:val="00D51309"/>
    <w:rsid w:val="00D52248"/>
    <w:rsid w:val="00D555A1"/>
    <w:rsid w:val="00D56025"/>
    <w:rsid w:val="00D56301"/>
    <w:rsid w:val="00D56319"/>
    <w:rsid w:val="00D56A72"/>
    <w:rsid w:val="00D607C0"/>
    <w:rsid w:val="00D60F6A"/>
    <w:rsid w:val="00D62ACF"/>
    <w:rsid w:val="00D64639"/>
    <w:rsid w:val="00D712C9"/>
    <w:rsid w:val="00D728EA"/>
    <w:rsid w:val="00D7292D"/>
    <w:rsid w:val="00D73781"/>
    <w:rsid w:val="00D81315"/>
    <w:rsid w:val="00D825D6"/>
    <w:rsid w:val="00D86FD8"/>
    <w:rsid w:val="00D90517"/>
    <w:rsid w:val="00D92CAE"/>
    <w:rsid w:val="00DA0797"/>
    <w:rsid w:val="00DA11DC"/>
    <w:rsid w:val="00DA1872"/>
    <w:rsid w:val="00DA3E81"/>
    <w:rsid w:val="00DA5F41"/>
    <w:rsid w:val="00DB0065"/>
    <w:rsid w:val="00DB0307"/>
    <w:rsid w:val="00DB175B"/>
    <w:rsid w:val="00DB619C"/>
    <w:rsid w:val="00DC0374"/>
    <w:rsid w:val="00DC0A6F"/>
    <w:rsid w:val="00DC1438"/>
    <w:rsid w:val="00DC16EC"/>
    <w:rsid w:val="00DC3F88"/>
    <w:rsid w:val="00DD1236"/>
    <w:rsid w:val="00DD2522"/>
    <w:rsid w:val="00DD2566"/>
    <w:rsid w:val="00DD26B9"/>
    <w:rsid w:val="00DD3139"/>
    <w:rsid w:val="00DD50A0"/>
    <w:rsid w:val="00DD6B1A"/>
    <w:rsid w:val="00DD7A32"/>
    <w:rsid w:val="00DE05C9"/>
    <w:rsid w:val="00DE175E"/>
    <w:rsid w:val="00DE2DBD"/>
    <w:rsid w:val="00DE3D0F"/>
    <w:rsid w:val="00DF387B"/>
    <w:rsid w:val="00DF4557"/>
    <w:rsid w:val="00DF6932"/>
    <w:rsid w:val="00DF79A9"/>
    <w:rsid w:val="00E076E4"/>
    <w:rsid w:val="00E1292F"/>
    <w:rsid w:val="00E14A98"/>
    <w:rsid w:val="00E16D06"/>
    <w:rsid w:val="00E208BA"/>
    <w:rsid w:val="00E20E80"/>
    <w:rsid w:val="00E2291C"/>
    <w:rsid w:val="00E231F1"/>
    <w:rsid w:val="00E2479B"/>
    <w:rsid w:val="00E2756A"/>
    <w:rsid w:val="00E33D23"/>
    <w:rsid w:val="00E3463C"/>
    <w:rsid w:val="00E35E2F"/>
    <w:rsid w:val="00E403AB"/>
    <w:rsid w:val="00E40561"/>
    <w:rsid w:val="00E4166A"/>
    <w:rsid w:val="00E442DC"/>
    <w:rsid w:val="00E45C19"/>
    <w:rsid w:val="00E472E6"/>
    <w:rsid w:val="00E47815"/>
    <w:rsid w:val="00E50067"/>
    <w:rsid w:val="00E506B3"/>
    <w:rsid w:val="00E50A8C"/>
    <w:rsid w:val="00E564A6"/>
    <w:rsid w:val="00E5669B"/>
    <w:rsid w:val="00E57F06"/>
    <w:rsid w:val="00E60B4A"/>
    <w:rsid w:val="00E631C1"/>
    <w:rsid w:val="00E67F1A"/>
    <w:rsid w:val="00E7028C"/>
    <w:rsid w:val="00E7485B"/>
    <w:rsid w:val="00E80AE5"/>
    <w:rsid w:val="00E8200D"/>
    <w:rsid w:val="00E86E0F"/>
    <w:rsid w:val="00E924D5"/>
    <w:rsid w:val="00E92613"/>
    <w:rsid w:val="00E92DF2"/>
    <w:rsid w:val="00E93131"/>
    <w:rsid w:val="00EA3C57"/>
    <w:rsid w:val="00EA6790"/>
    <w:rsid w:val="00EA6CE5"/>
    <w:rsid w:val="00EA7D86"/>
    <w:rsid w:val="00EB0C6E"/>
    <w:rsid w:val="00EB3293"/>
    <w:rsid w:val="00EB4CFB"/>
    <w:rsid w:val="00EB509A"/>
    <w:rsid w:val="00EB5215"/>
    <w:rsid w:val="00EB5309"/>
    <w:rsid w:val="00EC3BCA"/>
    <w:rsid w:val="00ED0019"/>
    <w:rsid w:val="00ED28BA"/>
    <w:rsid w:val="00ED64D3"/>
    <w:rsid w:val="00ED6DB6"/>
    <w:rsid w:val="00EE262F"/>
    <w:rsid w:val="00EF0FA1"/>
    <w:rsid w:val="00EF28AD"/>
    <w:rsid w:val="00EF3FE1"/>
    <w:rsid w:val="00F0000F"/>
    <w:rsid w:val="00F04E4B"/>
    <w:rsid w:val="00F05E8C"/>
    <w:rsid w:val="00F067E4"/>
    <w:rsid w:val="00F10B34"/>
    <w:rsid w:val="00F11078"/>
    <w:rsid w:val="00F12DD5"/>
    <w:rsid w:val="00F14D61"/>
    <w:rsid w:val="00F15391"/>
    <w:rsid w:val="00F205DA"/>
    <w:rsid w:val="00F23164"/>
    <w:rsid w:val="00F2319B"/>
    <w:rsid w:val="00F24537"/>
    <w:rsid w:val="00F25FD1"/>
    <w:rsid w:val="00F30313"/>
    <w:rsid w:val="00F30E3B"/>
    <w:rsid w:val="00F31B29"/>
    <w:rsid w:val="00F33893"/>
    <w:rsid w:val="00F3553A"/>
    <w:rsid w:val="00F365DC"/>
    <w:rsid w:val="00F40DCB"/>
    <w:rsid w:val="00F44B67"/>
    <w:rsid w:val="00F4529D"/>
    <w:rsid w:val="00F46056"/>
    <w:rsid w:val="00F51769"/>
    <w:rsid w:val="00F51ACC"/>
    <w:rsid w:val="00F53A77"/>
    <w:rsid w:val="00F548D0"/>
    <w:rsid w:val="00F56A79"/>
    <w:rsid w:val="00F57124"/>
    <w:rsid w:val="00F61331"/>
    <w:rsid w:val="00F62DFC"/>
    <w:rsid w:val="00F67283"/>
    <w:rsid w:val="00F7102B"/>
    <w:rsid w:val="00F710A4"/>
    <w:rsid w:val="00F7266F"/>
    <w:rsid w:val="00F75023"/>
    <w:rsid w:val="00F752C7"/>
    <w:rsid w:val="00F754BF"/>
    <w:rsid w:val="00F768D9"/>
    <w:rsid w:val="00F837D2"/>
    <w:rsid w:val="00F84DA8"/>
    <w:rsid w:val="00F85B05"/>
    <w:rsid w:val="00F86885"/>
    <w:rsid w:val="00F868F9"/>
    <w:rsid w:val="00F9033A"/>
    <w:rsid w:val="00F95904"/>
    <w:rsid w:val="00F97774"/>
    <w:rsid w:val="00FA2BFE"/>
    <w:rsid w:val="00FA34CC"/>
    <w:rsid w:val="00FA3EC3"/>
    <w:rsid w:val="00FA47E1"/>
    <w:rsid w:val="00FA5B4F"/>
    <w:rsid w:val="00FB0F60"/>
    <w:rsid w:val="00FB1062"/>
    <w:rsid w:val="00FB14F6"/>
    <w:rsid w:val="00FB3BBF"/>
    <w:rsid w:val="00FC1FCC"/>
    <w:rsid w:val="00FC3A4A"/>
    <w:rsid w:val="00FC3FA6"/>
    <w:rsid w:val="00FC407E"/>
    <w:rsid w:val="00FC4D60"/>
    <w:rsid w:val="00FC5F7E"/>
    <w:rsid w:val="00FC7738"/>
    <w:rsid w:val="00FD02B0"/>
    <w:rsid w:val="00FD2A26"/>
    <w:rsid w:val="00FD4900"/>
    <w:rsid w:val="00FD7763"/>
    <w:rsid w:val="00FE0D87"/>
    <w:rsid w:val="00FE0E1E"/>
    <w:rsid w:val="00FE211E"/>
    <w:rsid w:val="00FE2710"/>
    <w:rsid w:val="00FE2B26"/>
    <w:rsid w:val="00FE41ED"/>
    <w:rsid w:val="00FF1F8D"/>
    <w:rsid w:val="00FF4354"/>
    <w:rsid w:val="00FF5B3D"/>
    <w:rsid w:val="00FF6F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8EA21"/>
  <w15:chartTrackingRefBased/>
  <w15:docId w15:val="{9DB58A0F-4B10-42D5-848F-A6D6C178E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637A"/>
  </w:style>
  <w:style w:type="paragraph" w:styleId="1">
    <w:name w:val="heading 1"/>
    <w:basedOn w:val="a"/>
    <w:next w:val="a"/>
    <w:link w:val="10"/>
    <w:uiPriority w:val="9"/>
    <w:qFormat/>
    <w:rsid w:val="00D03BAB"/>
    <w:pPr>
      <w:keepNext/>
      <w:keepLines/>
      <w:spacing w:before="240" w:after="0"/>
      <w:jc w:val="center"/>
      <w:outlineLvl w:val="0"/>
    </w:pPr>
    <w:rPr>
      <w:rFonts w:asciiTheme="majorHAnsi" w:eastAsiaTheme="majorEastAsia" w:hAnsiTheme="majorHAnsi" w:cstheme="majorBidi"/>
      <w:color w:val="2E74B5" w:themeColor="accent1" w:themeShade="BF"/>
      <w:sz w:val="32"/>
      <w:szCs w:val="32"/>
      <w:lang w:val="ru-RU"/>
    </w:rPr>
  </w:style>
  <w:style w:type="paragraph" w:styleId="2">
    <w:name w:val="heading 2"/>
    <w:basedOn w:val="a"/>
    <w:next w:val="a"/>
    <w:link w:val="20"/>
    <w:uiPriority w:val="9"/>
    <w:unhideWhenUsed/>
    <w:qFormat/>
    <w:rsid w:val="00D03BAB"/>
    <w:pPr>
      <w:keepNext/>
      <w:keepLines/>
      <w:spacing w:before="40" w:after="0"/>
      <w:jc w:val="center"/>
      <w:outlineLvl w:val="1"/>
    </w:pPr>
    <w:rPr>
      <w:rFonts w:asciiTheme="majorHAnsi" w:eastAsiaTheme="majorEastAsia" w:hAnsiTheme="majorHAnsi" w:cstheme="majorBidi"/>
      <w:color w:val="2E74B5" w:themeColor="accent1" w:themeShade="BF"/>
      <w:sz w:val="26"/>
      <w:szCs w:val="26"/>
      <w:lang w:val="ru-RU"/>
    </w:rPr>
  </w:style>
  <w:style w:type="paragraph" w:styleId="3">
    <w:name w:val="heading 3"/>
    <w:basedOn w:val="a"/>
    <w:next w:val="a"/>
    <w:link w:val="30"/>
    <w:uiPriority w:val="9"/>
    <w:unhideWhenUsed/>
    <w:qFormat/>
    <w:rsid w:val="00564C7F"/>
    <w:pPr>
      <w:keepNext/>
      <w:keepLines/>
      <w:numPr>
        <w:numId w:val="31"/>
      </w:numPr>
      <w:spacing w:before="40" w:after="0"/>
      <w:outlineLvl w:val="2"/>
    </w:pPr>
    <w:rPr>
      <w:rFonts w:asciiTheme="majorHAnsi" w:eastAsiaTheme="majorEastAsia" w:hAnsiTheme="majorHAnsi" w:cstheme="majorBidi"/>
      <w:color w:val="1F4D78" w:themeColor="accent1" w:themeShade="7F"/>
      <w:sz w:val="24"/>
      <w:szCs w:val="24"/>
      <w:lang w:val="ru-RU"/>
    </w:rPr>
  </w:style>
  <w:style w:type="paragraph" w:styleId="4">
    <w:name w:val="heading 4"/>
    <w:basedOn w:val="a"/>
    <w:next w:val="a"/>
    <w:link w:val="40"/>
    <w:uiPriority w:val="9"/>
    <w:unhideWhenUsed/>
    <w:qFormat/>
    <w:rsid w:val="00564C7F"/>
    <w:pPr>
      <w:keepNext/>
      <w:keepLines/>
      <w:numPr>
        <w:numId w:val="30"/>
      </w:numPr>
      <w:spacing w:before="40" w:after="0"/>
      <w:outlineLvl w:val="3"/>
    </w:pPr>
    <w:rPr>
      <w:rFonts w:asciiTheme="majorHAnsi" w:eastAsiaTheme="majorEastAsia" w:hAnsiTheme="majorHAnsi" w:cstheme="majorBidi"/>
      <w:i/>
      <w:iCs/>
      <w:color w:val="2E74B5" w:themeColor="accent1" w:themeShade="BF"/>
      <w:lang w:val="ru-RU"/>
    </w:rPr>
  </w:style>
  <w:style w:type="paragraph" w:styleId="5">
    <w:name w:val="heading 5"/>
    <w:basedOn w:val="a"/>
    <w:next w:val="a"/>
    <w:link w:val="50"/>
    <w:uiPriority w:val="9"/>
    <w:unhideWhenUsed/>
    <w:qFormat/>
    <w:rsid w:val="0072347A"/>
    <w:pPr>
      <w:keepNext/>
      <w:keepLines/>
      <w:numPr>
        <w:numId w:val="2"/>
      </w:numPr>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03BAB"/>
    <w:rPr>
      <w:rFonts w:asciiTheme="majorHAnsi" w:eastAsiaTheme="majorEastAsia" w:hAnsiTheme="majorHAnsi" w:cstheme="majorBidi"/>
      <w:color w:val="2E74B5" w:themeColor="accent1" w:themeShade="BF"/>
      <w:sz w:val="32"/>
      <w:szCs w:val="32"/>
      <w:lang w:val="ru-RU"/>
    </w:rPr>
  </w:style>
  <w:style w:type="character" w:customStyle="1" w:styleId="20">
    <w:name w:val="Заголовок 2 Знак"/>
    <w:basedOn w:val="a0"/>
    <w:link w:val="2"/>
    <w:uiPriority w:val="9"/>
    <w:rsid w:val="00D03BAB"/>
    <w:rPr>
      <w:rFonts w:asciiTheme="majorHAnsi" w:eastAsiaTheme="majorEastAsia" w:hAnsiTheme="majorHAnsi" w:cstheme="majorBidi"/>
      <w:color w:val="2E74B5" w:themeColor="accent1" w:themeShade="BF"/>
      <w:sz w:val="26"/>
      <w:szCs w:val="26"/>
      <w:lang w:val="ru-RU"/>
    </w:rPr>
  </w:style>
  <w:style w:type="character" w:customStyle="1" w:styleId="30">
    <w:name w:val="Заголовок 3 Знак"/>
    <w:basedOn w:val="a0"/>
    <w:link w:val="3"/>
    <w:uiPriority w:val="9"/>
    <w:rsid w:val="00564C7F"/>
    <w:rPr>
      <w:rFonts w:asciiTheme="majorHAnsi" w:eastAsiaTheme="majorEastAsia" w:hAnsiTheme="majorHAnsi" w:cstheme="majorBidi"/>
      <w:color w:val="1F4D78" w:themeColor="accent1" w:themeShade="7F"/>
      <w:sz w:val="24"/>
      <w:szCs w:val="24"/>
      <w:lang w:val="ru-RU"/>
    </w:rPr>
  </w:style>
  <w:style w:type="character" w:customStyle="1" w:styleId="40">
    <w:name w:val="Заголовок 4 Знак"/>
    <w:basedOn w:val="a0"/>
    <w:link w:val="4"/>
    <w:uiPriority w:val="9"/>
    <w:rsid w:val="00564C7F"/>
    <w:rPr>
      <w:rFonts w:asciiTheme="majorHAnsi" w:eastAsiaTheme="majorEastAsia" w:hAnsiTheme="majorHAnsi" w:cstheme="majorBidi"/>
      <w:i/>
      <w:iCs/>
      <w:color w:val="2E74B5" w:themeColor="accent1" w:themeShade="BF"/>
      <w:lang w:val="ru-RU"/>
    </w:rPr>
  </w:style>
  <w:style w:type="character" w:customStyle="1" w:styleId="50">
    <w:name w:val="Заголовок 5 Знак"/>
    <w:basedOn w:val="a0"/>
    <w:link w:val="5"/>
    <w:uiPriority w:val="9"/>
    <w:rsid w:val="0072347A"/>
    <w:rPr>
      <w:rFonts w:asciiTheme="majorHAnsi" w:eastAsiaTheme="majorEastAsia" w:hAnsiTheme="majorHAnsi" w:cstheme="majorBidi"/>
      <w:color w:val="2E74B5" w:themeColor="accent1" w:themeShade="BF"/>
    </w:rPr>
  </w:style>
  <w:style w:type="paragraph" w:styleId="a3">
    <w:name w:val="footnote text"/>
    <w:basedOn w:val="a"/>
    <w:link w:val="a4"/>
    <w:uiPriority w:val="99"/>
    <w:unhideWhenUsed/>
    <w:rsid w:val="00F7102B"/>
    <w:pPr>
      <w:spacing w:after="0" w:line="240" w:lineRule="auto"/>
    </w:pPr>
    <w:rPr>
      <w:sz w:val="20"/>
      <w:szCs w:val="20"/>
    </w:rPr>
  </w:style>
  <w:style w:type="character" w:customStyle="1" w:styleId="a4">
    <w:name w:val="Текст сноски Знак"/>
    <w:basedOn w:val="a0"/>
    <w:link w:val="a3"/>
    <w:uiPriority w:val="99"/>
    <w:rsid w:val="00F7102B"/>
    <w:rPr>
      <w:sz w:val="20"/>
      <w:szCs w:val="20"/>
    </w:rPr>
  </w:style>
  <w:style w:type="character" w:styleId="a5">
    <w:name w:val="footnote reference"/>
    <w:basedOn w:val="a0"/>
    <w:uiPriority w:val="99"/>
    <w:semiHidden/>
    <w:unhideWhenUsed/>
    <w:rsid w:val="00F7102B"/>
    <w:rPr>
      <w:vertAlign w:val="superscript"/>
    </w:rPr>
  </w:style>
  <w:style w:type="table" w:styleId="a6">
    <w:name w:val="Table Grid"/>
    <w:basedOn w:val="a1"/>
    <w:uiPriority w:val="39"/>
    <w:rsid w:val="00B656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E076E4"/>
    <w:pPr>
      <w:ind w:left="720"/>
      <w:contextualSpacing/>
    </w:pPr>
  </w:style>
  <w:style w:type="character" w:styleId="a8">
    <w:name w:val="annotation reference"/>
    <w:basedOn w:val="a0"/>
    <w:uiPriority w:val="99"/>
    <w:semiHidden/>
    <w:unhideWhenUsed/>
    <w:rsid w:val="002F5D64"/>
    <w:rPr>
      <w:sz w:val="16"/>
      <w:szCs w:val="16"/>
    </w:rPr>
  </w:style>
  <w:style w:type="paragraph" w:styleId="a9">
    <w:name w:val="annotation text"/>
    <w:basedOn w:val="a"/>
    <w:link w:val="aa"/>
    <w:uiPriority w:val="99"/>
    <w:semiHidden/>
    <w:unhideWhenUsed/>
    <w:rsid w:val="002F5D64"/>
    <w:pPr>
      <w:spacing w:line="240" w:lineRule="auto"/>
    </w:pPr>
    <w:rPr>
      <w:sz w:val="20"/>
      <w:szCs w:val="20"/>
    </w:rPr>
  </w:style>
  <w:style w:type="character" w:customStyle="1" w:styleId="aa">
    <w:name w:val="Текст примечания Знак"/>
    <w:basedOn w:val="a0"/>
    <w:link w:val="a9"/>
    <w:uiPriority w:val="99"/>
    <w:semiHidden/>
    <w:rsid w:val="002F5D64"/>
    <w:rPr>
      <w:sz w:val="20"/>
      <w:szCs w:val="20"/>
    </w:rPr>
  </w:style>
  <w:style w:type="paragraph" w:styleId="ab">
    <w:name w:val="annotation subject"/>
    <w:basedOn w:val="a9"/>
    <w:next w:val="a9"/>
    <w:link w:val="ac"/>
    <w:uiPriority w:val="99"/>
    <w:semiHidden/>
    <w:unhideWhenUsed/>
    <w:rsid w:val="002F5D64"/>
    <w:rPr>
      <w:b/>
      <w:bCs/>
    </w:rPr>
  </w:style>
  <w:style w:type="character" w:customStyle="1" w:styleId="ac">
    <w:name w:val="Тема примечания Знак"/>
    <w:basedOn w:val="aa"/>
    <w:link w:val="ab"/>
    <w:uiPriority w:val="99"/>
    <w:semiHidden/>
    <w:rsid w:val="002F5D64"/>
    <w:rPr>
      <w:b/>
      <w:bCs/>
      <w:sz w:val="20"/>
      <w:szCs w:val="20"/>
    </w:rPr>
  </w:style>
  <w:style w:type="paragraph" w:styleId="ad">
    <w:name w:val="Balloon Text"/>
    <w:basedOn w:val="a"/>
    <w:link w:val="ae"/>
    <w:uiPriority w:val="99"/>
    <w:semiHidden/>
    <w:unhideWhenUsed/>
    <w:rsid w:val="002F5D64"/>
    <w:pPr>
      <w:spacing w:after="0" w:line="240" w:lineRule="auto"/>
    </w:pPr>
    <w:rPr>
      <w:rFonts w:ascii="Segoe UI" w:hAnsi="Segoe UI" w:cs="Segoe UI"/>
      <w:sz w:val="18"/>
      <w:szCs w:val="18"/>
    </w:rPr>
  </w:style>
  <w:style w:type="character" w:customStyle="1" w:styleId="ae">
    <w:name w:val="Текст выноски Знак"/>
    <w:basedOn w:val="a0"/>
    <w:link w:val="ad"/>
    <w:uiPriority w:val="99"/>
    <w:semiHidden/>
    <w:rsid w:val="002F5D64"/>
    <w:rPr>
      <w:rFonts w:ascii="Segoe UI" w:hAnsi="Segoe UI" w:cs="Segoe UI"/>
      <w:sz w:val="18"/>
      <w:szCs w:val="18"/>
    </w:rPr>
  </w:style>
  <w:style w:type="character" w:styleId="af">
    <w:name w:val="Placeholder Text"/>
    <w:basedOn w:val="a0"/>
    <w:uiPriority w:val="99"/>
    <w:semiHidden/>
    <w:rsid w:val="006B21A0"/>
    <w:rPr>
      <w:color w:val="808080"/>
    </w:rPr>
  </w:style>
  <w:style w:type="paragraph" w:styleId="af0">
    <w:name w:val="TOC Heading"/>
    <w:basedOn w:val="1"/>
    <w:next w:val="a"/>
    <w:uiPriority w:val="39"/>
    <w:unhideWhenUsed/>
    <w:qFormat/>
    <w:rsid w:val="00530FD5"/>
    <w:pPr>
      <w:jc w:val="left"/>
      <w:outlineLvl w:val="9"/>
    </w:pPr>
    <w:rPr>
      <w:lang w:val="en-US"/>
    </w:rPr>
  </w:style>
  <w:style w:type="paragraph" w:styleId="11">
    <w:name w:val="toc 1"/>
    <w:basedOn w:val="a"/>
    <w:next w:val="a"/>
    <w:autoRedefine/>
    <w:uiPriority w:val="39"/>
    <w:unhideWhenUsed/>
    <w:rsid w:val="00530FD5"/>
    <w:pPr>
      <w:spacing w:before="360" w:after="0"/>
    </w:pPr>
    <w:rPr>
      <w:rFonts w:asciiTheme="majorHAnsi" w:hAnsiTheme="majorHAnsi" w:cstheme="majorHAnsi"/>
      <w:b/>
      <w:bCs/>
      <w:caps/>
      <w:sz w:val="24"/>
      <w:szCs w:val="24"/>
    </w:rPr>
  </w:style>
  <w:style w:type="paragraph" w:styleId="21">
    <w:name w:val="toc 2"/>
    <w:basedOn w:val="a"/>
    <w:next w:val="a"/>
    <w:autoRedefine/>
    <w:uiPriority w:val="39"/>
    <w:unhideWhenUsed/>
    <w:rsid w:val="00530FD5"/>
    <w:pPr>
      <w:spacing w:before="240" w:after="0"/>
    </w:pPr>
    <w:rPr>
      <w:rFonts w:cstheme="minorHAnsi"/>
      <w:b/>
      <w:bCs/>
      <w:sz w:val="20"/>
      <w:szCs w:val="20"/>
    </w:rPr>
  </w:style>
  <w:style w:type="paragraph" w:styleId="31">
    <w:name w:val="toc 3"/>
    <w:basedOn w:val="a"/>
    <w:next w:val="a"/>
    <w:autoRedefine/>
    <w:uiPriority w:val="39"/>
    <w:unhideWhenUsed/>
    <w:rsid w:val="00530FD5"/>
    <w:pPr>
      <w:spacing w:after="0"/>
      <w:ind w:left="220"/>
    </w:pPr>
    <w:rPr>
      <w:rFonts w:cstheme="minorHAnsi"/>
      <w:sz w:val="20"/>
      <w:szCs w:val="20"/>
    </w:rPr>
  </w:style>
  <w:style w:type="character" w:styleId="af1">
    <w:name w:val="Hyperlink"/>
    <w:basedOn w:val="a0"/>
    <w:uiPriority w:val="99"/>
    <w:unhideWhenUsed/>
    <w:rsid w:val="00530FD5"/>
    <w:rPr>
      <w:color w:val="0563C1" w:themeColor="hyperlink"/>
      <w:u w:val="single"/>
    </w:rPr>
  </w:style>
  <w:style w:type="paragraph" w:customStyle="1" w:styleId="Default">
    <w:name w:val="Default"/>
    <w:rsid w:val="007B085C"/>
    <w:pPr>
      <w:autoSpaceDE w:val="0"/>
      <w:autoSpaceDN w:val="0"/>
      <w:adjustRightInd w:val="0"/>
      <w:spacing w:after="0" w:line="240" w:lineRule="auto"/>
    </w:pPr>
    <w:rPr>
      <w:rFonts w:ascii="Century Schoolbook" w:hAnsi="Century Schoolbook" w:cs="Century Schoolbook"/>
      <w:color w:val="000000"/>
      <w:sz w:val="24"/>
      <w:szCs w:val="24"/>
    </w:rPr>
  </w:style>
  <w:style w:type="paragraph" w:styleId="41">
    <w:name w:val="toc 4"/>
    <w:basedOn w:val="a"/>
    <w:next w:val="a"/>
    <w:autoRedefine/>
    <w:uiPriority w:val="39"/>
    <w:unhideWhenUsed/>
    <w:rsid w:val="00D07015"/>
    <w:pPr>
      <w:spacing w:after="0"/>
      <w:ind w:left="440"/>
    </w:pPr>
    <w:rPr>
      <w:rFonts w:cstheme="minorHAnsi"/>
      <w:sz w:val="20"/>
      <w:szCs w:val="20"/>
    </w:rPr>
  </w:style>
  <w:style w:type="paragraph" w:styleId="51">
    <w:name w:val="toc 5"/>
    <w:basedOn w:val="a"/>
    <w:next w:val="a"/>
    <w:autoRedefine/>
    <w:uiPriority w:val="39"/>
    <w:unhideWhenUsed/>
    <w:rsid w:val="00D07015"/>
    <w:pPr>
      <w:spacing w:after="0"/>
      <w:ind w:left="660"/>
    </w:pPr>
    <w:rPr>
      <w:rFonts w:cstheme="minorHAnsi"/>
      <w:sz w:val="20"/>
      <w:szCs w:val="20"/>
    </w:rPr>
  </w:style>
  <w:style w:type="paragraph" w:styleId="6">
    <w:name w:val="toc 6"/>
    <w:basedOn w:val="a"/>
    <w:next w:val="a"/>
    <w:autoRedefine/>
    <w:uiPriority w:val="39"/>
    <w:unhideWhenUsed/>
    <w:rsid w:val="00D07015"/>
    <w:pPr>
      <w:spacing w:after="0"/>
      <w:ind w:left="880"/>
    </w:pPr>
    <w:rPr>
      <w:rFonts w:cstheme="minorHAnsi"/>
      <w:sz w:val="20"/>
      <w:szCs w:val="20"/>
    </w:rPr>
  </w:style>
  <w:style w:type="paragraph" w:styleId="7">
    <w:name w:val="toc 7"/>
    <w:basedOn w:val="a"/>
    <w:next w:val="a"/>
    <w:autoRedefine/>
    <w:uiPriority w:val="39"/>
    <w:unhideWhenUsed/>
    <w:rsid w:val="00D07015"/>
    <w:pPr>
      <w:spacing w:after="0"/>
      <w:ind w:left="1100"/>
    </w:pPr>
    <w:rPr>
      <w:rFonts w:cstheme="minorHAnsi"/>
      <w:sz w:val="20"/>
      <w:szCs w:val="20"/>
    </w:rPr>
  </w:style>
  <w:style w:type="paragraph" w:styleId="8">
    <w:name w:val="toc 8"/>
    <w:basedOn w:val="a"/>
    <w:next w:val="a"/>
    <w:autoRedefine/>
    <w:uiPriority w:val="39"/>
    <w:unhideWhenUsed/>
    <w:rsid w:val="00D07015"/>
    <w:pPr>
      <w:spacing w:after="0"/>
      <w:ind w:left="1320"/>
    </w:pPr>
    <w:rPr>
      <w:rFonts w:cstheme="minorHAnsi"/>
      <w:sz w:val="20"/>
      <w:szCs w:val="20"/>
    </w:rPr>
  </w:style>
  <w:style w:type="paragraph" w:styleId="9">
    <w:name w:val="toc 9"/>
    <w:basedOn w:val="a"/>
    <w:next w:val="a"/>
    <w:autoRedefine/>
    <w:uiPriority w:val="39"/>
    <w:unhideWhenUsed/>
    <w:rsid w:val="00D07015"/>
    <w:pPr>
      <w:spacing w:after="0"/>
      <w:ind w:left="154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9703432">
      <w:bodyDiv w:val="1"/>
      <w:marLeft w:val="0"/>
      <w:marRight w:val="0"/>
      <w:marTop w:val="0"/>
      <w:marBottom w:val="0"/>
      <w:divBdr>
        <w:top w:val="none" w:sz="0" w:space="0" w:color="auto"/>
        <w:left w:val="none" w:sz="0" w:space="0" w:color="auto"/>
        <w:bottom w:val="none" w:sz="0" w:space="0" w:color="auto"/>
        <w:right w:val="none" w:sz="0" w:space="0" w:color="auto"/>
      </w:divBdr>
    </w:div>
    <w:div w:id="1478262153">
      <w:bodyDiv w:val="1"/>
      <w:marLeft w:val="0"/>
      <w:marRight w:val="0"/>
      <w:marTop w:val="0"/>
      <w:marBottom w:val="0"/>
      <w:divBdr>
        <w:top w:val="none" w:sz="0" w:space="0" w:color="auto"/>
        <w:left w:val="none" w:sz="0" w:space="0" w:color="auto"/>
        <w:bottom w:val="none" w:sz="0" w:space="0" w:color="auto"/>
        <w:right w:val="none" w:sz="0" w:space="0" w:color="auto"/>
      </w:divBdr>
    </w:div>
    <w:div w:id="193871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117" Type="http://schemas.openxmlformats.org/officeDocument/2006/relationships/image" Target="media/image1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40.png"/><Relationship Id="rId63" Type="http://schemas.openxmlformats.org/officeDocument/2006/relationships/image" Target="media/image57.png"/><Relationship Id="rId68" Type="http://schemas.openxmlformats.org/officeDocument/2006/relationships/image" Target="media/image63.png"/><Relationship Id="rId84" Type="http://schemas.openxmlformats.org/officeDocument/2006/relationships/image" Target="media/image84.png"/><Relationship Id="rId89" Type="http://schemas.openxmlformats.org/officeDocument/2006/relationships/image" Target="media/image90.png"/><Relationship Id="rId112" Type="http://schemas.openxmlformats.org/officeDocument/2006/relationships/image" Target="media/image114.png"/><Relationship Id="rId16" Type="http://schemas.openxmlformats.org/officeDocument/2006/relationships/image" Target="media/image9.png"/><Relationship Id="rId107" Type="http://schemas.openxmlformats.org/officeDocument/2006/relationships/image" Target="media/image109.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6.png"/><Relationship Id="rId58" Type="http://schemas.openxmlformats.org/officeDocument/2006/relationships/image" Target="media/image52.png"/><Relationship Id="rId74" Type="http://schemas.openxmlformats.org/officeDocument/2006/relationships/image" Target="media/image69.png"/><Relationship Id="rId79" Type="http://schemas.openxmlformats.org/officeDocument/2006/relationships/image" Target="media/image78.png"/><Relationship Id="rId102" Type="http://schemas.openxmlformats.org/officeDocument/2006/relationships/image" Target="media/image104.png"/><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81.png"/><Relationship Id="rId90" Type="http://schemas.openxmlformats.org/officeDocument/2006/relationships/image" Target="media/image91.png"/><Relationship Id="rId95" Type="http://schemas.openxmlformats.org/officeDocument/2006/relationships/image" Target="media/image9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11/relationships/commentsExtended" Target="commentsExtended.xm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4.png"/><Relationship Id="rId77" Type="http://schemas.openxmlformats.org/officeDocument/2006/relationships/image" Target="media/image75.png"/><Relationship Id="rId100" Type="http://schemas.openxmlformats.org/officeDocument/2006/relationships/image" Target="media/image102.png"/><Relationship Id="rId105" Type="http://schemas.openxmlformats.org/officeDocument/2006/relationships/image" Target="media/image107.png"/><Relationship Id="rId113" Type="http://schemas.openxmlformats.org/officeDocument/2006/relationships/image" Target="media/image115.png"/><Relationship Id="rId118" Type="http://schemas.openxmlformats.org/officeDocument/2006/relationships/image" Target="media/image12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7.png"/><Relationship Id="rId80" Type="http://schemas.openxmlformats.org/officeDocument/2006/relationships/image" Target="media/image79.png"/><Relationship Id="rId85" Type="http://schemas.openxmlformats.org/officeDocument/2006/relationships/image" Target="media/image85.png"/><Relationship Id="rId93" Type="http://schemas.openxmlformats.org/officeDocument/2006/relationships/image" Target="media/image94.png"/><Relationship Id="rId98" Type="http://schemas.openxmlformats.org/officeDocument/2006/relationships/image" Target="media/image100.png"/><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9.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105.png"/><Relationship Id="rId108" Type="http://schemas.openxmlformats.org/officeDocument/2006/relationships/image" Target="media/image110.png"/><Relationship Id="rId116" Type="http://schemas.openxmlformats.org/officeDocument/2006/relationships/image" Target="media/image11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7.png"/><Relationship Id="rId62" Type="http://schemas.openxmlformats.org/officeDocument/2006/relationships/image" Target="media/image56.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83.png"/><Relationship Id="rId88" Type="http://schemas.openxmlformats.org/officeDocument/2006/relationships/image" Target="media/image89.png"/><Relationship Id="rId91" Type="http://schemas.openxmlformats.org/officeDocument/2006/relationships/image" Target="media/image92.png"/><Relationship Id="rId96" Type="http://schemas.openxmlformats.org/officeDocument/2006/relationships/image" Target="media/image98.png"/><Relationship Id="rId111" Type="http://schemas.openxmlformats.org/officeDocument/2006/relationships/image" Target="media/image11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2.png"/><Relationship Id="rId57" Type="http://schemas.openxmlformats.org/officeDocument/2006/relationships/image" Target="media/image51.png"/><Relationship Id="rId106" Type="http://schemas.openxmlformats.org/officeDocument/2006/relationships/image" Target="media/image108.png"/><Relationship Id="rId114" Type="http://schemas.openxmlformats.org/officeDocument/2006/relationships/image" Target="media/image116.png"/><Relationship Id="rId119" Type="http://schemas.openxmlformats.org/officeDocument/2006/relationships/image" Target="media/image121.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8.png"/><Relationship Id="rId78" Type="http://schemas.openxmlformats.org/officeDocument/2006/relationships/image" Target="media/image76.png"/><Relationship Id="rId81" Type="http://schemas.openxmlformats.org/officeDocument/2006/relationships/image" Target="media/image80.png"/><Relationship Id="rId86" Type="http://schemas.openxmlformats.org/officeDocument/2006/relationships/image" Target="media/image86.png"/><Relationship Id="rId94" Type="http://schemas.openxmlformats.org/officeDocument/2006/relationships/image" Target="media/image95.png"/><Relationship Id="rId99" Type="http://schemas.openxmlformats.org/officeDocument/2006/relationships/image" Target="media/image101.png"/><Relationship Id="rId101" Type="http://schemas.openxmlformats.org/officeDocument/2006/relationships/image" Target="media/image103.png"/><Relationship Id="rId12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image" Target="media/image111.png"/><Relationship Id="rId34" Type="http://schemas.openxmlformats.org/officeDocument/2006/relationships/image" Target="media/image25.png"/><Relationship Id="rId50" Type="http://schemas.openxmlformats.org/officeDocument/2006/relationships/image" Target="media/image43.png"/><Relationship Id="rId55" Type="http://schemas.openxmlformats.org/officeDocument/2006/relationships/image" Target="media/image49.png"/><Relationship Id="rId76" Type="http://schemas.openxmlformats.org/officeDocument/2006/relationships/image" Target="media/image74.png"/><Relationship Id="rId97" Type="http://schemas.openxmlformats.org/officeDocument/2006/relationships/image" Target="media/image99.png"/><Relationship Id="rId104" Type="http://schemas.openxmlformats.org/officeDocument/2006/relationships/image" Target="media/image106.png"/><Relationship Id="rId120" Type="http://schemas.openxmlformats.org/officeDocument/2006/relationships/image" Target="media/image122.png"/><Relationship Id="rId7" Type="http://schemas.openxmlformats.org/officeDocument/2006/relationships/endnotes" Target="endnotes.xml"/><Relationship Id="rId71" Type="http://schemas.openxmlformats.org/officeDocument/2006/relationships/image" Target="media/image66.png"/><Relationship Id="rId92" Type="http://schemas.openxmlformats.org/officeDocument/2006/relationships/image" Target="media/image9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8.png"/><Relationship Id="rId66" Type="http://schemas.openxmlformats.org/officeDocument/2006/relationships/image" Target="media/image60.png"/><Relationship Id="rId87" Type="http://schemas.openxmlformats.org/officeDocument/2006/relationships/image" Target="media/image87.png"/><Relationship Id="rId110" Type="http://schemas.openxmlformats.org/officeDocument/2006/relationships/image" Target="media/image112.png"/><Relationship Id="rId115" Type="http://schemas.openxmlformats.org/officeDocument/2006/relationships/image" Target="media/image117.png"/></Relationships>
</file>

<file path=word/_rels/footnotes.xml.rels><?xml version="1.0" encoding="UTF-8" standalone="yes"?>
<Relationships xmlns="http://schemas.openxmlformats.org/package/2006/relationships"><Relationship Id="rId8" Type="http://schemas.openxmlformats.org/officeDocument/2006/relationships/image" Target="media/image77.png"/><Relationship Id="rId3" Type="http://schemas.openxmlformats.org/officeDocument/2006/relationships/image" Target="media/image48.png"/><Relationship Id="rId7" Type="http://schemas.openxmlformats.org/officeDocument/2006/relationships/image" Target="media/image73.png"/><Relationship Id="rId2" Type="http://schemas.openxmlformats.org/officeDocument/2006/relationships/image" Target="media/image35.png"/><Relationship Id="rId1" Type="http://schemas.openxmlformats.org/officeDocument/2006/relationships/image" Target="media/image31.png"/><Relationship Id="rId6" Type="http://schemas.openxmlformats.org/officeDocument/2006/relationships/image" Target="media/image72.png"/><Relationship Id="rId11" Type="http://schemas.openxmlformats.org/officeDocument/2006/relationships/image" Target="media/image97.png"/><Relationship Id="rId5" Type="http://schemas.openxmlformats.org/officeDocument/2006/relationships/image" Target="media/image71.png"/><Relationship Id="rId10" Type="http://schemas.openxmlformats.org/officeDocument/2006/relationships/image" Target="media/image88.png"/><Relationship Id="rId4" Type="http://schemas.openxmlformats.org/officeDocument/2006/relationships/image" Target="media/image62.png"/><Relationship Id="rId9"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F303E6-8C23-41E1-88D1-444CFEBC7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13129</TotalTime>
  <Pages>28</Pages>
  <Words>5122</Words>
  <Characters>29202</Characters>
  <Application>Microsoft Office Word</Application>
  <DocSecurity>0</DocSecurity>
  <Lines>243</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Rualark Rualark</dc:creator>
  <cp:keywords/>
  <dc:description/>
  <cp:lastModifiedBy>Rualark Rualark</cp:lastModifiedBy>
  <cp:revision>247</cp:revision>
  <cp:lastPrinted>2018-08-22T17:18:00Z</cp:lastPrinted>
  <dcterms:created xsi:type="dcterms:W3CDTF">2018-10-25T17:40:00Z</dcterms:created>
  <dcterms:modified xsi:type="dcterms:W3CDTF">2018-11-06T14:04:00Z</dcterms:modified>
</cp:coreProperties>
</file>