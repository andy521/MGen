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0753236F" w:rsidR="00CA2CB0" w:rsidRPr="00D33DC2" w:rsidRDefault="00D33DC2" w:rsidP="00CA2CB0">
      <w:pPr>
        <w:jc w:val="center"/>
        <w:rPr>
          <w:b/>
          <w:sz w:val="44"/>
        </w:rPr>
      </w:pPr>
      <w:proofErr w:type="spellStart"/>
      <w:r>
        <w:rPr>
          <w:b/>
          <w:sz w:val="44"/>
        </w:rPr>
        <w:t>MGen</w:t>
      </w:r>
      <w:proofErr w:type="spellEnd"/>
      <w:r>
        <w:rPr>
          <w:b/>
          <w:sz w:val="44"/>
        </w:rPr>
        <w:t xml:space="preserve"> CA3 rules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011CC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011CC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011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011CC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011CC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011CC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011CC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011CC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011CC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011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011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011CC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011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011CC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011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011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011CC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0DBB05A2" w:rsidR="00B656DF" w:rsidRDefault="008E2A4A" w:rsidP="00B656DF">
      <w:pPr>
        <w:pStyle w:val="5"/>
        <w:rPr>
          <w:lang w:val="ru-RU"/>
        </w:rPr>
      </w:pPr>
      <w:r>
        <w:t>Main principles of combining voices</w:t>
      </w:r>
    </w:p>
    <w:p w14:paraId="3AAD63BA" w14:textId="5F708211" w:rsidR="00B656DF" w:rsidRPr="00EF3FE1" w:rsidRDefault="008E2A4A" w:rsidP="000C0715">
      <w:pPr>
        <w:ind w:firstLine="360"/>
      </w:pPr>
      <w:r>
        <w:t>Voices</w:t>
      </w:r>
      <w:r w:rsidRPr="008E2A4A">
        <w:t xml:space="preserve"> </w:t>
      </w:r>
      <w:r>
        <w:t>are</w:t>
      </w:r>
      <w:r w:rsidRPr="008E2A4A">
        <w:t xml:space="preserve"> </w:t>
      </w:r>
      <w:r>
        <w:t>combined</w:t>
      </w:r>
      <w:r w:rsidRPr="008E2A4A">
        <w:t xml:space="preserve"> </w:t>
      </w:r>
      <w:r>
        <w:t>with</w:t>
      </w:r>
      <w:r w:rsidRPr="008E2A4A">
        <w:t xml:space="preserve"> </w:t>
      </w:r>
      <w:r>
        <w:t>cantus</w:t>
      </w:r>
      <w:r w:rsidRPr="008E2A4A">
        <w:t xml:space="preserve"> </w:t>
      </w:r>
      <w:proofErr w:type="spellStart"/>
      <w:r>
        <w:t>firmus</w:t>
      </w:r>
      <w:proofErr w:type="spellEnd"/>
      <w:r w:rsidRPr="008E2A4A">
        <w:t xml:space="preserve"> </w:t>
      </w:r>
      <w:r>
        <w:t>and</w:t>
      </w:r>
      <w:r w:rsidRPr="008E2A4A">
        <w:t xml:space="preserve"> </w:t>
      </w:r>
      <w:r>
        <w:t>with</w:t>
      </w:r>
      <w:r w:rsidRPr="008E2A4A">
        <w:t xml:space="preserve"> </w:t>
      </w:r>
      <w:r>
        <w:t>other</w:t>
      </w:r>
      <w:r w:rsidRPr="008E2A4A">
        <w:t xml:space="preserve"> </w:t>
      </w:r>
      <w:r>
        <w:t>voices</w:t>
      </w:r>
      <w:r w:rsidRPr="008E2A4A">
        <w:t xml:space="preserve"> </w:t>
      </w:r>
      <w:r>
        <w:t>so</w:t>
      </w:r>
      <w:r w:rsidRPr="008E2A4A">
        <w:t xml:space="preserve"> </w:t>
      </w:r>
      <w:r>
        <w:t>that</w:t>
      </w:r>
      <w:r w:rsidRPr="008E2A4A">
        <w:t xml:space="preserve"> </w:t>
      </w:r>
      <w:r>
        <w:t>they</w:t>
      </w:r>
      <w:r w:rsidRPr="008E2A4A">
        <w:t xml:space="preserve"> </w:t>
      </w:r>
      <w:r>
        <w:t>form</w:t>
      </w:r>
      <w:r w:rsidRPr="008E2A4A">
        <w:t xml:space="preserve"> </w:t>
      </w:r>
      <w:r>
        <w:t>consonances</w:t>
      </w:r>
      <w:r w:rsidRPr="008E2A4A">
        <w:t xml:space="preserve"> </w:t>
      </w:r>
      <w:r>
        <w:t>on</w:t>
      </w:r>
      <w:r w:rsidRPr="008E2A4A">
        <w:t xml:space="preserve"> </w:t>
      </w:r>
      <w:r>
        <w:t>the</w:t>
      </w:r>
      <w:r w:rsidRPr="008E2A4A">
        <w:t xml:space="preserve"> </w:t>
      </w:r>
      <w:r>
        <w:t>first</w:t>
      </w:r>
      <w:r w:rsidRPr="008E2A4A">
        <w:t xml:space="preserve"> </w:t>
      </w:r>
      <w:r>
        <w:t>beat</w:t>
      </w:r>
      <w:r w:rsidRPr="008E2A4A">
        <w:t xml:space="preserve"> </w:t>
      </w:r>
      <w:r>
        <w:t>of</w:t>
      </w:r>
      <w:r w:rsidRPr="008E2A4A">
        <w:t xml:space="preserve"> </w:t>
      </w:r>
      <w:r>
        <w:t xml:space="preserve">each </w:t>
      </w:r>
      <w:del w:id="21" w:author="Rualark Rualark" w:date="2018-10-26T11:33:00Z">
        <w:r w:rsidDel="008E2A4A">
          <w:delText>measure</w:delText>
        </w:r>
      </w:del>
      <w:ins w:id="22" w:author="Rualark Rualark" w:date="2018-10-26T11:33:00Z">
        <w:r>
          <w:t>harmony</w:t>
        </w:r>
      </w:ins>
      <w:ins w:id="23" w:author="Rualark Rualark" w:date="2018-10-26T11:34:00Z">
        <w:r>
          <w:rPr>
            <w:rStyle w:val="a5"/>
            <w:lang w:val="ru-RU"/>
          </w:rPr>
          <w:footnoteReference w:id="2"/>
        </w:r>
      </w:ins>
      <w:r w:rsidR="00B656DF" w:rsidRPr="0044409A">
        <w:t>.</w:t>
      </w:r>
      <w:r w:rsidR="00061870" w:rsidRPr="0044409A">
        <w:t xml:space="preserve"> </w:t>
      </w:r>
      <w:r w:rsidR="00C50F8A">
        <w:t>Each</w:t>
      </w:r>
      <w:r w:rsidR="00C50F8A" w:rsidRPr="00C50F8A">
        <w:t xml:space="preserve"> </w:t>
      </w:r>
      <w:r w:rsidR="00C50F8A">
        <w:t>voice</w:t>
      </w:r>
      <w:r w:rsidR="00C50F8A" w:rsidRPr="00C50F8A">
        <w:t xml:space="preserve"> </w:t>
      </w:r>
      <w:r w:rsidR="00C50F8A">
        <w:t>can</w:t>
      </w:r>
      <w:r w:rsidR="00C50F8A" w:rsidRPr="00C50F8A">
        <w:t xml:space="preserve"> </w:t>
      </w:r>
      <w:r w:rsidR="00C50F8A">
        <w:t>move</w:t>
      </w:r>
      <w:r w:rsidR="00C50F8A" w:rsidRPr="00C50F8A">
        <w:t xml:space="preserve"> </w:t>
      </w:r>
      <w:r w:rsidR="00C50F8A">
        <w:t>more</w:t>
      </w:r>
      <w:r w:rsidR="00C50F8A" w:rsidRPr="00C50F8A">
        <w:t xml:space="preserve"> </w:t>
      </w:r>
      <w:r w:rsidR="00C50F8A">
        <w:t>freely</w:t>
      </w:r>
      <w:r w:rsidR="00C50F8A" w:rsidRPr="00C50F8A">
        <w:t xml:space="preserve"> </w:t>
      </w:r>
      <w:r w:rsidR="00C50F8A">
        <w:t>between</w:t>
      </w:r>
      <w:r w:rsidR="00C50F8A" w:rsidRPr="00C50F8A">
        <w:t xml:space="preserve"> </w:t>
      </w:r>
      <w:r w:rsidR="00C50F8A">
        <w:t>these</w:t>
      </w:r>
      <w:r w:rsidR="00C50F8A" w:rsidRPr="00C50F8A">
        <w:t xml:space="preserve"> </w:t>
      </w:r>
      <w:r w:rsidR="00C50F8A">
        <w:t>reference points. This</w:t>
      </w:r>
      <w:r w:rsidR="00C50F8A" w:rsidRPr="00C50F8A">
        <w:t xml:space="preserve"> </w:t>
      </w:r>
      <w:r w:rsidR="00C50F8A">
        <w:t>freedom</w:t>
      </w:r>
      <w:r w:rsidR="00C50F8A" w:rsidRPr="00C50F8A">
        <w:t xml:space="preserve"> </w:t>
      </w:r>
      <w:r w:rsidR="00C50F8A">
        <w:t>leads</w:t>
      </w:r>
      <w:r w:rsidR="00C50F8A" w:rsidRPr="00C50F8A">
        <w:t xml:space="preserve"> </w:t>
      </w:r>
      <w:r w:rsidR="00C50F8A">
        <w:t>to</w:t>
      </w:r>
      <w:r w:rsidR="00C50F8A" w:rsidRPr="00C50F8A">
        <w:t xml:space="preserve"> </w:t>
      </w:r>
      <w:r w:rsidR="00C50F8A">
        <w:t>unexpected</w:t>
      </w:r>
      <w:r w:rsidR="00C50F8A" w:rsidRPr="00C50F8A">
        <w:t xml:space="preserve"> </w:t>
      </w:r>
      <w:r w:rsidR="00C50F8A">
        <w:t>combinations</w:t>
      </w:r>
      <w:r w:rsidR="00C50F8A" w:rsidRPr="00C50F8A">
        <w:t xml:space="preserve"> </w:t>
      </w:r>
      <w:r w:rsidR="00C50F8A">
        <w:t>of</w:t>
      </w:r>
      <w:r w:rsidR="00C50F8A" w:rsidRPr="00C50F8A">
        <w:t xml:space="preserve"> </w:t>
      </w:r>
      <w:r w:rsidR="00C50F8A">
        <w:t>notes</w:t>
      </w:r>
      <w:r w:rsidR="00C50F8A" w:rsidRPr="00C50F8A">
        <w:t xml:space="preserve">, </w:t>
      </w:r>
      <w:r w:rsidR="00C50F8A">
        <w:t>which</w:t>
      </w:r>
      <w:r w:rsidR="00C50F8A" w:rsidRPr="00C50F8A">
        <w:t xml:space="preserve"> </w:t>
      </w:r>
      <w:r w:rsidR="00C50F8A">
        <w:t>constitute the main interest of counterpoint.</w:t>
      </w:r>
      <w:r w:rsidR="00B149D1" w:rsidRPr="00EF3FE1">
        <w:t xml:space="preserve"> </w:t>
      </w:r>
      <w:r w:rsidR="00EF3FE1">
        <w:t>These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combinations</w:t>
      </w:r>
      <w:r w:rsidR="00EF3FE1" w:rsidRPr="00EF3FE1">
        <w:t xml:space="preserve"> </w:t>
      </w:r>
      <w:r w:rsidR="00EF3FE1">
        <w:t>should</w:t>
      </w:r>
      <w:r w:rsidR="00EF3FE1" w:rsidRPr="00EF3FE1">
        <w:t xml:space="preserve"> </w:t>
      </w:r>
      <w:r w:rsidR="00EF3FE1">
        <w:t>be</w:t>
      </w:r>
      <w:r w:rsidR="00EF3FE1" w:rsidRPr="00EF3FE1">
        <w:t xml:space="preserve"> </w:t>
      </w:r>
      <w:r w:rsidR="00EF3FE1">
        <w:t>evaluated</w:t>
      </w:r>
      <w:r w:rsidR="00EF3FE1" w:rsidRPr="00EF3FE1">
        <w:t xml:space="preserve"> </w:t>
      </w:r>
      <w:r w:rsidR="00EF3FE1">
        <w:t>by</w:t>
      </w:r>
      <w:r w:rsidR="00EF3FE1" w:rsidRPr="00EF3FE1">
        <w:t xml:space="preserve"> </w:t>
      </w:r>
      <w:r w:rsidR="00EF3FE1">
        <w:t>ear</w:t>
      </w:r>
      <w:r w:rsidR="00B149D1" w:rsidRPr="00EF3FE1">
        <w:t>.</w:t>
      </w:r>
      <w:r w:rsidR="00EF3FE1">
        <w:t xml:space="preserve"> Even</w:t>
      </w:r>
      <w:r w:rsidR="00EF3FE1" w:rsidRPr="00EF3FE1">
        <w:t xml:space="preserve"> </w:t>
      </w:r>
      <w:r w:rsidR="00EF3FE1">
        <w:t>if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voice</w:t>
      </w:r>
      <w:r w:rsidR="00EF3FE1" w:rsidRPr="00EF3FE1">
        <w:t xml:space="preserve"> </w:t>
      </w:r>
      <w:r w:rsidR="00EF3FE1">
        <w:t>starts</w:t>
      </w:r>
      <w:r w:rsidR="00EF3FE1" w:rsidRPr="00EF3FE1">
        <w:t xml:space="preserve"> </w:t>
      </w:r>
      <w:r w:rsidR="00EF3FE1">
        <w:t>not</w:t>
      </w:r>
      <w:r w:rsidR="00EF3FE1" w:rsidRPr="00EF3FE1">
        <w:t xml:space="preserve"> </w:t>
      </w:r>
      <w:r w:rsidR="00EF3FE1">
        <w:t>on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beat</w:t>
      </w:r>
      <w:r w:rsidR="00EF3FE1" w:rsidRPr="00EF3FE1">
        <w:t xml:space="preserve"> </w:t>
      </w:r>
      <w:r w:rsidR="00EF3FE1">
        <w:t>of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measure</w:t>
      </w:r>
      <w:r w:rsidR="00EF3FE1" w:rsidRPr="00EF3FE1">
        <w:t xml:space="preserve">, </w:t>
      </w:r>
      <w:r w:rsidR="00EF3FE1">
        <w:t>the</w:t>
      </w:r>
      <w:r w:rsidR="00EF3FE1" w:rsidRPr="00EF3FE1">
        <w:t xml:space="preserve"> </w:t>
      </w:r>
      <w:r w:rsidR="00EF3FE1">
        <w:t>first</w:t>
      </w:r>
      <w:r w:rsidR="00EF3FE1" w:rsidRPr="00EF3FE1">
        <w:t xml:space="preserve"> </w:t>
      </w:r>
      <w:r w:rsidR="00EF3FE1">
        <w:t>note</w:t>
      </w:r>
      <w:r w:rsidR="00EF3FE1" w:rsidRPr="00EF3FE1">
        <w:t xml:space="preserve"> </w:t>
      </w:r>
      <w:r w:rsidR="00EF3FE1">
        <w:t>of the voice follows</w:t>
      </w:r>
      <w:r w:rsidR="00EF3FE1" w:rsidRPr="00EF3FE1">
        <w:t xml:space="preserve"> </w:t>
      </w:r>
      <w:r w:rsidR="00EF3FE1">
        <w:t>the</w:t>
      </w:r>
      <w:r w:rsidR="00EF3FE1" w:rsidRPr="00EF3FE1">
        <w:t xml:space="preserve"> </w:t>
      </w:r>
      <w:r w:rsidR="00EF3FE1">
        <w:t>same</w:t>
      </w:r>
      <w:r w:rsidR="00EF3FE1" w:rsidRPr="00EF3FE1">
        <w:t xml:space="preserve"> </w:t>
      </w:r>
      <w:r w:rsidR="00EF3FE1">
        <w:t>rules</w:t>
      </w:r>
      <w:ins w:id="39" w:author="Rualark Rualark" w:date="2018-10-26T18:14:00Z">
        <w:r w:rsidR="00EF3FE1">
          <w:t xml:space="preserve"> </w:t>
        </w:r>
      </w:ins>
      <w:ins w:id="40" w:author="Rualark Rualark" w:date="2018-10-26T18:15:00Z">
        <w:r w:rsidR="00EF3FE1">
          <w:t>as each note on the first beat of the harmony</w:t>
        </w:r>
      </w:ins>
      <w:r w:rsidR="00EF3FE1" w:rsidRPr="00EF3FE1">
        <w:t>.</w:t>
      </w:r>
    </w:p>
    <w:p w14:paraId="75A5DD2B" w14:textId="086647CB" w:rsidR="000500D2" w:rsidRPr="002C38DB" w:rsidRDefault="002C38DB" w:rsidP="000C0715">
      <w:pPr>
        <w:ind w:firstLine="360"/>
      </w:pPr>
      <w:r>
        <w:t>In case of suspension, the note which resolves the suspension should form consonance</w:t>
      </w:r>
      <w:ins w:id="41" w:author="Rualark Rualark" w:date="2018-10-26T18:20:00Z">
        <w:r w:rsidR="00A53F78">
          <w:rPr>
            <w:rStyle w:val="a5"/>
          </w:rPr>
          <w:footnoteReference w:id="3"/>
        </w:r>
      </w:ins>
      <w:r>
        <w:t>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DA66273" w:rsidR="001B1A55" w:rsidRDefault="00DA1872" w:rsidP="000C0715">
      <w:pPr>
        <w:ind w:firstLine="360"/>
        <w:rPr>
          <w:lang w:val="ru-RU"/>
        </w:rPr>
      </w:pPr>
      <w:r>
        <w:t>Notes</w:t>
      </w:r>
      <w:r w:rsidRPr="00DA1872">
        <w:t xml:space="preserve">, </w:t>
      </w:r>
      <w:r>
        <w:t>which</w:t>
      </w:r>
      <w:r w:rsidRPr="00DA1872">
        <w:t xml:space="preserve"> </w:t>
      </w:r>
      <w:r>
        <w:t>have</w:t>
      </w:r>
      <w:r w:rsidRPr="00DA1872">
        <w:t xml:space="preserve"> </w:t>
      </w:r>
      <w:r>
        <w:t>to</w:t>
      </w:r>
      <w:r w:rsidRPr="00DA1872">
        <w:t xml:space="preserve"> </w:t>
      </w:r>
      <w:r>
        <w:t>form</w:t>
      </w:r>
      <w:r w:rsidRPr="00DA1872">
        <w:t xml:space="preserve"> </w:t>
      </w:r>
      <w:r>
        <w:t>consonances</w:t>
      </w:r>
      <w:r w:rsidRPr="00DA1872">
        <w:t xml:space="preserve">, </w:t>
      </w:r>
      <w:r>
        <w:t>have</w:t>
      </w:r>
      <w:r w:rsidRPr="00DA1872">
        <w:t xml:space="preserve"> </w:t>
      </w:r>
      <w:r>
        <w:t>both</w:t>
      </w:r>
      <w:r w:rsidRPr="00DA1872">
        <w:t xml:space="preserve"> </w:t>
      </w:r>
      <w:r>
        <w:t>vertical</w:t>
      </w:r>
      <w:r w:rsidRPr="00DA1872">
        <w:t xml:space="preserve"> </w:t>
      </w:r>
      <w:r>
        <w:t>and</w:t>
      </w:r>
      <w:r w:rsidRPr="00DA1872">
        <w:t xml:space="preserve"> </w:t>
      </w:r>
      <w:r>
        <w:t>horizontal</w:t>
      </w:r>
      <w:r w:rsidRPr="00DA1872">
        <w:t xml:space="preserve"> </w:t>
      </w:r>
      <w:r>
        <w:t>meaning</w:t>
      </w:r>
      <w:r w:rsidRPr="00DA1872">
        <w:t>.</w:t>
      </w:r>
      <w:r>
        <w:t xml:space="preserve"> They</w:t>
      </w:r>
      <w:r w:rsidRPr="00DA1872">
        <w:rPr>
          <w:lang w:val="ru-RU"/>
        </w:rPr>
        <w:t xml:space="preserve"> </w:t>
      </w:r>
      <w:r>
        <w:t>can</w:t>
      </w:r>
      <w:r w:rsidRPr="00DA1872">
        <w:rPr>
          <w:lang w:val="ru-RU"/>
        </w:rPr>
        <w:t xml:space="preserve"> </w:t>
      </w:r>
      <w:r>
        <w:t>be</w:t>
      </w:r>
      <w:r w:rsidRPr="00DA1872">
        <w:rPr>
          <w:lang w:val="ru-RU"/>
        </w:rPr>
        <w:t xml:space="preserve"> </w:t>
      </w:r>
      <w:r>
        <w:t>called</w:t>
      </w:r>
      <w:r w:rsidRPr="00DA1872">
        <w:rPr>
          <w:lang w:val="ru-RU"/>
        </w:rPr>
        <w:t xml:space="preserve"> “</w:t>
      </w:r>
      <w:r>
        <w:t>chord</w:t>
      </w:r>
      <w:r w:rsidRPr="00DA1872">
        <w:rPr>
          <w:lang w:val="ru-RU"/>
        </w:rPr>
        <w:t xml:space="preserve"> </w:t>
      </w:r>
      <w:r>
        <w:t>tones</w:t>
      </w:r>
      <w:r w:rsidRPr="00DA1872">
        <w:rPr>
          <w:lang w:val="ru-RU"/>
        </w:rPr>
        <w:t xml:space="preserve">” </w:t>
      </w:r>
      <w:r>
        <w:t>shortly</w:t>
      </w:r>
      <w:r w:rsidRPr="00DA1872">
        <w:rPr>
          <w:lang w:val="ru-RU"/>
        </w:rPr>
        <w:t>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44" w:name="OLE_LINK11"/>
      <w:bookmarkStart w:id="45" w:name="OLE_LINK12"/>
      <w:bookmarkStart w:id="46" w:name="OLE_LINK13"/>
      <w:r>
        <w:rPr>
          <w:lang w:val="ru-RU"/>
        </w:rPr>
        <w:lastRenderedPageBreak/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44"/>
    <w:bookmarkEnd w:id="45"/>
    <w:bookmarkEnd w:id="46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47" w:name="OLE_LINK9"/>
      <w:bookmarkStart w:id="48" w:name="OLE_LINK10"/>
      <w:r w:rsidR="00845875">
        <w:rPr>
          <w:lang w:val="ru-RU"/>
        </w:rPr>
        <w:t>§</w:t>
      </w:r>
      <w:bookmarkEnd w:id="47"/>
      <w:bookmarkEnd w:id="48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49" w:name="OLE_LINK14"/>
      <w:bookmarkStart w:id="50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49"/>
      <w:bookmarkEnd w:id="50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51" w:name="OLE_LINK123"/>
            <w:bookmarkStart w:id="52" w:name="OLE_LINK124"/>
            <w:r>
              <w:rPr>
                <w:i/>
                <w:lang w:val="ru-RU"/>
              </w:rPr>
              <w:t>Большая и малая</w:t>
            </w:r>
            <w:bookmarkEnd w:id="51"/>
            <w:bookmarkEnd w:id="52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53" w:name="OLE_LINK16"/>
      <w:r>
        <w:rPr>
          <w:lang w:val="ru-RU"/>
        </w:rPr>
        <w:t xml:space="preserve"> (см. </w:t>
      </w:r>
      <w:bookmarkStart w:id="54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54"/>
      <w:r>
        <w:rPr>
          <w:lang w:val="ru-RU"/>
        </w:rPr>
        <w:t>).</w:t>
      </w:r>
      <w:bookmarkEnd w:id="53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55" w:name="OLE_LINK142"/>
      <w:bookmarkStart w:id="56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57" w:name="OLE_LINK47"/>
      <w:bookmarkStart w:id="58" w:name="OLE_LINK48"/>
      <w:r>
        <w:rPr>
          <w:lang w:val="ru-RU"/>
        </w:rPr>
        <w:t>§</w:t>
      </w:r>
      <w:bookmarkEnd w:id="57"/>
      <w:bookmarkEnd w:id="58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59" w:name="OLE_LINK21"/>
      <w:bookmarkEnd w:id="55"/>
      <w:bookmarkEnd w:id="56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59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60"/>
      <w:r>
        <w:rPr>
          <w:lang w:val="ru-RU"/>
        </w:rPr>
        <w:t>аккорды</w:t>
      </w:r>
      <w:commentRangeEnd w:id="60"/>
      <w:r w:rsidR="00797EC0">
        <w:rPr>
          <w:rStyle w:val="a8"/>
        </w:rPr>
        <w:commentReference w:id="60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61" w:name="OLE_LINK17"/>
      <w:bookmarkStart w:id="62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61"/>
      <w:bookmarkEnd w:id="62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63" w:name="OLE_LINK20"/>
      <w:r>
        <w:rPr>
          <w:lang w:val="ru-RU"/>
        </w:rPr>
        <w:t xml:space="preserve"> </w:t>
      </w:r>
      <w:bookmarkStart w:id="64" w:name="OLE_LINK26"/>
      <w:bookmarkStart w:id="65" w:name="OLE_LINK27"/>
      <w:bookmarkStart w:id="66" w:name="OLE_LINK30"/>
      <w:bookmarkStart w:id="67" w:name="OLE_LINK23"/>
      <w:bookmarkStart w:id="68" w:name="OLE_LINK24"/>
      <w:r>
        <w:rPr>
          <w:lang w:val="ru-RU"/>
        </w:rPr>
        <w:t>§55</w:t>
      </w:r>
      <w:bookmarkEnd w:id="64"/>
      <w:bookmarkEnd w:id="65"/>
      <w:bookmarkEnd w:id="66"/>
      <w:r>
        <w:rPr>
          <w:lang w:val="ru-RU"/>
        </w:rPr>
        <w:t>).</w:t>
      </w:r>
      <w:bookmarkEnd w:id="63"/>
      <w:bookmarkEnd w:id="67"/>
      <w:bookmarkEnd w:id="68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lastRenderedPageBreak/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69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70"/>
      <w:r>
        <w:rPr>
          <w:lang w:val="ru-RU"/>
        </w:rPr>
        <w:t>Голоса должны находиться в следующих диапазонах</w:t>
      </w:r>
      <w:commentRangeEnd w:id="70"/>
      <w:r w:rsidR="001F00C2">
        <w:rPr>
          <w:rStyle w:val="a8"/>
        </w:rPr>
        <w:commentReference w:id="70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71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71"/>
      <w:r w:rsidR="00DB619C">
        <w:rPr>
          <w:rStyle w:val="a8"/>
        </w:rPr>
        <w:commentReference w:id="71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72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72"/>
      <w:r w:rsidR="00B62090">
        <w:rPr>
          <w:rStyle w:val="a8"/>
        </w:rPr>
        <w:commentReference w:id="72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73"/>
      <w:r w:rsidR="00CF0CA8">
        <w:rPr>
          <w:lang w:val="ru-RU"/>
        </w:rPr>
        <w:t xml:space="preserve">дуодецима </w:t>
      </w:r>
      <w:commentRangeEnd w:id="73"/>
      <w:r w:rsidR="0035074C">
        <w:rPr>
          <w:rStyle w:val="a8"/>
        </w:rPr>
        <w:commentReference w:id="73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69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74" w:name="OLE_LINK144"/>
      <w:bookmarkStart w:id="75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74"/>
    <w:bookmarkEnd w:id="75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76" w:name="_Toc513984260"/>
      <w:r>
        <w:lastRenderedPageBreak/>
        <w:t>Ритмические правила</w:t>
      </w:r>
      <w:bookmarkEnd w:id="76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77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77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4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78" w:name="OLE_LINK28"/>
      <w:bookmarkStart w:id="79" w:name="OLE_LINK29"/>
      <w:r>
        <w:rPr>
          <w:lang w:val="ru-RU"/>
        </w:rPr>
        <w:t xml:space="preserve">пишется </w:t>
      </w:r>
      <w:bookmarkEnd w:id="78"/>
      <w:bookmarkEnd w:id="79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80" w:name="OLE_LINK39"/>
      <w:bookmarkStart w:id="81" w:name="OLE_LINK40"/>
      <w:r w:rsidR="00B47D66">
        <w:rPr>
          <w:lang w:val="ru-RU"/>
        </w:rPr>
        <w:t>§</w:t>
      </w:r>
      <w:bookmarkEnd w:id="80"/>
      <w:bookmarkEnd w:id="81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82" w:name="OLE_LINK33"/>
      <w:bookmarkStart w:id="83" w:name="OLE_LINK34"/>
      <w:bookmarkStart w:id="84" w:name="OLE_LINK37"/>
      <w:bookmarkStart w:id="85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82"/>
    <w:bookmarkEnd w:id="83"/>
    <w:bookmarkEnd w:id="84"/>
    <w:bookmarkEnd w:id="85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5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88" w:name="OLE_LINK35"/>
      <w:bookmarkStart w:id="89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88"/>
      <w:bookmarkEnd w:id="89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6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90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90"/>
      <w:r w:rsidR="00145DB4">
        <w:rPr>
          <w:rStyle w:val="a8"/>
        </w:rPr>
        <w:commentReference w:id="90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91"/>
      <w:r>
        <w:rPr>
          <w:lang w:val="ru-RU"/>
        </w:rPr>
        <w:t>нот</w:t>
      </w:r>
      <w:commentRangeEnd w:id="91"/>
      <w:r w:rsidR="00FB3BBF">
        <w:rPr>
          <w:rStyle w:val="a8"/>
        </w:rPr>
        <w:commentReference w:id="91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94"/>
      <w:r w:rsidR="0081218F">
        <w:rPr>
          <w:lang w:val="ru-RU"/>
        </w:rPr>
        <w:t>ограниченно</w:t>
      </w:r>
      <w:commentRangeEnd w:id="94"/>
      <w:r w:rsidR="00FB3BBF">
        <w:rPr>
          <w:rStyle w:val="a8"/>
        </w:rPr>
        <w:commentReference w:id="94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95"/>
      <w:r>
        <w:rPr>
          <w:lang w:val="ru-RU"/>
        </w:rPr>
        <w:t xml:space="preserve">четырех </w:t>
      </w:r>
      <w:commentRangeEnd w:id="95"/>
      <w:r w:rsidR="00FB3BBF">
        <w:rPr>
          <w:rStyle w:val="a8"/>
        </w:rPr>
        <w:commentReference w:id="95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96" w:name="OLE_LINK146"/>
      <w:bookmarkStart w:id="97" w:name="OLE_LINK147"/>
      <w:r>
        <w:rPr>
          <w:lang w:val="ru-RU"/>
        </w:rPr>
        <w:t xml:space="preserve">В трех и более голосах разрешены </w:t>
      </w:r>
      <w:commentRangeStart w:id="98"/>
      <w:r>
        <w:rPr>
          <w:lang w:val="ru-RU"/>
        </w:rPr>
        <w:t xml:space="preserve">ритмы </w:t>
      </w:r>
      <w:commentRangeEnd w:id="98"/>
      <w:r w:rsidR="0078499C">
        <w:rPr>
          <w:rStyle w:val="a8"/>
        </w:rPr>
        <w:commentReference w:id="98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99"/>
      <w:r>
        <w:rPr>
          <w:lang w:val="ru-RU"/>
        </w:rPr>
        <w:lastRenderedPageBreak/>
        <w:t xml:space="preserve">В пяти и более голосах разрешены ритмы </w:t>
      </w:r>
      <w:commentRangeEnd w:id="99"/>
      <w:r w:rsidR="00E47815">
        <w:rPr>
          <w:rStyle w:val="a8"/>
        </w:rPr>
        <w:commentReference w:id="99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100"/>
      <w:r w:rsidR="00B00291">
        <w:rPr>
          <w:rStyle w:val="a5"/>
          <w:lang w:val="ru-RU"/>
        </w:rPr>
        <w:footnoteReference w:id="7"/>
      </w:r>
      <w:commentRangeEnd w:id="100"/>
      <w:r w:rsidR="00C75D3A">
        <w:rPr>
          <w:rStyle w:val="a8"/>
        </w:rPr>
        <w:commentReference w:id="100"/>
      </w:r>
      <w:r>
        <w:rPr>
          <w:lang w:val="ru-RU"/>
        </w:rPr>
        <w:t>.</w:t>
      </w:r>
    </w:p>
    <w:bookmarkEnd w:id="96"/>
    <w:bookmarkEnd w:id="97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103"/>
      <w:r>
        <w:rPr>
          <w:lang w:val="ru-RU"/>
        </w:rPr>
        <w:t>Новый ритм</w:t>
      </w:r>
      <w:commentRangeEnd w:id="103"/>
      <w:r w:rsidR="001E1950">
        <w:rPr>
          <w:rStyle w:val="a8"/>
        </w:rPr>
        <w:commentReference w:id="103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104" w:name="OLE_LINK150"/>
      <w:bookmarkStart w:id="105" w:name="OLE_LINK151"/>
      <w:commentRangeStart w:id="106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106"/>
      <w:r w:rsidR="00F85B05">
        <w:rPr>
          <w:rStyle w:val="a8"/>
        </w:rPr>
        <w:commentReference w:id="106"/>
      </w:r>
    </w:p>
    <w:bookmarkEnd w:id="104"/>
    <w:bookmarkEnd w:id="105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107"/>
      <w:r>
        <w:rPr>
          <w:lang w:val="ru-RU"/>
        </w:rPr>
        <w:t>двух соседних тактах</w:t>
      </w:r>
      <w:commentRangeEnd w:id="107"/>
      <w:r w:rsidR="001E1950">
        <w:rPr>
          <w:rStyle w:val="a8"/>
        </w:rPr>
        <w:commentReference w:id="107"/>
      </w:r>
      <w:r w:rsidR="008B0679">
        <w:rPr>
          <w:rStyle w:val="a5"/>
          <w:lang w:val="ru-RU"/>
        </w:rPr>
        <w:footnoteReference w:id="8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108" w:name="OLE_LINK152"/>
      <w:bookmarkStart w:id="109" w:name="OLE_LINK153"/>
      <w:commentRangeStart w:id="110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110"/>
      <w:r w:rsidR="004F5D7D">
        <w:rPr>
          <w:rStyle w:val="a8"/>
        </w:rPr>
        <w:commentReference w:id="110"/>
      </w:r>
      <w:r w:rsidR="00833716">
        <w:rPr>
          <w:lang w:val="ru-RU"/>
        </w:rPr>
        <w:t xml:space="preserve">. </w:t>
      </w:r>
      <w:bookmarkEnd w:id="108"/>
      <w:bookmarkEnd w:id="109"/>
      <w:commentRangeStart w:id="111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111"/>
      <w:r w:rsidR="00AD684F">
        <w:rPr>
          <w:rStyle w:val="a8"/>
        </w:rPr>
        <w:commentReference w:id="111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112" w:name="OLE_LINK154"/>
      <w:bookmarkStart w:id="113" w:name="OLE_LINK155"/>
      <w:r>
        <w:rPr>
          <w:lang w:val="ru-RU"/>
        </w:rPr>
        <w:t xml:space="preserve">Начиная с 5 голосов </w:t>
      </w:r>
      <w:commentRangeStart w:id="114"/>
      <w:r>
        <w:rPr>
          <w:lang w:val="ru-RU"/>
        </w:rPr>
        <w:t>допускается наложение половинных нот и четвертей</w:t>
      </w:r>
      <w:commentRangeEnd w:id="114"/>
      <w:r w:rsidR="004F5D7D">
        <w:rPr>
          <w:rStyle w:val="a8"/>
        </w:rPr>
        <w:commentReference w:id="114"/>
      </w:r>
      <w:r>
        <w:rPr>
          <w:lang w:val="ru-RU"/>
        </w:rPr>
        <w:t>.</w:t>
      </w:r>
    </w:p>
    <w:bookmarkEnd w:id="112"/>
    <w:bookmarkEnd w:id="113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115" w:name="_Toc513984261"/>
      <w:r>
        <w:lastRenderedPageBreak/>
        <w:t>Мелодические правила</w:t>
      </w:r>
      <w:bookmarkEnd w:id="115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116"/>
      <w:r>
        <w:rPr>
          <w:lang w:val="ru-RU"/>
        </w:rPr>
        <w:t>насколько это возможно</w:t>
      </w:r>
      <w:commentRangeEnd w:id="116"/>
      <w:r w:rsidR="0058488C">
        <w:rPr>
          <w:rStyle w:val="a8"/>
        </w:rPr>
        <w:commentReference w:id="116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117"/>
      <w:r>
        <w:rPr>
          <w:lang w:val="ru-RU"/>
        </w:rPr>
        <w:t>между короткими нотами</w:t>
      </w:r>
      <w:commentRangeEnd w:id="117"/>
      <w:r w:rsidR="00496456">
        <w:rPr>
          <w:rStyle w:val="a8"/>
        </w:rPr>
        <w:commentReference w:id="117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118"/>
      <w:r>
        <w:rPr>
          <w:lang w:val="ru-RU"/>
        </w:rPr>
        <w:t>мелодической линии</w:t>
      </w:r>
      <w:commentRangeEnd w:id="118"/>
      <w:r w:rsidR="00F04E4B">
        <w:rPr>
          <w:rStyle w:val="a8"/>
        </w:rPr>
        <w:commentReference w:id="118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119" w:name="OLE_LINK31"/>
      <w:bookmarkStart w:id="120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121"/>
      <w:r>
        <w:rPr>
          <w:lang w:val="ru-RU"/>
        </w:rPr>
        <w:t xml:space="preserve">особенно в коротких нотах </w:t>
      </w:r>
      <w:commentRangeEnd w:id="121"/>
      <w:r w:rsidR="006D0FD0">
        <w:rPr>
          <w:rStyle w:val="a8"/>
        </w:rPr>
        <w:commentReference w:id="121"/>
      </w:r>
      <w:r>
        <w:rPr>
          <w:lang w:val="ru-RU"/>
        </w:rPr>
        <w:t>(меньше половинной ноты).</w:t>
      </w:r>
    </w:p>
    <w:bookmarkEnd w:id="119"/>
    <w:bookmarkEnd w:id="120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22"/>
      <w:r w:rsidR="00442DFA">
        <w:rPr>
          <w:rStyle w:val="a5"/>
          <w:lang w:val="ru-RU"/>
        </w:rPr>
        <w:footnoteReference w:id="9"/>
      </w:r>
      <w:commentRangeEnd w:id="122"/>
      <w:r w:rsidR="00442DFA">
        <w:rPr>
          <w:rStyle w:val="a8"/>
        </w:rPr>
        <w:commentReference w:id="122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23"/>
      <w:r>
        <w:rPr>
          <w:lang w:val="ru-RU"/>
        </w:rPr>
        <w:t xml:space="preserve">не больше малой сексты </w:t>
      </w:r>
      <w:commentRangeEnd w:id="123"/>
      <w:r w:rsidR="00F067E4">
        <w:rPr>
          <w:rStyle w:val="a8"/>
        </w:rPr>
        <w:commentReference w:id="123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24"/>
      <w:r>
        <w:rPr>
          <w:lang w:val="ru-RU"/>
        </w:rPr>
        <w:t xml:space="preserve">Уменьшенные и увеличенные </w:t>
      </w:r>
      <w:commentRangeEnd w:id="124"/>
      <w:r w:rsidR="00F067E4">
        <w:rPr>
          <w:rStyle w:val="a8"/>
        </w:rPr>
        <w:commentReference w:id="124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25"/>
      <w:r>
        <w:rPr>
          <w:lang w:val="ru-RU"/>
        </w:rPr>
        <w:t>Не нужно злоупотреблять скачком на октаву</w:t>
      </w:r>
      <w:commentRangeEnd w:id="125"/>
      <w:r w:rsidR="00F067E4">
        <w:rPr>
          <w:rStyle w:val="a8"/>
        </w:rPr>
        <w:commentReference w:id="125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26" w:name="OLE_LINK156"/>
      <w:bookmarkStart w:id="127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26"/>
    <w:bookmarkEnd w:id="127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28"/>
      <w:r>
        <w:rPr>
          <w:lang w:val="ru-RU"/>
        </w:rPr>
        <w:t>том же направлении</w:t>
      </w:r>
      <w:commentRangeEnd w:id="128"/>
      <w:r>
        <w:rPr>
          <w:rStyle w:val="a8"/>
        </w:rPr>
        <w:commentReference w:id="128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29"/>
      <w:r>
        <w:rPr>
          <w:lang w:val="ru-RU"/>
        </w:rPr>
        <w:t>том же направлении</w:t>
      </w:r>
      <w:commentRangeEnd w:id="129"/>
      <w:r>
        <w:rPr>
          <w:rStyle w:val="a8"/>
        </w:rPr>
        <w:commentReference w:id="129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30"/>
      <w:r>
        <w:rPr>
          <w:lang w:val="ru-RU"/>
        </w:rPr>
        <w:t xml:space="preserve">Септима и нона </w:t>
      </w:r>
      <w:commentRangeEnd w:id="130"/>
      <w:r w:rsidR="002612F5">
        <w:rPr>
          <w:rStyle w:val="a8"/>
        </w:rPr>
        <w:commentReference w:id="130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31"/>
      <w:r>
        <w:rPr>
          <w:noProof/>
          <w:lang w:val="ru-RU"/>
        </w:rPr>
        <w:t xml:space="preserve">Двойной скачок на октаву и на сексту </w:t>
      </w:r>
      <w:commentRangeEnd w:id="131"/>
      <w:r w:rsidR="002612F5">
        <w:rPr>
          <w:rStyle w:val="a8"/>
        </w:rPr>
        <w:commentReference w:id="131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32"/>
      <w:r>
        <w:rPr>
          <w:lang w:val="ru-RU"/>
        </w:rPr>
        <w:t>поступенным</w:t>
      </w:r>
      <w:commentRangeEnd w:id="132"/>
      <w:r w:rsidR="002612F5">
        <w:rPr>
          <w:rStyle w:val="a8"/>
        </w:rPr>
        <w:commentReference w:id="132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33"/>
      <w:r w:rsidR="00002F64" w:rsidRPr="00A3367A">
        <w:rPr>
          <w:lang w:val="ru-RU"/>
        </w:rPr>
        <w:t>Вводный</w:t>
      </w:r>
      <w:commentRangeEnd w:id="133"/>
      <w:r w:rsidR="00D7292D" w:rsidRPr="00A3367A">
        <w:rPr>
          <w:rStyle w:val="a8"/>
        </w:rPr>
        <w:commentReference w:id="133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34" w:name="OLE_LINK158"/>
      <w:bookmarkStart w:id="135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36"/>
      <w:r w:rsidR="00CB5A18">
        <w:rPr>
          <w:rStyle w:val="a5"/>
          <w:lang w:val="ru-RU"/>
        </w:rPr>
        <w:footnoteReference w:id="10"/>
      </w:r>
      <w:commentRangeEnd w:id="136"/>
      <w:r w:rsidR="00584774">
        <w:rPr>
          <w:rStyle w:val="a8"/>
        </w:rPr>
        <w:commentReference w:id="136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34"/>
    <w:bookmarkEnd w:id="135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37"/>
      <w:r>
        <w:rPr>
          <w:lang w:val="ru-RU"/>
        </w:rPr>
        <w:t xml:space="preserve">симметрии </w:t>
      </w:r>
      <w:commentRangeEnd w:id="137"/>
      <w:r w:rsidR="002612F5">
        <w:rPr>
          <w:rStyle w:val="a8"/>
        </w:rPr>
        <w:commentReference w:id="137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38"/>
      <w:r>
        <w:rPr>
          <w:lang w:val="ru-RU"/>
        </w:rPr>
        <w:t xml:space="preserve">Регулярные скачки </w:t>
      </w:r>
      <w:commentRangeEnd w:id="138"/>
      <w:r w:rsidR="00F9033A">
        <w:rPr>
          <w:rStyle w:val="a8"/>
        </w:rPr>
        <w:commentReference w:id="138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39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39"/>
      <w:r w:rsidR="00584774">
        <w:rPr>
          <w:rStyle w:val="a8"/>
        </w:rPr>
        <w:commentReference w:id="139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40" w:name="OLE_LINK41"/>
      <w:bookmarkStart w:id="141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40"/>
          <w:bookmarkEnd w:id="141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42" w:name="OLE_LINK106"/>
      <w:bookmarkStart w:id="143" w:name="OLE_LINK107"/>
      <w:bookmarkStart w:id="144" w:name="OLE_LINK108"/>
      <w:commentRangeStart w:id="145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45"/>
      <w:r w:rsidR="00115306">
        <w:rPr>
          <w:rStyle w:val="a8"/>
        </w:rPr>
        <w:commentReference w:id="145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48"/>
      <w:r>
        <w:rPr>
          <w:lang w:val="ru-RU"/>
        </w:rPr>
        <w:t>движении</w:t>
      </w:r>
      <w:commentRangeEnd w:id="148"/>
      <w:r w:rsidR="00A1620C">
        <w:rPr>
          <w:rStyle w:val="a8"/>
        </w:rPr>
        <w:commentReference w:id="148"/>
      </w:r>
      <w:bookmarkEnd w:id="142"/>
      <w:bookmarkEnd w:id="143"/>
      <w:bookmarkEnd w:id="144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53" w:name="OLE_LINK109"/>
      <w:bookmarkStart w:id="154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55"/>
      <w:r w:rsidRPr="006A0679">
        <w:rPr>
          <w:lang w:val="ru-RU"/>
        </w:rPr>
        <w:t>движении</w:t>
      </w:r>
      <w:commentRangeEnd w:id="155"/>
      <w:r w:rsidR="00A1620C">
        <w:rPr>
          <w:rStyle w:val="a8"/>
        </w:rPr>
        <w:commentReference w:id="155"/>
      </w:r>
      <w:bookmarkEnd w:id="153"/>
      <w:bookmarkEnd w:id="154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538274E9" w:rsidR="00A1620C" w:rsidRPr="00DA3E81" w:rsidRDefault="00DA3E81" w:rsidP="00A1620C">
      <w:pPr>
        <w:pStyle w:val="5"/>
      </w:pPr>
      <w:r>
        <w:t>Close positioning of two forms of VI o</w:t>
      </w:r>
      <w:r w:rsidR="00897549">
        <w:t>r VII degree</w:t>
      </w:r>
      <w:r>
        <w:t xml:space="preserve"> in melodic minor</w:t>
      </w:r>
      <w:r w:rsidR="00653B86">
        <w:t xml:space="preserve"> </w:t>
      </w:r>
      <w:r w:rsidR="00653B86">
        <w:rPr>
          <w:noProof/>
        </w:rPr>
        <w:drawing>
          <wp:inline distT="0" distB="0" distL="0" distR="0" wp14:anchorId="4ECBFF0A" wp14:editId="0303F342">
            <wp:extent cx="158750" cy="1587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ok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8" w:name="_GoBack"/>
      <w:bookmarkEnd w:id="158"/>
    </w:p>
    <w:p w14:paraId="7F133992" w14:textId="0635CCFB" w:rsidR="00A1620C" w:rsidRPr="009E7F8C" w:rsidRDefault="009E7F8C" w:rsidP="00A1620C">
      <w:pPr>
        <w:pStyle w:val="a7"/>
        <w:numPr>
          <w:ilvl w:val="0"/>
          <w:numId w:val="12"/>
        </w:numPr>
      </w:pPr>
      <w:r>
        <w:t>Altered</w:t>
      </w:r>
      <w:r w:rsidRPr="009E7F8C">
        <w:t xml:space="preserve"> </w:t>
      </w:r>
      <w:r>
        <w:t>and</w:t>
      </w:r>
      <w:r w:rsidRPr="009E7F8C">
        <w:t xml:space="preserve"> </w:t>
      </w:r>
      <w:r>
        <w:t>unaltered</w:t>
      </w:r>
      <w:r w:rsidRPr="009E7F8C">
        <w:t xml:space="preserve"> </w:t>
      </w:r>
      <w:r>
        <w:t>forms</w:t>
      </w:r>
      <w:r w:rsidRPr="009E7F8C">
        <w:t xml:space="preserve"> </w:t>
      </w:r>
      <w:r>
        <w:t>of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note</w:t>
      </w:r>
      <w:r w:rsidRPr="009E7F8C">
        <w:t xml:space="preserve"> </w:t>
      </w:r>
      <w:r>
        <w:t>(VI or VII degrees in melodic minor) should</w:t>
      </w:r>
      <w:r w:rsidRPr="009E7F8C">
        <w:t xml:space="preserve"> </w:t>
      </w:r>
      <w:r>
        <w:t>not</w:t>
      </w:r>
      <w:r w:rsidRPr="009E7F8C">
        <w:t xml:space="preserve"> </w:t>
      </w:r>
      <w:r>
        <w:t>be</w:t>
      </w:r>
      <w:r w:rsidRPr="009E7F8C">
        <w:t xml:space="preserve"> </w:t>
      </w:r>
      <w:r>
        <w:t>used</w:t>
      </w:r>
      <w:r w:rsidRPr="009E7F8C">
        <w:t xml:space="preserve"> </w:t>
      </w:r>
      <w:r>
        <w:t>in</w:t>
      </w:r>
      <w:r w:rsidRPr="009E7F8C">
        <w:t xml:space="preserve"> </w:t>
      </w:r>
      <w:r>
        <w:t>the</w:t>
      </w:r>
      <w:r w:rsidRPr="009E7F8C">
        <w:t xml:space="preserve"> </w:t>
      </w:r>
      <w:r>
        <w:t>same</w:t>
      </w:r>
      <w:r w:rsidRPr="009E7F8C">
        <w:t xml:space="preserve"> </w:t>
      </w:r>
      <w:r>
        <w:t>voice</w:t>
      </w:r>
      <w:r w:rsidRPr="009E7F8C">
        <w:t xml:space="preserve"> </w:t>
      </w:r>
      <w:r>
        <w:t>close to each other. At</w:t>
      </w:r>
      <w:r w:rsidRPr="009E7F8C">
        <w:t xml:space="preserve"> </w:t>
      </w:r>
      <w:r>
        <w:t>least</w:t>
      </w:r>
      <w:r w:rsidRPr="009E7F8C">
        <w:t xml:space="preserve"> 3 </w:t>
      </w:r>
      <w:r>
        <w:t>other</w:t>
      </w:r>
      <w:r w:rsidRPr="009E7F8C">
        <w:t xml:space="preserve"> </w:t>
      </w:r>
      <w:r>
        <w:t>notes</w:t>
      </w:r>
      <w:r w:rsidRPr="009E7F8C">
        <w:t xml:space="preserve"> </w:t>
      </w:r>
      <w:r>
        <w:t>should</w:t>
      </w:r>
      <w:r w:rsidRPr="009E7F8C">
        <w:t xml:space="preserve"> </w:t>
      </w:r>
      <w:r>
        <w:t>be</w:t>
      </w:r>
      <w:r w:rsidRPr="009E7F8C">
        <w:t xml:space="preserve"> </w:t>
      </w:r>
      <w:r>
        <w:t>placed</w:t>
      </w:r>
      <w:r w:rsidRPr="009E7F8C">
        <w:t xml:space="preserve"> </w:t>
      </w:r>
      <w:r>
        <w:t>between</w:t>
      </w:r>
      <w:r w:rsidRPr="009E7F8C">
        <w:t xml:space="preserve"> </w:t>
      </w:r>
      <w:r>
        <w:t>them</w:t>
      </w:r>
      <w:r w:rsidR="00A1620C" w:rsidRPr="009E7F8C"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37275C80" w:rsidR="00FA3EC3" w:rsidRPr="00BA4130" w:rsidRDefault="00BA4130" w:rsidP="00FA3EC3">
      <w:pPr>
        <w:pStyle w:val="a7"/>
        <w:ind w:left="360"/>
      </w:pPr>
      <w:r>
        <w:t>In</w:t>
      </w:r>
      <w:r w:rsidRPr="00BA4130">
        <w:t xml:space="preserve"> </w:t>
      </w:r>
      <w:r>
        <w:t>difficult</w:t>
      </w:r>
      <w:r w:rsidRPr="00BA4130">
        <w:t xml:space="preserve"> </w:t>
      </w:r>
      <w:r>
        <w:t>situations</w:t>
      </w:r>
      <w:r w:rsidRPr="00BA4130">
        <w:t xml:space="preserve"> </w:t>
      </w:r>
      <w:r>
        <w:t>it is acceptable that these</w:t>
      </w:r>
      <w:r w:rsidRPr="00BA4130">
        <w:t xml:space="preserve"> </w:t>
      </w:r>
      <w:r>
        <w:t>notes can become closer</w:t>
      </w:r>
      <w:r w:rsidR="00FA3EC3" w:rsidRPr="00BA4130">
        <w:t>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6551423" w:rsidR="00FA3EC3" w:rsidRPr="00BA4130" w:rsidRDefault="00BA4130" w:rsidP="00BA4130">
      <w:pPr>
        <w:pStyle w:val="a7"/>
        <w:numPr>
          <w:ilvl w:val="0"/>
          <w:numId w:val="12"/>
        </w:numPr>
      </w:pPr>
      <w:commentRangeStart w:id="159"/>
      <w:r>
        <w:t>False</w:t>
      </w:r>
      <w:r w:rsidRPr="00BA4130">
        <w:t xml:space="preserve"> </w:t>
      </w:r>
      <w:r>
        <w:t>chromatic</w:t>
      </w:r>
      <w:r w:rsidRPr="00BA4130">
        <w:t xml:space="preserve"> </w:t>
      </w:r>
      <w:commentRangeEnd w:id="159"/>
      <w:r w:rsidR="00E92DF2">
        <w:rPr>
          <w:rStyle w:val="a8"/>
        </w:rPr>
        <w:commentReference w:id="159"/>
      </w:r>
      <w:r>
        <w:t>relation</w:t>
      </w:r>
      <w:r w:rsidRPr="00BA4130">
        <w:t xml:space="preserve"> </w:t>
      </w:r>
      <w:ins w:id="160" w:author="Rualark Rualark" w:date="2018-10-28T14:10:00Z">
        <w:r>
          <w:t xml:space="preserve">is </w:t>
        </w:r>
      </w:ins>
      <w:ins w:id="161" w:author="Rualark Rualark" w:date="2018-10-28T14:11:00Z">
        <w:r>
          <w:t>a chromatic contradiction</w:t>
        </w:r>
        <w:r w:rsidRPr="00BA4130">
          <w:t xml:space="preserve"> between </w:t>
        </w:r>
      </w:ins>
      <w:ins w:id="162" w:author="Rualark Rualark" w:date="2018-10-28T14:21:00Z">
        <w:r w:rsidR="006C6410">
          <w:t>the altered and the unaltered forms of the same note</w:t>
        </w:r>
      </w:ins>
      <w:ins w:id="163" w:author="Rualark Rualark" w:date="2018-10-28T14:11:00Z">
        <w:r w:rsidRPr="00BA4130">
          <w:t xml:space="preserve"> sounding </w:t>
        </w:r>
        <w:r w:rsidR="006C6410">
          <w:t>simultaneously</w:t>
        </w:r>
        <w:r w:rsidRPr="00BA4130">
          <w:t xml:space="preserve"> (or in close proximity), in two different voices</w:t>
        </w:r>
      </w:ins>
      <w:ins w:id="164" w:author="Rualark Rualark" w:date="2018-10-28T14:19:00Z">
        <w:r w:rsidR="006C6410">
          <w:t>. It</w:t>
        </w:r>
      </w:ins>
      <w:ins w:id="165" w:author="Rualark Rualark" w:date="2018-10-28T14:11:00Z">
        <w:r w:rsidRPr="00BA4130">
          <w:t xml:space="preserve"> </w:t>
        </w:r>
      </w:ins>
      <w:r>
        <w:t>is</w:t>
      </w:r>
      <w:r w:rsidRPr="00BA4130">
        <w:t xml:space="preserve"> </w:t>
      </w:r>
      <w:r>
        <w:t>allowed</w:t>
      </w:r>
      <w:ins w:id="166" w:author="Rualark Rualark" w:date="2018-10-28T14:10:00Z">
        <w:r w:rsidRPr="00BA4130">
          <w:t xml:space="preserve"> </w:t>
        </w:r>
      </w:ins>
      <w:ins w:id="167" w:author="Rualark Rualark" w:date="2018-10-28T14:19:00Z">
        <w:r w:rsidR="006C6410">
          <w:t xml:space="preserve">in close proximity </w:t>
        </w:r>
      </w:ins>
      <w:ins w:id="168" w:author="Rualark Rualark" w:date="2018-10-28T14:10:00Z">
        <w:r>
          <w:t>only</w:t>
        </w:r>
        <w:r w:rsidRPr="00BA4130">
          <w:t xml:space="preserve"> </w:t>
        </w:r>
      </w:ins>
      <w:ins w:id="169" w:author="Rualark Rualark" w:date="2018-10-28T14:31:00Z">
        <w:r w:rsidR="005259C8">
          <w:t xml:space="preserve">when there is another harmony between related notes or </w:t>
        </w:r>
      </w:ins>
      <w:ins w:id="170" w:author="Rualark Rualark" w:date="2018-10-28T14:10:00Z">
        <w:r>
          <w:t>when</w:t>
        </w:r>
        <w:r w:rsidRPr="00BA4130">
          <w:t xml:space="preserve"> </w:t>
        </w:r>
        <w:r>
          <w:t>at least one</w:t>
        </w:r>
        <w:r w:rsidRPr="00BA4130">
          <w:t xml:space="preserve"> </w:t>
        </w:r>
        <w:r>
          <w:t>of</w:t>
        </w:r>
        <w:r w:rsidRPr="00BA4130">
          <w:t xml:space="preserve"> </w:t>
        </w:r>
        <w:r>
          <w:t>the</w:t>
        </w:r>
        <w:r w:rsidRPr="00BA4130">
          <w:t xml:space="preserve"> </w:t>
        </w:r>
      </w:ins>
      <w:ins w:id="171" w:author="Rualark Rualark" w:date="2018-10-28T14:31:00Z">
        <w:r w:rsidR="000E284F">
          <w:t xml:space="preserve">related </w:t>
        </w:r>
      </w:ins>
      <w:ins w:id="172" w:author="Rualark Rualark" w:date="2018-10-28T14:10:00Z">
        <w:r>
          <w:t xml:space="preserve">notes is </w:t>
        </w:r>
      </w:ins>
      <w:ins w:id="173" w:author="Rualark Rualark" w:date="2018-10-28T18:05:00Z">
        <w:r w:rsidR="003156E8">
          <w:t>not a chord tone</w:t>
        </w:r>
      </w:ins>
      <w:r w:rsidR="0075138C" w:rsidRPr="00BA4130"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15848C8" w14:textId="711B70F2" w:rsidR="00C125F1" w:rsidRDefault="00C125F1" w:rsidP="0075138C">
      <w:pPr>
        <w:pStyle w:val="a7"/>
        <w:ind w:left="360"/>
        <w:rPr>
          <w:ins w:id="174" w:author="Rualark Rualark" w:date="2018-10-28T14:28:00Z"/>
        </w:rPr>
      </w:pPr>
      <w:ins w:id="175" w:author="Rualark Rualark" w:date="2018-10-28T14:28:00Z">
        <w:r>
          <w:t xml:space="preserve">Starting from </w:t>
        </w:r>
      </w:ins>
      <w:ins w:id="176" w:author="Rualark Rualark" w:date="2018-10-28T14:31:00Z">
        <w:r w:rsidR="00947949">
          <w:t>3 voices, fals</w:t>
        </w:r>
      </w:ins>
      <w:ins w:id="177" w:author="Rualark Rualark" w:date="2018-10-28T14:32:00Z">
        <w:r w:rsidR="00947949">
          <w:t xml:space="preserve">e chromatic relation </w:t>
        </w:r>
      </w:ins>
      <w:ins w:id="178" w:author="Rualark Rualark" w:date="2018-10-28T14:35:00Z">
        <w:r w:rsidR="00947949">
          <w:t xml:space="preserve">of chord tones </w:t>
        </w:r>
      </w:ins>
      <w:ins w:id="179" w:author="Rualark Rualark" w:date="2018-10-28T14:32:00Z">
        <w:r w:rsidR="00947949">
          <w:t xml:space="preserve">is allowed between non-extreme voices, especially when related notes </w:t>
        </w:r>
      </w:ins>
      <w:ins w:id="180" w:author="Rualark Rualark" w:date="2018-10-28T14:34:00Z">
        <w:r w:rsidR="00947949">
          <w:t>are separated in time by other notes.</w:t>
        </w:r>
      </w:ins>
    </w:p>
    <w:p w14:paraId="1959C1F5" w14:textId="5C949DD2" w:rsidR="0075138C" w:rsidRPr="00E92DF2" w:rsidRDefault="00E92DF2" w:rsidP="0075138C">
      <w:pPr>
        <w:pStyle w:val="a7"/>
        <w:ind w:left="360"/>
      </w:pPr>
      <w:r>
        <w:t>Simultaneous false</w:t>
      </w:r>
      <w:r w:rsidRPr="006C6410">
        <w:t xml:space="preserve"> </w:t>
      </w:r>
      <w:r>
        <w:t>chromatic</w:t>
      </w:r>
      <w:r w:rsidRPr="006C6410">
        <w:t xml:space="preserve"> </w:t>
      </w:r>
      <w:r>
        <w:t>relation</w:t>
      </w:r>
      <w:r w:rsidRPr="006C6410">
        <w:t xml:space="preserve"> </w:t>
      </w:r>
      <w:r>
        <w:t>is</w:t>
      </w:r>
      <w:r w:rsidRPr="006C6410">
        <w:t xml:space="preserve"> </w:t>
      </w:r>
      <w:r>
        <w:t>acceptable</w:t>
      </w:r>
      <w:r w:rsidRPr="006C6410">
        <w:t xml:space="preserve"> </w:t>
      </w:r>
      <w:r>
        <w:t>only</w:t>
      </w:r>
      <w:r w:rsidRPr="006C6410">
        <w:t xml:space="preserve"> </w:t>
      </w:r>
      <w:r>
        <w:t>when</w:t>
      </w:r>
      <w:r w:rsidRPr="006C6410">
        <w:t xml:space="preserve"> </w:t>
      </w:r>
      <w:r w:rsidR="00DC16EC">
        <w:t>related</w:t>
      </w:r>
      <w:r w:rsidRPr="006C6410">
        <w:t xml:space="preserve"> </w:t>
      </w:r>
      <w:r>
        <w:t>notes</w:t>
      </w:r>
      <w:r w:rsidRPr="006C6410">
        <w:t xml:space="preserve"> </w:t>
      </w:r>
      <w:r>
        <w:t>do</w:t>
      </w:r>
      <w:r w:rsidRPr="006C6410">
        <w:t xml:space="preserve"> </w:t>
      </w:r>
      <w:r>
        <w:t>not</w:t>
      </w:r>
      <w:r w:rsidRPr="006C6410">
        <w:t xml:space="preserve"> </w:t>
      </w:r>
      <w:r>
        <w:t>start</w:t>
      </w:r>
      <w:r w:rsidRPr="006C6410">
        <w:t xml:space="preserve"> </w:t>
      </w:r>
      <w:r w:rsidR="005259C8">
        <w:t>on</w:t>
      </w:r>
      <w:r w:rsidRPr="006C6410">
        <w:t xml:space="preserve"> </w:t>
      </w:r>
      <w:r>
        <w:t>the</w:t>
      </w:r>
      <w:r w:rsidRPr="006C6410">
        <w:t xml:space="preserve"> </w:t>
      </w:r>
      <w:r>
        <w:t>same</w:t>
      </w:r>
      <w:r w:rsidRPr="006C6410">
        <w:t xml:space="preserve"> </w:t>
      </w:r>
      <w:r>
        <w:t>beat</w:t>
      </w:r>
      <w:ins w:id="181" w:author="Rualark Rualark" w:date="2018-10-28T18:04:00Z">
        <w:r w:rsidR="0036550C">
          <w:t xml:space="preserve">. In such case at least one of </w:t>
        </w:r>
      </w:ins>
      <w:ins w:id="182" w:author="Rualark Rualark" w:date="2018-10-28T18:02:00Z">
        <w:r w:rsidR="0096197D">
          <w:t xml:space="preserve">the </w:t>
        </w:r>
        <w:r w:rsidR="007A2FD5">
          <w:t xml:space="preserve">related </w:t>
        </w:r>
        <w:r w:rsidR="0096197D">
          <w:t xml:space="preserve">notes is </w:t>
        </w:r>
      </w:ins>
      <w:ins w:id="183" w:author="Rualark Rualark" w:date="2018-10-28T18:04:00Z">
        <w:r w:rsidR="0036550C">
          <w:t xml:space="preserve">always </w:t>
        </w:r>
      </w:ins>
      <w:ins w:id="184" w:author="Rualark Rualark" w:date="2018-10-28T18:05:00Z">
        <w:r w:rsidR="003156E8">
          <w:t>not a chord tone</w:t>
        </w:r>
      </w:ins>
      <w:r w:rsidR="004C07CE" w:rsidRPr="00E92DF2"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85" w:name="_Toc513984262"/>
      <w:r>
        <w:lastRenderedPageBreak/>
        <w:t>Гармонические правила</w:t>
      </w:r>
      <w:bookmarkEnd w:id="185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86" w:name="OLE_LINK45"/>
      <w:bookmarkStart w:id="187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11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86"/>
    <w:bookmarkEnd w:id="187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88" w:name="OLE_LINK51"/>
      <w:bookmarkStart w:id="189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90" w:name="OLE_LINK49"/>
      <w:bookmarkStart w:id="191" w:name="OLE_LINK50"/>
      <w:bookmarkEnd w:id="188"/>
      <w:bookmarkEnd w:id="189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92" w:name="OLE_LINK290"/>
      <w:bookmarkStart w:id="193" w:name="OLE_LINK291"/>
      <w:r w:rsidR="0034144D">
        <w:rPr>
          <w:lang w:val="ru-RU"/>
        </w:rPr>
        <w:t>§ 53</w:t>
      </w:r>
      <w:bookmarkEnd w:id="192"/>
      <w:bookmarkEnd w:id="193"/>
      <w:r w:rsidR="0034144D">
        <w:rPr>
          <w:lang w:val="ru-RU"/>
        </w:rPr>
        <w:t>).</w:t>
      </w:r>
      <w:bookmarkEnd w:id="190"/>
      <w:bookmarkEnd w:id="191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94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94"/>
      <w:r w:rsidR="001622F0">
        <w:rPr>
          <w:rStyle w:val="a8"/>
        </w:rPr>
        <w:commentReference w:id="194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2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95"/>
      <w:r>
        <w:rPr>
          <w:lang w:val="ru-RU"/>
        </w:rPr>
        <w:t xml:space="preserve">Не пишите три </w:t>
      </w:r>
      <w:commentRangeStart w:id="196"/>
      <w:r>
        <w:rPr>
          <w:lang w:val="ru-RU"/>
        </w:rPr>
        <w:t xml:space="preserve">секстаккорда </w:t>
      </w:r>
      <w:commentRangeEnd w:id="196"/>
      <w:r w:rsidR="0014772F">
        <w:rPr>
          <w:rStyle w:val="a8"/>
        </w:rPr>
        <w:commentReference w:id="196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95"/>
      <w:r w:rsidR="004E5B5E">
        <w:rPr>
          <w:rStyle w:val="a8"/>
        </w:rPr>
        <w:commentReference w:id="195"/>
      </w:r>
      <w:r w:rsidR="0014772F">
        <w:rPr>
          <w:rStyle w:val="a5"/>
          <w:lang w:val="ru-RU"/>
        </w:rPr>
        <w:footnoteReference w:id="13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97" w:name="OLE_LINK53"/>
      <w:bookmarkStart w:id="198" w:name="OLE_LINK54"/>
      <w:bookmarkStart w:id="199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200"/>
      <w:r>
        <w:rPr>
          <w:lang w:val="ru-RU"/>
        </w:rPr>
        <w:t>в результате синкопы, допускаются без ограничений</w:t>
      </w:r>
      <w:commentRangeEnd w:id="200"/>
      <w:r w:rsidR="004E5B5E">
        <w:rPr>
          <w:rStyle w:val="a8"/>
        </w:rPr>
        <w:commentReference w:id="200"/>
      </w:r>
      <w:r>
        <w:rPr>
          <w:lang w:val="ru-RU"/>
        </w:rPr>
        <w:t>.</w:t>
      </w:r>
    </w:p>
    <w:bookmarkEnd w:id="197"/>
    <w:bookmarkEnd w:id="198"/>
    <w:bookmarkEnd w:id="199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201" w:name="OLE_LINK56"/>
      <w:bookmarkStart w:id="202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201"/>
    <w:bookmarkEnd w:id="202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203" w:name="OLE_LINK160"/>
      <w:bookmarkStart w:id="204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205" w:name="OLE_LINK58"/>
      <w:bookmarkStart w:id="206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207" w:name="OLE_LINK60"/>
      <w:bookmarkStart w:id="208" w:name="OLE_LINK61"/>
      <w:bookmarkEnd w:id="205"/>
      <w:bookmarkEnd w:id="206"/>
      <w:r>
        <w:rPr>
          <w:lang w:val="ru-RU"/>
        </w:rPr>
        <w:t xml:space="preserve">Правила выше применимы к чистым квинтам. </w:t>
      </w:r>
      <w:commentRangeStart w:id="209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203"/>
      <w:bookmarkEnd w:id="204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209"/>
      <w:r w:rsidR="00563667">
        <w:rPr>
          <w:rStyle w:val="a8"/>
        </w:rPr>
        <w:commentReference w:id="209"/>
      </w:r>
      <w:r w:rsidR="004C2984">
        <w:rPr>
          <w:lang w:val="ru-RU"/>
        </w:rPr>
        <w:t>.</w:t>
      </w:r>
    </w:p>
    <w:bookmarkEnd w:id="207"/>
    <w:bookmarkEnd w:id="208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210" w:name="OLE_LINK62"/>
      <w:bookmarkStart w:id="211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212"/>
      <w:r>
        <w:rPr>
          <w:lang w:val="ru-RU"/>
        </w:rPr>
        <w:t>долю</w:t>
      </w:r>
      <w:commentRangeEnd w:id="212"/>
      <w:r w:rsidR="006D1284">
        <w:rPr>
          <w:rStyle w:val="a8"/>
        </w:rPr>
        <w:commentReference w:id="212"/>
      </w:r>
      <w:r>
        <w:rPr>
          <w:lang w:val="ru-RU"/>
        </w:rPr>
        <w:t>:</w:t>
      </w:r>
    </w:p>
    <w:bookmarkEnd w:id="210"/>
    <w:bookmarkEnd w:id="211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213"/>
      <w:r>
        <w:rPr>
          <w:lang w:val="ru-RU"/>
        </w:rPr>
        <w:t>мелодической нотой</w:t>
      </w:r>
      <w:commentRangeEnd w:id="213"/>
      <w:r w:rsidR="00D56301">
        <w:rPr>
          <w:rStyle w:val="a8"/>
        </w:rPr>
        <w:commentReference w:id="213"/>
      </w:r>
      <w:commentRangeStart w:id="214"/>
      <w:r w:rsidR="00171F07">
        <w:rPr>
          <w:rStyle w:val="a5"/>
          <w:lang w:val="ru-RU"/>
        </w:rPr>
        <w:footnoteReference w:id="14"/>
      </w:r>
      <w:commentRangeEnd w:id="214"/>
      <w:r w:rsidR="00682367">
        <w:rPr>
          <w:rStyle w:val="a8"/>
        </w:rPr>
        <w:commentReference w:id="214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217" w:name="OLE_LINK66"/>
      <w:bookmarkStart w:id="218" w:name="OLE_LINK67"/>
      <w:bookmarkStart w:id="219" w:name="OLE_LINK162"/>
      <w:bookmarkStart w:id="220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221"/>
      <w:r>
        <w:rPr>
          <w:lang w:val="ru-RU"/>
        </w:rPr>
        <w:t>дополнительных условий</w:t>
      </w:r>
      <w:commentRangeEnd w:id="221"/>
      <w:r w:rsidR="00622547">
        <w:rPr>
          <w:rStyle w:val="a8"/>
        </w:rPr>
        <w:commentReference w:id="221"/>
      </w:r>
      <w:r w:rsidR="008108D4">
        <w:rPr>
          <w:rStyle w:val="a5"/>
          <w:lang w:val="ru-RU"/>
        </w:rPr>
        <w:footnoteReference w:id="15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222" w:name="OLE_LINK70"/>
      <w:bookmarkStart w:id="223" w:name="OLE_LINK71"/>
      <w:bookmarkEnd w:id="217"/>
      <w:bookmarkEnd w:id="218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222"/>
    <w:bookmarkEnd w:id="223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224"/>
      <w:r>
        <w:rPr>
          <w:lang w:val="ru-RU"/>
        </w:rPr>
        <w:t>октаву</w:t>
      </w:r>
      <w:commentRangeEnd w:id="224"/>
      <w:r w:rsidR="00C001AD">
        <w:rPr>
          <w:rStyle w:val="a8"/>
        </w:rPr>
        <w:commentReference w:id="224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225" w:name="OLE_LINK74"/>
      <w:bookmarkStart w:id="226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227" w:name="OLE_LINK189"/>
      <w:bookmarkStart w:id="228" w:name="OLE_LINK68"/>
      <w:bookmarkStart w:id="229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227"/>
      <w:r w:rsidR="00EF0FA1">
        <w:rPr>
          <w:lang w:val="ru-RU"/>
        </w:rPr>
        <w:t>:</w:t>
      </w:r>
    </w:p>
    <w:bookmarkEnd w:id="219"/>
    <w:bookmarkEnd w:id="220"/>
    <w:bookmarkEnd w:id="225"/>
    <w:bookmarkEnd w:id="226"/>
    <w:bookmarkEnd w:id="228"/>
    <w:bookmarkEnd w:id="229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230" w:name="OLE_LINK164"/>
      <w:bookmarkStart w:id="231" w:name="OLE_LINK165"/>
      <w:bookmarkStart w:id="232" w:name="OLE_LINK72"/>
      <w:bookmarkStart w:id="233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230"/>
      <w:bookmarkEnd w:id="231"/>
    </w:p>
    <w:bookmarkEnd w:id="232"/>
    <w:bookmarkEnd w:id="233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234" w:name="OLE_LINK166"/>
      <w:bookmarkStart w:id="235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6"/>
      </w:r>
      <w:r>
        <w:rPr>
          <w:lang w:val="ru-RU"/>
        </w:rPr>
        <w:t>, разрешено двигаться прямо в квинту или октаву</w:t>
      </w:r>
      <w:bookmarkEnd w:id="234"/>
      <w:bookmarkEnd w:id="235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236" w:name="OLE_LINK275"/>
      <w:bookmarkStart w:id="237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7"/>
      </w:r>
      <w:r>
        <w:rPr>
          <w:lang w:val="ru-RU"/>
        </w:rPr>
        <w:t>:</w:t>
      </w:r>
    </w:p>
    <w:bookmarkEnd w:id="236"/>
    <w:bookmarkEnd w:id="237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68AFB233" w:rsidR="00E20E80" w:rsidRPr="00653B86" w:rsidRDefault="002E6CA6" w:rsidP="00E20E80">
      <w:pPr>
        <w:ind w:firstLine="360"/>
        <w:rPr>
          <w:lang w:val="ru-RU"/>
        </w:rPr>
      </w:pPr>
      <w:r>
        <w:t xml:space="preserve">Similar motion to unison is prohibited. </w:t>
      </w:r>
      <w:del w:id="238" w:author="Rualark Rualark" w:date="2018-10-26T11:10:00Z">
        <w:r w:rsidDel="002E6CA6">
          <w:delText>Starting from 3 voices, similar motion to tritone is allowed</w:delText>
        </w:r>
      </w:del>
      <w:ins w:id="239" w:author="Rualark Rualark" w:date="2018-10-26T11:10:00Z">
        <w:r>
          <w:t>Similar</w:t>
        </w:r>
        <w:r w:rsidRPr="00653B86">
          <w:rPr>
            <w:lang w:val="ru-RU"/>
          </w:rPr>
          <w:t xml:space="preserve"> </w:t>
        </w:r>
        <w:r>
          <w:t>motion</w:t>
        </w:r>
        <w:r w:rsidRPr="00653B86">
          <w:rPr>
            <w:lang w:val="ru-RU"/>
          </w:rPr>
          <w:t xml:space="preserve"> </w:t>
        </w:r>
        <w:r>
          <w:t>to</w:t>
        </w:r>
        <w:r w:rsidRPr="00653B86">
          <w:rPr>
            <w:lang w:val="ru-RU"/>
          </w:rPr>
          <w:t xml:space="preserve"> </w:t>
        </w:r>
        <w:r>
          <w:t>tritone</w:t>
        </w:r>
        <w:r w:rsidRPr="00653B86">
          <w:rPr>
            <w:lang w:val="ru-RU"/>
          </w:rPr>
          <w:t xml:space="preserve"> </w:t>
        </w:r>
        <w:r>
          <w:t>without</w:t>
        </w:r>
        <w:r w:rsidRPr="00653B86">
          <w:rPr>
            <w:lang w:val="ru-RU"/>
          </w:rPr>
          <w:t xml:space="preserve"> </w:t>
        </w:r>
        <w:r>
          <w:t>bass</w:t>
        </w:r>
        <w:r w:rsidRPr="00653B86">
          <w:rPr>
            <w:lang w:val="ru-RU"/>
          </w:rPr>
          <w:t xml:space="preserve"> </w:t>
        </w:r>
        <w:r>
          <w:t>is</w:t>
        </w:r>
        <w:r w:rsidRPr="00653B86">
          <w:rPr>
            <w:lang w:val="ru-RU"/>
          </w:rPr>
          <w:t xml:space="preserve"> </w:t>
        </w:r>
        <w:r>
          <w:t>allowed</w:t>
        </w:r>
      </w:ins>
      <w:r w:rsidRPr="00653B86">
        <w:rPr>
          <w:lang w:val="ru-RU"/>
        </w:rPr>
        <w:t>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240" w:name="OLE_LINK170"/>
      <w:bookmarkStart w:id="241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240"/>
    <w:bookmarkEnd w:id="241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42"/>
      <w:r>
        <w:rPr>
          <w:lang w:val="ru-RU"/>
        </w:rPr>
        <w:t>Последовательные секунды, септимы, ноны</w:t>
      </w:r>
      <w:commentRangeEnd w:id="242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42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46" w:name="OLE_LINK279"/>
      <w:bookmarkStart w:id="247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8"/>
      </w:r>
      <w:r>
        <w:rPr>
          <w:lang w:val="ru-RU"/>
        </w:rPr>
        <w:t>:</w:t>
      </w:r>
    </w:p>
    <w:bookmarkEnd w:id="246"/>
    <w:bookmarkEnd w:id="247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48" w:name="OLE_LINK283"/>
      <w:bookmarkStart w:id="249" w:name="OLE_LINK284"/>
      <w:bookmarkStart w:id="250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48"/>
    <w:bookmarkEnd w:id="249"/>
    <w:bookmarkEnd w:id="250"/>
    <w:p w14:paraId="7319E2B6" w14:textId="328FA8E4" w:rsidR="00D825D6" w:rsidRPr="00D33DC2" w:rsidRDefault="00271D00" w:rsidP="00530E81">
      <w:pPr>
        <w:pStyle w:val="5"/>
      </w:pPr>
      <w:r>
        <w:t xml:space="preserve">Similar </w:t>
      </w:r>
      <w:r w:rsidR="00D33DC2">
        <w:t xml:space="preserve">motion to </w:t>
      </w:r>
      <w:r>
        <w:t>2nd, 7th and 9th</w:t>
      </w:r>
    </w:p>
    <w:p w14:paraId="64500A87" w14:textId="3DA497F6" w:rsidR="008B1587" w:rsidRPr="00271D00" w:rsidRDefault="00271D00" w:rsidP="008B1587">
      <w:pPr>
        <w:pStyle w:val="a7"/>
        <w:numPr>
          <w:ilvl w:val="0"/>
          <w:numId w:val="16"/>
        </w:numPr>
      </w:pPr>
      <w:bookmarkStart w:id="251" w:name="OLE_LINK281"/>
      <w:bookmarkStart w:id="252" w:name="OLE_LINK282"/>
      <w:bookmarkStart w:id="253" w:name="OLE_LINK287"/>
      <w:r>
        <w:t>Similar</w:t>
      </w:r>
      <w:r w:rsidRPr="00271D00">
        <w:t xml:space="preserve"> </w:t>
      </w:r>
      <w:r>
        <w:t>motion</w:t>
      </w:r>
      <w:r w:rsidRPr="00271D00">
        <w:t xml:space="preserve"> </w:t>
      </w:r>
      <w:r>
        <w:t>to</w:t>
      </w:r>
      <w:r w:rsidRPr="00271D00">
        <w:t xml:space="preserve"> </w:t>
      </w:r>
      <w:r>
        <w:t>major</w:t>
      </w:r>
      <w:r w:rsidRPr="00271D00">
        <w:t xml:space="preserve"> </w:t>
      </w:r>
      <w:r>
        <w:t xml:space="preserve">or minor second should be </w:t>
      </w:r>
      <w:commentRangeStart w:id="254"/>
      <w:r>
        <w:t>avoided</w:t>
      </w:r>
      <w:commentRangeEnd w:id="254"/>
      <w:r w:rsidR="00611878">
        <w:rPr>
          <w:rStyle w:val="a8"/>
        </w:rPr>
        <w:commentReference w:id="254"/>
      </w:r>
      <w:r w:rsidR="000D3BDF">
        <w:rPr>
          <w:rStyle w:val="a5"/>
          <w:lang w:val="ru-RU"/>
        </w:rPr>
        <w:footnoteReference w:id="19"/>
      </w:r>
      <w:r w:rsidR="008B1587" w:rsidRPr="00271D00">
        <w:t>.</w:t>
      </w:r>
    </w:p>
    <w:bookmarkEnd w:id="251"/>
    <w:bookmarkEnd w:id="252"/>
    <w:bookmarkEnd w:id="253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50B4EA5E" w:rsidR="00583156" w:rsidRPr="00271D00" w:rsidRDefault="00271D00" w:rsidP="00583156">
      <w:pPr>
        <w:pStyle w:val="a7"/>
        <w:numPr>
          <w:ilvl w:val="0"/>
          <w:numId w:val="16"/>
        </w:numPr>
      </w:pPr>
      <w:r w:rsidRPr="004E10A8">
        <w:rPr>
          <w:highlight w:val="cyan"/>
        </w:rPr>
        <w:t xml:space="preserve">Similar motion to 7th or 9th is acceptable, especially if it is minor 7th or major </w:t>
      </w:r>
      <w:commentRangeStart w:id="255"/>
      <w:r w:rsidRPr="004E10A8">
        <w:rPr>
          <w:highlight w:val="cyan"/>
        </w:rPr>
        <w:t>9th</w:t>
      </w:r>
      <w:commentRangeEnd w:id="255"/>
      <w:r w:rsidRPr="004E10A8">
        <w:rPr>
          <w:rStyle w:val="a8"/>
          <w:highlight w:val="cyan"/>
        </w:rPr>
        <w:commentReference w:id="255"/>
      </w:r>
      <w:r w:rsidR="00583156" w:rsidRPr="00271D00"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0C2D759C" w:rsidR="00583156" w:rsidRPr="00271D00" w:rsidRDefault="00271D00" w:rsidP="00461256">
      <w:pPr>
        <w:ind w:firstLine="360"/>
      </w:pPr>
      <w:r w:rsidRPr="004E10A8">
        <w:rPr>
          <w:highlight w:val="cyan"/>
        </w:rPr>
        <w:t>Major 7th and minor 9th can be alleviated with a common note</w:t>
      </w:r>
      <w:ins w:id="256" w:author="Rualark Rualark" w:date="2018-10-25T23:54:00Z">
        <w:r w:rsidR="002E5016" w:rsidRPr="004E10A8">
          <w:rPr>
            <w:highlight w:val="cyan"/>
          </w:rPr>
          <w:t xml:space="preserve"> when there are at least three voices</w:t>
        </w:r>
      </w:ins>
      <w:r w:rsidR="00902A88" w:rsidRPr="00271D00"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57"/>
      <w:r w:rsidR="002916E6">
        <w:rPr>
          <w:lang w:val="ru-RU"/>
        </w:rPr>
        <w:t xml:space="preserve">большой </w:t>
      </w:r>
      <w:commentRangeEnd w:id="257"/>
      <w:r w:rsidR="00F30E3B">
        <w:rPr>
          <w:rStyle w:val="a8"/>
        </w:rPr>
        <w:commentReference w:id="257"/>
      </w:r>
      <w:commentRangeStart w:id="258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58"/>
      <w:r w:rsidR="004F203A">
        <w:rPr>
          <w:rStyle w:val="a8"/>
        </w:rPr>
        <w:commentReference w:id="258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59" w:name="OLE_LINK173"/>
      <w:bookmarkStart w:id="260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59"/>
    <w:bookmarkEnd w:id="260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61"/>
      <w:r>
        <w:rPr>
          <w:lang w:val="ru-RU"/>
        </w:rPr>
        <w:t xml:space="preserve">Это расстояние </w:t>
      </w:r>
      <w:commentRangeEnd w:id="261"/>
      <w:r w:rsidR="00622547">
        <w:rPr>
          <w:rStyle w:val="a8"/>
        </w:rPr>
        <w:commentReference w:id="261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62"/>
      <w:r>
        <w:rPr>
          <w:lang w:val="ru-RU"/>
        </w:rPr>
        <w:t>двух октав</w:t>
      </w:r>
      <w:commentRangeEnd w:id="262"/>
      <w:r w:rsidR="00091651">
        <w:rPr>
          <w:rStyle w:val="a8"/>
        </w:rPr>
        <w:commentReference w:id="262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63"/>
      <w:r w:rsidRPr="00054A42">
        <w:rPr>
          <w:b/>
          <w:u w:val="single"/>
          <w:lang w:val="ru-RU"/>
        </w:rPr>
        <w:t>Исключения</w:t>
      </w:r>
      <w:commentRangeEnd w:id="263"/>
      <w:r>
        <w:rPr>
          <w:rStyle w:val="a8"/>
        </w:rPr>
        <w:commentReference w:id="263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64" w:name="OLE_LINK79"/>
      <w:bookmarkStart w:id="265" w:name="OLE_LINK80"/>
      <w:bookmarkStart w:id="266" w:name="OLE_LINK85"/>
      <w:bookmarkStart w:id="267" w:name="OLE_LINK175"/>
      <w:bookmarkStart w:id="268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69" w:name="OLE_LINK285"/>
      <w:bookmarkStart w:id="270" w:name="OLE_LINK286"/>
      <w:bookmarkEnd w:id="264"/>
      <w:bookmarkEnd w:id="265"/>
      <w:bookmarkEnd w:id="26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67"/>
    <w:bookmarkEnd w:id="268"/>
    <w:bookmarkEnd w:id="269"/>
    <w:bookmarkEnd w:id="270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71" w:name="OLE_LINK288"/>
      <w:bookmarkStart w:id="272" w:name="OLE_LINK289"/>
      <w:bookmarkStart w:id="273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71"/>
          <w:bookmarkEnd w:id="272"/>
          <w:bookmarkEnd w:id="273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74" w:name="OLE_LINK187"/>
      <w:bookmarkStart w:id="275" w:name="OLE_LINK188"/>
      <w:bookmarkStart w:id="276" w:name="OLE_LINK77"/>
      <w:bookmarkStart w:id="277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78"/>
      <w:r>
        <w:rPr>
          <w:lang w:val="ru-RU"/>
        </w:rPr>
        <w:t>также можно удваивать</w:t>
      </w:r>
      <w:commentRangeEnd w:id="278"/>
      <w:r w:rsidR="0070713E">
        <w:rPr>
          <w:rStyle w:val="a8"/>
        </w:rPr>
        <w:commentReference w:id="278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21"/>
      </w:r>
      <w:r>
        <w:rPr>
          <w:lang w:val="ru-RU"/>
        </w:rPr>
        <w:t>.</w:t>
      </w:r>
      <w:bookmarkEnd w:id="274"/>
      <w:bookmarkEnd w:id="275"/>
    </w:p>
    <w:bookmarkEnd w:id="276"/>
    <w:bookmarkEnd w:id="277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81" w:name="OLE_LINK177"/>
      <w:bookmarkStart w:id="282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2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81"/>
    <w:bookmarkEnd w:id="282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85"/>
      <w:r>
        <w:rPr>
          <w:lang w:val="ru-RU"/>
        </w:rPr>
        <w:t xml:space="preserve">Движение в унисон должно быть противоположным </w:t>
      </w:r>
      <w:commentRangeEnd w:id="285"/>
      <w:r w:rsidR="000F363C">
        <w:rPr>
          <w:rStyle w:val="a8"/>
        </w:rPr>
        <w:commentReference w:id="285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86" w:name="OLE_LINK81"/>
      <w:bookmarkStart w:id="287" w:name="OLE_LINK82"/>
      <w:commentRangeStart w:id="288"/>
      <w:r>
        <w:rPr>
          <w:lang w:val="ru-RU"/>
        </w:rPr>
        <w:t xml:space="preserve">Можно покидать унисон </w:t>
      </w:r>
      <w:commentRangeEnd w:id="288"/>
      <w:r w:rsidR="00181962">
        <w:rPr>
          <w:rStyle w:val="a8"/>
        </w:rPr>
        <w:commentReference w:id="288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86"/>
    <w:bookmarkEnd w:id="287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89" w:name="OLE_LINK83"/>
      <w:bookmarkStart w:id="290" w:name="OLE_LINK84"/>
      <w:bookmarkStart w:id="291" w:name="OLE_LINK88"/>
      <w:bookmarkStart w:id="292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89"/>
    <w:bookmarkEnd w:id="290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93" w:name="OLE_LINK179"/>
      <w:bookmarkStart w:id="294" w:name="OLE_LINK180"/>
      <w:bookmarkEnd w:id="291"/>
      <w:bookmarkEnd w:id="292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95" w:name="OLE_LINK181"/>
      <w:bookmarkStart w:id="296" w:name="OLE_LINK182"/>
      <w:bookmarkEnd w:id="293"/>
      <w:bookmarkEnd w:id="294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97" w:name="OLE_LINK86"/>
      <w:bookmarkStart w:id="298" w:name="OLE_LINK87"/>
      <w:bookmarkEnd w:id="295"/>
      <w:bookmarkEnd w:id="296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97"/>
    <w:bookmarkEnd w:id="298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99"/>
      <w:r w:rsidR="0021356F">
        <w:rPr>
          <w:rStyle w:val="a5"/>
          <w:lang w:val="ru-RU"/>
        </w:rPr>
        <w:footnoteReference w:id="23"/>
      </w:r>
      <w:commentRangeEnd w:id="299"/>
      <w:r w:rsidR="0021356F">
        <w:rPr>
          <w:rStyle w:val="a8"/>
        </w:rPr>
        <w:commentReference w:id="299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300" w:name="OLE_LINK92"/>
      <w:bookmarkStart w:id="301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300"/>
    <w:bookmarkEnd w:id="301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302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302"/>
      <w:r w:rsidR="00B54AFD">
        <w:rPr>
          <w:rStyle w:val="a8"/>
        </w:rPr>
        <w:commentReference w:id="302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303"/>
      <w:r w:rsidR="0015325C">
        <w:rPr>
          <w:lang w:val="ru-RU"/>
        </w:rPr>
        <w:t>трех голосах</w:t>
      </w:r>
      <w:commentRangeEnd w:id="303"/>
      <w:r w:rsidR="00B54AFD">
        <w:rPr>
          <w:rStyle w:val="a8"/>
        </w:rPr>
        <w:commentReference w:id="303"/>
      </w:r>
      <w:r w:rsidR="0015325C">
        <w:rPr>
          <w:lang w:val="ru-RU"/>
        </w:rPr>
        <w:t xml:space="preserve">, если голос начинается с </w:t>
      </w:r>
      <w:commentRangeStart w:id="304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304"/>
      <w:r w:rsidR="00300B10">
        <w:rPr>
          <w:rStyle w:val="a8"/>
        </w:rPr>
        <w:commentReference w:id="304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305"/>
      <w:commentRangeStart w:id="306"/>
      <w:r w:rsidR="0015325C">
        <w:rPr>
          <w:lang w:val="ru-RU"/>
        </w:rPr>
        <w:t>Если первая нота – синкопа</w:t>
      </w:r>
      <w:commentRangeEnd w:id="305"/>
      <w:r w:rsidR="00B54AFD">
        <w:rPr>
          <w:rStyle w:val="a8"/>
        </w:rPr>
        <w:commentReference w:id="305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306"/>
      <w:r w:rsidR="00FF5B3D">
        <w:rPr>
          <w:rStyle w:val="a8"/>
        </w:rPr>
        <w:commentReference w:id="306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307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307"/>
      <w:r w:rsidR="00553DA2">
        <w:rPr>
          <w:rStyle w:val="a8"/>
        </w:rPr>
        <w:commentReference w:id="307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308" w:name="OLE_LINK94"/>
      <w:bookmarkStart w:id="309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308"/>
    <w:bookmarkEnd w:id="309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310" w:name="OLE_LINK96"/>
      <w:bookmarkStart w:id="311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312"/>
      <w:r>
        <w:rPr>
          <w:lang w:val="ru-RU"/>
        </w:rPr>
        <w:t>в трех голосах</w:t>
      </w:r>
      <w:commentRangeEnd w:id="312"/>
      <w:r w:rsidRPr="00901E18">
        <w:rPr>
          <w:lang w:val="ru-RU"/>
        </w:rPr>
        <w:commentReference w:id="312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313" w:name="OLE_LINK117"/>
      <w:bookmarkStart w:id="314" w:name="OLE_LINK118"/>
      <w:bookmarkEnd w:id="310"/>
      <w:bookmarkEnd w:id="311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313"/>
    <w:bookmarkEnd w:id="314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315"/>
      <w:r>
        <w:rPr>
          <w:lang w:val="ru-RU"/>
        </w:rPr>
        <w:t xml:space="preserve">допускаются две гармонии в одном такте </w:t>
      </w:r>
      <w:commentRangeEnd w:id="315"/>
      <w:r w:rsidR="00DD2566">
        <w:rPr>
          <w:rStyle w:val="a8"/>
        </w:rPr>
        <w:commentReference w:id="315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316"/>
      <w:r w:rsidRPr="00BE3A22">
        <w:rPr>
          <w:lang w:val="ru-RU"/>
        </w:rPr>
        <w:t>каждом упражнении</w:t>
      </w:r>
      <w:commentRangeEnd w:id="316"/>
      <w:r w:rsidR="00FA47E1" w:rsidRPr="00BE3A22">
        <w:rPr>
          <w:rStyle w:val="a8"/>
        </w:rPr>
        <w:commentReference w:id="316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317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317"/>
      <w:r w:rsidR="00FA47E1">
        <w:rPr>
          <w:rStyle w:val="a8"/>
        </w:rPr>
        <w:commentReference w:id="317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318" w:name="_Toc513984263"/>
      <w:bookmarkStart w:id="319" w:name="OLE_LINK131"/>
      <w:bookmarkStart w:id="320" w:name="OLE_LINK132"/>
      <w:r>
        <w:t>Задержания, проходящие и вспомогательные ноты</w:t>
      </w:r>
      <w:bookmarkEnd w:id="318"/>
    </w:p>
    <w:bookmarkEnd w:id="319"/>
    <w:bookmarkEnd w:id="320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321" w:name="OLE_LINK98"/>
      <w:bookmarkStart w:id="322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321"/>
    <w:bookmarkEnd w:id="322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323" w:name="OLE_LINK119"/>
      <w:bookmarkStart w:id="324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325"/>
      <w:r>
        <w:rPr>
          <w:lang w:val="ru-RU"/>
        </w:rPr>
        <w:t>минорной тональности</w:t>
      </w:r>
      <w:commentRangeEnd w:id="325"/>
      <w:r>
        <w:rPr>
          <w:rStyle w:val="a8"/>
        </w:rPr>
        <w:commentReference w:id="325"/>
      </w:r>
      <w:r>
        <w:rPr>
          <w:lang w:val="ru-RU"/>
        </w:rPr>
        <w:t>:</w:t>
      </w:r>
    </w:p>
    <w:bookmarkEnd w:id="323"/>
    <w:bookmarkEnd w:id="324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326"/>
      <w:r w:rsidR="00FF4354">
        <w:rPr>
          <w:rStyle w:val="a5"/>
          <w:lang w:val="ru-RU"/>
        </w:rPr>
        <w:footnoteReference w:id="24"/>
      </w:r>
      <w:commentRangeEnd w:id="326"/>
      <w:r w:rsidR="00151473">
        <w:rPr>
          <w:rStyle w:val="a8"/>
        </w:rPr>
        <w:commentReference w:id="326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327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327"/>
      <w:r w:rsidR="00146B6E">
        <w:rPr>
          <w:rStyle w:val="a8"/>
        </w:rPr>
        <w:commentReference w:id="327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328"/>
      <w:r>
        <w:rPr>
          <w:lang w:val="ru-RU"/>
        </w:rPr>
        <w:t xml:space="preserve">не должна </w:t>
      </w:r>
      <w:commentRangeEnd w:id="328"/>
      <w:r w:rsidR="00DB0065">
        <w:rPr>
          <w:rStyle w:val="a8"/>
        </w:rPr>
        <w:commentReference w:id="328"/>
      </w:r>
      <w:r>
        <w:rPr>
          <w:lang w:val="ru-RU"/>
        </w:rPr>
        <w:t xml:space="preserve">звучать </w:t>
      </w:r>
      <w:commentRangeStart w:id="329"/>
      <w:r>
        <w:rPr>
          <w:lang w:val="ru-RU"/>
        </w:rPr>
        <w:t xml:space="preserve">одновременно с задерживающей </w:t>
      </w:r>
      <w:commentRangeEnd w:id="329"/>
      <w:r w:rsidR="007B6103">
        <w:rPr>
          <w:rStyle w:val="a8"/>
        </w:rPr>
        <w:commentReference w:id="329"/>
      </w:r>
      <w:r>
        <w:rPr>
          <w:lang w:val="ru-RU"/>
        </w:rPr>
        <w:t xml:space="preserve">за исключением случая, когда задерживаемая нота </w:t>
      </w:r>
      <w:commentRangeStart w:id="330"/>
      <w:r>
        <w:rPr>
          <w:lang w:val="ru-RU"/>
        </w:rPr>
        <w:t>находится в басу</w:t>
      </w:r>
      <w:commentRangeEnd w:id="330"/>
      <w:r w:rsidR="0004631E">
        <w:rPr>
          <w:rStyle w:val="a8"/>
        </w:rPr>
        <w:commentReference w:id="330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331"/>
      <w:r w:rsidR="000E1E15">
        <w:rPr>
          <w:lang w:val="ru-RU"/>
        </w:rPr>
        <w:t>следующим примере</w:t>
      </w:r>
      <w:commentRangeEnd w:id="331"/>
      <w:r w:rsidR="000E1E15">
        <w:rPr>
          <w:rStyle w:val="a8"/>
        </w:rPr>
        <w:commentReference w:id="331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332"/>
      <w:r w:rsidRPr="00F710A4">
        <w:rPr>
          <w:lang w:val="ru-RU"/>
        </w:rPr>
        <w:t>противоположно и поступенно</w:t>
      </w:r>
      <w:commentRangeEnd w:id="332"/>
      <w:r w:rsidR="00F710A4" w:rsidRPr="00BC1216">
        <w:rPr>
          <w:lang w:val="ru-RU"/>
        </w:rPr>
        <w:commentReference w:id="332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653B86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333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333"/>
      <w:r w:rsidR="00C15303">
        <w:rPr>
          <w:rStyle w:val="a8"/>
        </w:rPr>
        <w:commentReference w:id="333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334" w:name="OLE_LINK127"/>
      <w:bookmarkStart w:id="335" w:name="OLE_LINK128"/>
      <w:bookmarkStart w:id="336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334"/>
    <w:bookmarkEnd w:id="335"/>
    <w:bookmarkEnd w:id="336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337" w:name="OLE_LINK133"/>
      <w:bookmarkStart w:id="338" w:name="OLE_LINK134"/>
      <w:bookmarkStart w:id="339" w:name="OLE_LINK135"/>
      <w:bookmarkStart w:id="340" w:name="OLE_LINK136"/>
      <w:r w:rsidRPr="008F723D">
        <w:rPr>
          <w:lang w:val="ru-RU"/>
        </w:rPr>
        <w:t>§</w:t>
      </w:r>
      <w:bookmarkEnd w:id="337"/>
      <w:bookmarkEnd w:id="338"/>
      <w:r w:rsidRPr="008F723D">
        <w:rPr>
          <w:lang w:val="ru-RU"/>
        </w:rPr>
        <w:t xml:space="preserve"> 44</w:t>
      </w:r>
      <w:bookmarkEnd w:id="339"/>
      <w:bookmarkEnd w:id="340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341" w:name="_Toc513984264"/>
      <w:r>
        <w:t>Двойной хор</w:t>
      </w:r>
      <w:bookmarkEnd w:id="341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342" w:name="OLE_LINK138"/>
      <w:bookmarkStart w:id="343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344" w:name="_Toc513984265"/>
      <w:bookmarkEnd w:id="342"/>
      <w:bookmarkEnd w:id="343"/>
      <w:r w:rsidRPr="00E16D06">
        <w:t>Обратимый контрапункт</w:t>
      </w:r>
      <w:bookmarkEnd w:id="344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345" w:name="OLE_LINK140"/>
      <w:bookmarkStart w:id="346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47" w:name="_Toc513984266"/>
      <w:bookmarkEnd w:id="345"/>
      <w:bookmarkEnd w:id="346"/>
      <w:r>
        <w:t>Имитации</w:t>
      </w:r>
      <w:bookmarkEnd w:id="347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48" w:name="_Toc513984267"/>
      <w:r>
        <w:t>Примеры строгого контрапункта</w:t>
      </w:r>
      <w:bookmarkEnd w:id="348"/>
    </w:p>
    <w:p w14:paraId="0F9F092D" w14:textId="5C2AB620" w:rsidR="00F46056" w:rsidRDefault="00F46056" w:rsidP="00F46056">
      <w:pPr>
        <w:pStyle w:val="2"/>
      </w:pPr>
      <w:bookmarkStart w:id="349" w:name="_Toc513984268"/>
      <w:r>
        <w:t>Простой контрапункт</w:t>
      </w:r>
      <w:bookmarkEnd w:id="349"/>
    </w:p>
    <w:p w14:paraId="6D99D465" w14:textId="518D99BD" w:rsidR="006963C9" w:rsidRDefault="006963C9" w:rsidP="006963C9">
      <w:pPr>
        <w:pStyle w:val="3"/>
      </w:pPr>
      <w:bookmarkStart w:id="350" w:name="_Toc513984269"/>
      <w:r>
        <w:t>Контрапункт в 2 голосах</w:t>
      </w:r>
      <w:bookmarkEnd w:id="350"/>
    </w:p>
    <w:p w14:paraId="53F82ABA" w14:textId="1C6A5BC6" w:rsidR="006963C9" w:rsidRPr="006963C9" w:rsidRDefault="006963C9" w:rsidP="00846530">
      <w:pPr>
        <w:pStyle w:val="2"/>
      </w:pPr>
      <w:bookmarkStart w:id="351" w:name="_Toc513984270"/>
      <w:r>
        <w:t>Первый разряд</w:t>
      </w:r>
      <w:bookmarkEnd w:id="351"/>
    </w:p>
    <w:p w14:paraId="6F6EA4C1" w14:textId="18B4C39C" w:rsidR="00F46056" w:rsidRDefault="00F46056" w:rsidP="00F46056">
      <w:pPr>
        <w:pStyle w:val="2"/>
      </w:pPr>
      <w:bookmarkStart w:id="352" w:name="_Toc513984271"/>
      <w:r>
        <w:t>Обратимый контрапункт</w:t>
      </w:r>
      <w:bookmarkEnd w:id="352"/>
    </w:p>
    <w:p w14:paraId="69C0E527" w14:textId="73F4E77E" w:rsidR="00F46056" w:rsidRPr="00F46056" w:rsidRDefault="00F46056" w:rsidP="00F46056">
      <w:pPr>
        <w:pStyle w:val="2"/>
      </w:pPr>
      <w:bookmarkStart w:id="353" w:name="_Toc513984272"/>
      <w:r>
        <w:t>Имитации</w:t>
      </w:r>
      <w:bookmarkEnd w:id="353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0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70" w:author="Rualark Rualark" w:date="2018-08-23T23:25:00Z" w:initials="RR">
    <w:p w14:paraId="2E303226" w14:textId="01AAA645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proofErr w:type="gramStart"/>
      <w:r w:rsidR="002D6262" w:rsidRPr="002D6262">
        <w:rPr>
          <w:b/>
          <w:lang w:val="ru-RU"/>
        </w:rPr>
        <w:t>Показывать</w:t>
      </w:r>
      <w:proofErr w:type="gramEnd"/>
      <w:r w:rsidR="002D6262" w:rsidRPr="002D6262">
        <w:rPr>
          <w:b/>
          <w:lang w:val="ru-RU"/>
        </w:rPr>
        <w:t xml:space="preserve">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71" w:author="Rualark Rualark" w:date="2018-08-23T23:25:00Z" w:initials="RR">
    <w:p w14:paraId="5D254311" w14:textId="1EA5F7A7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72" w:author="Rualark Rualark" w:date="2018-08-23T23:26:00Z" w:initials="RR">
    <w:p w14:paraId="66E694A0" w14:textId="48F5D2C7" w:rsidR="00B62090" w:rsidRPr="002D6262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73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90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91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92" w:name="OLE_LINK271"/>
      <w:bookmarkStart w:id="93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92"/>
      <w:bookmarkEnd w:id="93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94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95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98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99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00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03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106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107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110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111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14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116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117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118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121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22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23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24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25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28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29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30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31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32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33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36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37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38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39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45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46" w:name="OLE_LINK104"/>
      <w:bookmarkStart w:id="147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46"/>
      <w:bookmarkEnd w:id="147"/>
    </w:p>
  </w:comment>
  <w:comment w:id="148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49" w:name="OLE_LINK113"/>
      <w:bookmarkStart w:id="150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51" w:name="OLE_LINK115"/>
      <w:bookmarkStart w:id="152" w:name="OLE_LINK116"/>
      <w:bookmarkEnd w:id="149"/>
      <w:bookmarkEnd w:id="150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51"/>
      <w:bookmarkEnd w:id="152"/>
    </w:p>
  </w:comment>
  <w:comment w:id="155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56" w:name="OLE_LINK121"/>
      <w:bookmarkStart w:id="157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56"/>
      <w:bookmarkEnd w:id="157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59" w:author="Rualark Rualark" w:date="2018-10-28T14:26:00Z" w:initials="RR">
    <w:p w14:paraId="2F9AFC59" w14:textId="77777777" w:rsidR="00E92DF2" w:rsidRPr="00A54014" w:rsidRDefault="00E92DF2" w:rsidP="00E92DF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>
        <w:rPr>
          <w:lang w:val="ru-RU"/>
        </w:rPr>
        <w:t>Сейчас</w:t>
      </w:r>
      <w:r w:rsidRPr="00A54014">
        <w:rPr>
          <w:lang w:val="ru-RU"/>
        </w:rPr>
        <w:t xml:space="preserve"> </w:t>
      </w:r>
      <w:r>
        <w:rPr>
          <w:lang w:val="ru-RU"/>
        </w:rPr>
        <w:t xml:space="preserve">хроматическое </w:t>
      </w:r>
      <w:proofErr w:type="spellStart"/>
      <w:r>
        <w:rPr>
          <w:lang w:val="ru-RU"/>
        </w:rPr>
        <w:t>переченье</w:t>
      </w:r>
      <w:proofErr w:type="spellEnd"/>
      <w:r w:rsidRPr="00A54014">
        <w:rPr>
          <w:lang w:val="ru-RU"/>
        </w:rPr>
        <w:t xml:space="preserve"> </w:t>
      </w:r>
      <w:r>
        <w:rPr>
          <w:lang w:val="ru-RU"/>
        </w:rPr>
        <w:t>запрещено</w:t>
      </w:r>
      <w:r w:rsidRPr="00A54014">
        <w:rPr>
          <w:lang w:val="ru-RU"/>
        </w:rPr>
        <w:t>.</w:t>
      </w:r>
      <w:r>
        <w:rPr>
          <w:lang w:val="ru-RU"/>
        </w:rPr>
        <w:t xml:space="preserve"> </w:t>
      </w:r>
      <w:r w:rsidRPr="009E7F8C">
        <w:rPr>
          <w:b/>
          <w:lang w:val="ru-RU"/>
        </w:rPr>
        <w:t>Можно разрешить, если хотя бы один из двух звуков неаккордовый.</w:t>
      </w:r>
      <w:r w:rsidRPr="00982942">
        <w:rPr>
          <w:lang w:val="ru-RU"/>
        </w:rPr>
        <w:t xml:space="preserve"> </w:t>
      </w:r>
      <w:r>
        <w:rPr>
          <w:lang w:val="ru-RU"/>
        </w:rPr>
        <w:t xml:space="preserve">Если оба звука аккордовые, то будет нарушение другого правила (аккорд с нотой </w:t>
      </w:r>
      <w:r>
        <w:t>VI</w:t>
      </w:r>
      <w:r w:rsidRPr="00A54014">
        <w:rPr>
          <w:lang w:val="ru-RU"/>
        </w:rPr>
        <w:t xml:space="preserve"> </w:t>
      </w:r>
      <w:r>
        <w:rPr>
          <w:lang w:val="ru-RU"/>
        </w:rPr>
        <w:t xml:space="preserve">около аккорда с нотой </w:t>
      </w:r>
      <w:r>
        <w:t>VI</w:t>
      </w:r>
      <w:r>
        <w:rPr>
          <w:lang w:val="ru-RU"/>
        </w:rPr>
        <w:t xml:space="preserve"># - и такое же правило есть для </w:t>
      </w:r>
      <w:r>
        <w:t>VII</w:t>
      </w:r>
      <w:r w:rsidRPr="00A54014">
        <w:rPr>
          <w:lang w:val="ru-RU"/>
        </w:rPr>
        <w:t xml:space="preserve">). </w:t>
      </w:r>
      <w:r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>
        <w:rPr>
          <w:lang w:val="ru-RU"/>
        </w:rPr>
        <w:t>переченья</w:t>
      </w:r>
      <w:proofErr w:type="spellEnd"/>
      <w:r>
        <w:rPr>
          <w:lang w:val="ru-RU"/>
        </w:rPr>
        <w:t xml:space="preserve"> можно сделать зеленым и показывать только если хотя бы один звук неаккордовый. </w:t>
      </w:r>
      <w:r w:rsidRPr="009E7F8C">
        <w:rPr>
          <w:b/>
          <w:lang w:val="ru-RU"/>
        </w:rPr>
        <w:t>Это не нужно делать.</w:t>
      </w:r>
    </w:p>
    <w:p w14:paraId="67CFBC78" w14:textId="77777777" w:rsidR="00E92DF2" w:rsidRDefault="00E92DF2" w:rsidP="00E92DF2">
      <w:pPr>
        <w:pStyle w:val="a9"/>
        <w:rPr>
          <w:lang w:val="ru-RU"/>
        </w:rPr>
      </w:pPr>
    </w:p>
    <w:p w14:paraId="64AD18A0" w14:textId="277E3524" w:rsidR="00E92DF2" w:rsidRPr="00E92DF2" w:rsidRDefault="00E92DF2" w:rsidP="00E92DF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94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96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95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200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209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212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213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214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 w:rsidRPr="0078435E">
        <w:rPr>
          <w:b/>
          <w:lang w:val="ru-RU"/>
        </w:rPr>
        <w:t>Да, это более правильно, чем здесь.</w:t>
      </w:r>
    </w:p>
  </w:comment>
  <w:comment w:id="221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224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42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43" w:name="OLE_LINK277"/>
      <w:bookmarkStart w:id="244" w:name="OLE_LINK278"/>
      <w:bookmarkStart w:id="245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43"/>
      <w:bookmarkEnd w:id="244"/>
      <w:bookmarkEnd w:id="245"/>
      <w:r w:rsidR="00AA35CD">
        <w:rPr>
          <w:lang w:val="ru-RU"/>
        </w:rPr>
        <w:t xml:space="preserve"> – Это не сильная доля</w:t>
      </w:r>
    </w:p>
  </w:comment>
  <w:comment w:id="254" w:author="Rualark Rualark" w:date="2018-10-26T09:25:00Z" w:initials="RR">
    <w:p w14:paraId="3EB134A6" w14:textId="35C60AF4" w:rsidR="00611878" w:rsidRPr="00611878" w:rsidRDefault="00611878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Запрещать только в крайних голосах или во всех?</w:t>
      </w:r>
    </w:p>
  </w:comment>
  <w:comment w:id="255" w:author="Rualark Rualark" w:date="2018-10-25T21:58:00Z" w:initials="RR">
    <w:p w14:paraId="77E46CD9" w14:textId="6F561F53" w:rsidR="00271D00" w:rsidRDefault="00271D00">
      <w:pPr>
        <w:pStyle w:val="a9"/>
        <w:rPr>
          <w:rStyle w:val="a8"/>
          <w:b/>
          <w:lang w:val="ru-RU"/>
        </w:rPr>
      </w:pPr>
      <w:r>
        <w:rPr>
          <w:rStyle w:val="a8"/>
        </w:rPr>
        <w:annotationRef/>
      </w:r>
      <w:r w:rsidRPr="00DE2DBD">
        <w:rPr>
          <w:rStyle w:val="a8"/>
          <w:b/>
          <w:lang w:val="ru-RU"/>
        </w:rPr>
        <w:t xml:space="preserve">Разрешено и в двух голосах при отсутствии </w:t>
      </w:r>
      <w:r w:rsidRPr="00DE2DBD">
        <w:rPr>
          <w:rStyle w:val="a8"/>
          <w:b/>
        </w:rPr>
        <w:t>cantus</w:t>
      </w:r>
      <w:r w:rsidRPr="00DE2DBD">
        <w:rPr>
          <w:rStyle w:val="a8"/>
          <w:b/>
          <w:lang w:val="ru-RU"/>
        </w:rPr>
        <w:t xml:space="preserve"> (</w:t>
      </w:r>
      <w:proofErr w:type="spellStart"/>
      <w:r w:rsidRPr="00DE2DBD">
        <w:rPr>
          <w:rStyle w:val="a8"/>
          <w:b/>
        </w:rPr>
        <w:t>fleuri</w:t>
      </w:r>
      <w:proofErr w:type="spellEnd"/>
      <w:r w:rsidRPr="00DE2DBD">
        <w:rPr>
          <w:rStyle w:val="a8"/>
          <w:b/>
          <w:lang w:val="ru-RU"/>
        </w:rPr>
        <w:t>).</w:t>
      </w:r>
    </w:p>
    <w:p w14:paraId="55FCACE9" w14:textId="1DAE2090" w:rsidR="00DE2DBD" w:rsidRPr="00DE2DBD" w:rsidRDefault="00DE2DBD">
      <w:pPr>
        <w:pStyle w:val="a9"/>
        <w:rPr>
          <w:lang w:val="ru-RU"/>
        </w:rPr>
      </w:pPr>
      <w:r w:rsidRPr="00DE2DBD">
        <w:rPr>
          <w:rStyle w:val="a8"/>
          <w:lang w:val="ru-RU"/>
        </w:rPr>
        <w:t>Как переписать</w:t>
      </w:r>
      <w:r w:rsidR="002E5016">
        <w:rPr>
          <w:rStyle w:val="a8"/>
          <w:lang w:val="ru-RU"/>
        </w:rPr>
        <w:t xml:space="preserve"> правило</w:t>
      </w:r>
      <w:r w:rsidRPr="00DE2DBD">
        <w:rPr>
          <w:rStyle w:val="a8"/>
          <w:lang w:val="ru-RU"/>
        </w:rPr>
        <w:t>?</w:t>
      </w:r>
    </w:p>
  </w:comment>
  <w:comment w:id="257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58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61" w:author="Rualark Rualark" w:date="2018-08-26T19:31:00Z" w:initials="RR">
    <w:p w14:paraId="70A2A618" w14:textId="03127556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  <w:r w:rsidR="00A20080">
        <w:rPr>
          <w:rStyle w:val="a8"/>
          <w:lang w:val="ru-RU"/>
        </w:rPr>
        <w:t xml:space="preserve"> </w:t>
      </w:r>
      <w:r w:rsidR="00A14633">
        <w:rPr>
          <w:rStyle w:val="a8"/>
          <w:b/>
          <w:lang w:val="ru-RU"/>
        </w:rPr>
        <w:t>Нет.</w:t>
      </w:r>
    </w:p>
  </w:comment>
  <w:comment w:id="262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63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78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85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88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99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302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303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304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305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306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307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312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315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316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317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325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326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327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328" w:author="Rualark Rualark" w:date="2018-09-02T05:56:00Z" w:initials="RR">
    <w:p w14:paraId="3216D8EF" w14:textId="716B7A89" w:rsidR="00DB0065" w:rsidRPr="00DB0065" w:rsidRDefault="00DB006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Подразумевается только звучание на сильную долю или любая другая нота, которая одновременно звучит? </w:t>
      </w:r>
      <w:r w:rsidR="0004631E">
        <w:rPr>
          <w:lang w:val="ru-RU"/>
        </w:rPr>
        <w:t>Только гармоническая нота или неаккордовая тоже?</w:t>
      </w:r>
    </w:p>
  </w:comment>
  <w:comment w:id="329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330" w:author="Rualark Rualark" w:date="2018-09-02T05:59:00Z" w:initials="RR">
    <w:p w14:paraId="37E94BDC" w14:textId="5F1DBD7C" w:rsidR="0004631E" w:rsidRPr="0078435E" w:rsidRDefault="0004631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331" w:author="Rualark Rualark" w:date="2018-05-06T14:36:00Z" w:initials="RR">
    <w:p w14:paraId="7C5AE5BC" w14:textId="58E632DB" w:rsidR="000E1E15" w:rsidRPr="0004631E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 w:rsidRPr="0004631E">
        <w:rPr>
          <w:b/>
          <w:lang w:val="ru-RU"/>
        </w:rPr>
        <w:t xml:space="preserve">Это возможно только </w:t>
      </w:r>
      <w:r w:rsidR="005068FF" w:rsidRPr="0004631E">
        <w:rPr>
          <w:b/>
          <w:lang w:val="ru-RU"/>
        </w:rPr>
        <w:t>начиная с</w:t>
      </w:r>
      <w:r w:rsidRPr="0004631E">
        <w:rPr>
          <w:b/>
          <w:lang w:val="ru-RU"/>
        </w:rPr>
        <w:t xml:space="preserve"> трех голосов или в </w:t>
      </w:r>
      <w:proofErr w:type="spellStart"/>
      <w:r w:rsidRPr="0004631E">
        <w:rPr>
          <w:b/>
        </w:rPr>
        <w:t>fleuri</w:t>
      </w:r>
      <w:proofErr w:type="spellEnd"/>
      <w:r w:rsidRPr="0004631E">
        <w:rPr>
          <w:b/>
          <w:lang w:val="ru-RU"/>
        </w:rPr>
        <w:t xml:space="preserve">. Возможно </w:t>
      </w:r>
      <w:r w:rsidR="00405197" w:rsidRPr="0004631E">
        <w:rPr>
          <w:b/>
          <w:lang w:val="ru-RU"/>
        </w:rPr>
        <w:t xml:space="preserve">это </w:t>
      </w:r>
      <w:r w:rsidRPr="0004631E">
        <w:rPr>
          <w:b/>
          <w:lang w:val="ru-RU"/>
        </w:rPr>
        <w:t xml:space="preserve">потому, что </w:t>
      </w:r>
      <w:r w:rsidR="00CA214A" w:rsidRPr="0004631E">
        <w:rPr>
          <w:b/>
          <w:lang w:val="ru-RU"/>
        </w:rPr>
        <w:t xml:space="preserve">при этом </w:t>
      </w:r>
      <w:r w:rsidRPr="0004631E">
        <w:rPr>
          <w:b/>
          <w:lang w:val="ru-RU"/>
        </w:rPr>
        <w:t xml:space="preserve">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>.</w:t>
      </w:r>
      <w:r w:rsidR="0004631E" w:rsidRPr="0004631E">
        <w:rPr>
          <w:b/>
          <w:lang w:val="ru-RU"/>
        </w:rPr>
        <w:t xml:space="preserve"> </w:t>
      </w:r>
      <w:r w:rsidR="0004631E">
        <w:rPr>
          <w:lang w:val="ru-RU"/>
        </w:rPr>
        <w:t xml:space="preserve">Какая нота </w:t>
      </w:r>
      <w:r w:rsidR="0004631E">
        <w:t>B</w:t>
      </w:r>
      <w:r w:rsidR="0004631E" w:rsidRPr="0004631E">
        <w:rPr>
          <w:lang w:val="ru-RU"/>
        </w:rPr>
        <w:t>?</w:t>
      </w:r>
    </w:p>
  </w:comment>
  <w:comment w:id="332" w:author="Rualark Rualark" w:date="2018-05-06T14:49:00Z" w:initials="RR">
    <w:p w14:paraId="09DC1689" w14:textId="42CD59CB" w:rsidR="00F710A4" w:rsidRPr="001B47A9" w:rsidRDefault="00F710A4">
      <w:pPr>
        <w:pStyle w:val="a9"/>
        <w:rPr>
          <w:b/>
          <w:lang w:val="ru-RU"/>
        </w:rPr>
      </w:pPr>
      <w:r>
        <w:rPr>
          <w:rStyle w:val="a8"/>
        </w:rPr>
        <w:annotationRef/>
      </w:r>
      <w:proofErr w:type="spellStart"/>
      <w:r w:rsidRPr="001B47A9">
        <w:rPr>
          <w:b/>
        </w:rPr>
        <w:t>MGen</w:t>
      </w:r>
      <w:proofErr w:type="spellEnd"/>
      <w:r w:rsidRPr="001B47A9">
        <w:rPr>
          <w:b/>
          <w:lang w:val="ru-RU"/>
        </w:rPr>
        <w:t xml:space="preserve">: такое ограничение на противоположное и </w:t>
      </w:r>
      <w:proofErr w:type="spellStart"/>
      <w:r w:rsidRPr="001B47A9">
        <w:rPr>
          <w:b/>
          <w:lang w:val="ru-RU"/>
        </w:rPr>
        <w:t>поступенное</w:t>
      </w:r>
      <w:proofErr w:type="spellEnd"/>
      <w:r w:rsidRPr="001B47A9">
        <w:rPr>
          <w:b/>
          <w:lang w:val="ru-RU"/>
        </w:rPr>
        <w:t xml:space="preserve"> движение не нужно.</w:t>
      </w:r>
    </w:p>
  </w:comment>
  <w:comment w:id="333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64AD18A0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3EB134A6" w15:done="0"/>
  <w15:commentEx w15:paraId="55FCACE9" w15:done="0"/>
  <w15:commentEx w15:paraId="32E90EA3" w15:done="0"/>
  <w15:commentEx w15:paraId="0FC0A537" w15:done="1"/>
  <w15:commentEx w15:paraId="70A2A618" w15:done="1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187DBF" w14:textId="77777777" w:rsidR="00011CC1" w:rsidRDefault="00011CC1" w:rsidP="00F7102B">
      <w:pPr>
        <w:spacing w:after="0" w:line="240" w:lineRule="auto"/>
      </w:pPr>
      <w:r>
        <w:separator/>
      </w:r>
    </w:p>
  </w:endnote>
  <w:endnote w:type="continuationSeparator" w:id="0">
    <w:p w14:paraId="14F27677" w14:textId="77777777" w:rsidR="00011CC1" w:rsidRDefault="00011CC1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076B12" w14:textId="77777777" w:rsidR="00011CC1" w:rsidRDefault="00011CC1" w:rsidP="00F7102B">
      <w:pPr>
        <w:spacing w:after="0" w:line="240" w:lineRule="auto"/>
      </w:pPr>
      <w:r>
        <w:separator/>
      </w:r>
    </w:p>
  </w:footnote>
  <w:footnote w:type="continuationSeparator" w:id="0">
    <w:p w14:paraId="0932A4B4" w14:textId="77777777" w:rsidR="00011CC1" w:rsidRDefault="00011CC1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653B86" w:rsidRDefault="00F7102B">
      <w:pPr>
        <w:pStyle w:val="a3"/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>тональность</w:t>
      </w:r>
      <w:r w:rsidR="003D7F1B" w:rsidRPr="00653B86">
        <w:t xml:space="preserve"> </w:t>
      </w:r>
      <w:r w:rsidRPr="00653B86">
        <w:t>(</w:t>
      </w:r>
      <w:r>
        <w:rPr>
          <w:lang w:val="ru-RU"/>
        </w:rPr>
        <w:t>см</w:t>
      </w:r>
      <w:r w:rsidRPr="00653B86">
        <w:t xml:space="preserve">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 w:rsidRPr="00653B86">
        <w:rPr>
          <w:rFonts w:ascii="Times New Roman" w:hAnsi="Times New Roman" w:cs="Times New Roman"/>
        </w:rPr>
        <w:t>§</w:t>
      </w:r>
      <w:bookmarkEnd w:id="11"/>
      <w:bookmarkEnd w:id="12"/>
      <w:r w:rsidRPr="00653B86">
        <w:t>60</w:t>
      </w:r>
      <w:bookmarkEnd w:id="13"/>
      <w:bookmarkEnd w:id="14"/>
      <w:r w:rsidRPr="00653B86">
        <w:t xml:space="preserve"> </w:t>
      </w:r>
      <w:bookmarkEnd w:id="15"/>
      <w:bookmarkEnd w:id="16"/>
      <w:r>
        <w:rPr>
          <w:lang w:val="ru-RU"/>
        </w:rPr>
        <w:t>и</w:t>
      </w:r>
      <w:r w:rsidRPr="00653B86">
        <w:t xml:space="preserve"> </w:t>
      </w:r>
      <w:r w:rsidRPr="00653B86">
        <w:rPr>
          <w:rFonts w:ascii="Times New Roman" w:hAnsi="Times New Roman" w:cs="Times New Roman"/>
        </w:rPr>
        <w:t>§79)</w:t>
      </w:r>
      <w:r w:rsidRPr="00653B86">
        <w:t>.</w:t>
      </w:r>
    </w:p>
  </w:footnote>
  <w:footnote w:id="2">
    <w:p w14:paraId="499170F4" w14:textId="77777777" w:rsidR="00F31B29" w:rsidRDefault="008E2A4A">
      <w:pPr>
        <w:pStyle w:val="a3"/>
        <w:rPr>
          <w:ins w:id="24" w:author="Rualark Rualark" w:date="2018-10-26T11:50:00Z"/>
        </w:rPr>
      </w:pPr>
      <w:ins w:id="25" w:author="Rualark Rualark" w:date="2018-10-26T11:34:00Z">
        <w:r>
          <w:rPr>
            <w:rStyle w:val="a5"/>
          </w:rPr>
          <w:footnoteRef/>
        </w:r>
        <w:r w:rsidRPr="008E2A4A">
          <w:t xml:space="preserve"> </w:t>
        </w:r>
      </w:ins>
      <w:ins w:id="26" w:author="Rualark Rualark" w:date="2018-10-26T11:50:00Z">
        <w:r w:rsidR="00F31B29">
          <w:t>Exceptions:</w:t>
        </w:r>
      </w:ins>
    </w:p>
    <w:p w14:paraId="17C0AB4F" w14:textId="329139AC" w:rsidR="008E2A4A" w:rsidRDefault="008E2A4A" w:rsidP="00F31B29">
      <w:pPr>
        <w:pStyle w:val="a3"/>
        <w:rPr>
          <w:ins w:id="27" w:author="Rualark Rualark" w:date="2018-10-26T11:49:00Z"/>
        </w:rPr>
      </w:pPr>
      <w:proofErr w:type="spellStart"/>
      <w:ins w:id="28" w:author="Rualark Rualark" w:date="2018-10-26T11:34:00Z">
        <w:r>
          <w:t>Tritones</w:t>
        </w:r>
        <w:proofErr w:type="spellEnd"/>
        <w:r>
          <w:t xml:space="preserve"> </w:t>
        </w:r>
      </w:ins>
      <w:ins w:id="29" w:author="Rualark Rualark" w:date="2018-10-26T11:50:00Z">
        <w:r w:rsidR="00F31B29">
          <w:t xml:space="preserve">and 4th intervals </w:t>
        </w:r>
      </w:ins>
      <w:ins w:id="30" w:author="Rualark Rualark" w:date="2018-10-26T11:46:00Z">
        <w:r>
          <w:t xml:space="preserve">on first beat of harmony </w:t>
        </w:r>
      </w:ins>
      <w:ins w:id="31" w:author="Rualark Rualark" w:date="2018-10-26T11:34:00Z">
        <w:r>
          <w:t>are allowed</w:t>
        </w:r>
      </w:ins>
      <w:ins w:id="32" w:author="Rualark Rualark" w:date="2018-10-26T11:57:00Z">
        <w:r w:rsidR="00F31B29">
          <w:t xml:space="preserve"> </w:t>
        </w:r>
      </w:ins>
      <w:ins w:id="33" w:author="Rualark Rualark" w:date="2018-10-26T11:47:00Z">
        <w:r>
          <w:t xml:space="preserve">between chord tones if </w:t>
        </w:r>
      </w:ins>
      <w:ins w:id="34" w:author="Rualark Rualark" w:date="2018-10-26T18:18:00Z">
        <w:r w:rsidR="00A53F78">
          <w:t xml:space="preserve">these intervals are </w:t>
        </w:r>
      </w:ins>
      <w:ins w:id="35" w:author="Rualark Rualark" w:date="2018-10-26T11:48:00Z">
        <w:r>
          <w:t>formed without bass</w:t>
        </w:r>
      </w:ins>
      <w:ins w:id="36" w:author="Rualark Rualark" w:date="2018-10-26T11:49:00Z">
        <w:r>
          <w:t>.</w:t>
        </w:r>
      </w:ins>
    </w:p>
    <w:p w14:paraId="61F56E72" w14:textId="77777777" w:rsidR="007B26AD" w:rsidRDefault="007B26AD" w:rsidP="007B26AD">
      <w:pPr>
        <w:pStyle w:val="a3"/>
        <w:rPr>
          <w:ins w:id="37" w:author="Rualark Rualark" w:date="2018-10-26T11:58:00Z"/>
        </w:rPr>
      </w:pPr>
      <w:ins w:id="38" w:author="Rualark Rualark" w:date="2018-10-26T11:58:00Z">
        <w:r>
          <w:t>Passing downbeat dissonance (PDD) is allowed in species 1, 3, 5. In species 2, 4 PDD is allowed if absolutely needed.</w:t>
        </w:r>
      </w:ins>
    </w:p>
    <w:p w14:paraId="71725EC3" w14:textId="799D4F9F" w:rsidR="008E2A4A" w:rsidRPr="00F31B29" w:rsidRDefault="008E2A4A" w:rsidP="008E2A4A">
      <w:pPr>
        <w:pStyle w:val="a3"/>
      </w:pPr>
    </w:p>
  </w:footnote>
  <w:footnote w:id="3">
    <w:p w14:paraId="56DCF4EF" w14:textId="53654A0C" w:rsidR="00A53F78" w:rsidRPr="00A53F78" w:rsidRDefault="00A53F78">
      <w:pPr>
        <w:pStyle w:val="a3"/>
      </w:pPr>
      <w:ins w:id="42" w:author="Rualark Rualark" w:date="2018-10-26T18:20:00Z">
        <w:r>
          <w:rPr>
            <w:rStyle w:val="a5"/>
          </w:rPr>
          <w:footnoteRef/>
        </w:r>
        <w:r w:rsidRPr="00A53F78">
          <w:t xml:space="preserve"> </w:t>
        </w:r>
      </w:ins>
      <w:ins w:id="43" w:author="Rualark Rualark" w:date="2018-10-26T18:21:00Z">
        <w:r>
          <w:t xml:space="preserve">Exception: </w:t>
        </w:r>
        <w:proofErr w:type="spellStart"/>
        <w:r>
          <w:t>Tritones</w:t>
        </w:r>
        <w:proofErr w:type="spellEnd"/>
        <w:r>
          <w:t xml:space="preserve"> and 4th intervals can be formed by suspension resolution note if these intervals are formed without bass.</w:t>
        </w:r>
      </w:ins>
    </w:p>
  </w:footnote>
  <w:footnote w:id="4">
    <w:p w14:paraId="52231697" w14:textId="6D9D9D8A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5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86" w:name="OLE_LINK43"/>
      <w:bookmarkStart w:id="87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86"/>
      <w:bookmarkEnd w:id="87"/>
      <w:r w:rsidRPr="00BC447F">
        <w:rPr>
          <w:color w:val="D9D9D9" w:themeColor="background1" w:themeShade="D9"/>
          <w:lang w:val="ru-RU"/>
        </w:rPr>
        <w:t>73).</w:t>
      </w:r>
    </w:p>
  </w:footnote>
  <w:footnote w:id="6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7">
    <w:p w14:paraId="59404D26" w14:textId="259E1131" w:rsidR="00B00291" w:rsidRPr="00B00291" w:rsidRDefault="00B00291">
      <w:pPr>
        <w:pStyle w:val="a3"/>
        <w:rPr>
          <w:lang w:val="ru-RU"/>
        </w:rPr>
      </w:pPr>
      <w:bookmarkStart w:id="101" w:name="OLE_LINK148"/>
      <w:bookmarkStart w:id="102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101"/>
      <w:bookmarkEnd w:id="102"/>
    </w:p>
  </w:footnote>
  <w:footnote w:id="8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9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0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1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2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3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4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215" w:name="OLE_LINK64"/>
      <w:bookmarkStart w:id="216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215"/>
      <w:bookmarkEnd w:id="216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5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6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7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9">
    <w:p w14:paraId="752DB1EE" w14:textId="1C80370B" w:rsidR="000D3BDF" w:rsidRPr="002E5016" w:rsidRDefault="000D3BDF">
      <w:pPr>
        <w:pStyle w:val="a3"/>
      </w:pPr>
      <w:r>
        <w:rPr>
          <w:rStyle w:val="a5"/>
        </w:rPr>
        <w:footnoteRef/>
      </w:r>
      <w:r w:rsidRPr="002E5016">
        <w:t xml:space="preserve"> </w:t>
      </w:r>
      <w:r w:rsidR="00271D00">
        <w:t>Similar</w:t>
      </w:r>
      <w:r w:rsidR="00271D00" w:rsidRPr="002E5016">
        <w:t xml:space="preserve"> </w:t>
      </w:r>
      <w:r w:rsidR="00271D00">
        <w:t>motion</w:t>
      </w:r>
      <w:r w:rsidR="00271D00" w:rsidRPr="002E5016">
        <w:t xml:space="preserve"> </w:t>
      </w:r>
      <w:r w:rsidR="00271D00">
        <w:t>to</w:t>
      </w:r>
      <w:r w:rsidR="00271D00" w:rsidRPr="002E5016">
        <w:t xml:space="preserve"> </w:t>
      </w:r>
      <w:r w:rsidR="00271D00">
        <w:t>major</w:t>
      </w:r>
      <w:r w:rsidR="00271D00" w:rsidRPr="002E5016">
        <w:t xml:space="preserve"> </w:t>
      </w:r>
      <w:r w:rsidR="00271D00">
        <w:t>second</w:t>
      </w:r>
      <w:r w:rsidR="00271D00" w:rsidRPr="002E5016">
        <w:t xml:space="preserve"> </w:t>
      </w:r>
      <w:r w:rsidR="00271D00">
        <w:t>is</w:t>
      </w:r>
      <w:r w:rsidR="00271D00" w:rsidRPr="002E5016">
        <w:t xml:space="preserve"> </w:t>
      </w:r>
      <w:r w:rsidR="00271D00">
        <w:t>acceptable</w:t>
      </w:r>
      <w:r w:rsidR="00271D00" w:rsidRPr="002E5016">
        <w:t xml:space="preserve">, </w:t>
      </w:r>
      <w:r w:rsidR="00271D00">
        <w:t>if</w:t>
      </w:r>
      <w:r w:rsidR="00271D00" w:rsidRPr="002E5016">
        <w:t xml:space="preserve"> </w:t>
      </w:r>
      <w:r w:rsidR="00271D00">
        <w:t>o</w:t>
      </w:r>
      <w:r w:rsidR="00271D00" w:rsidRPr="00271D00">
        <w:t>ne</w:t>
      </w:r>
      <w:r w:rsidR="00271D00" w:rsidRPr="002E5016">
        <w:t xml:space="preserve"> </w:t>
      </w:r>
      <w:r w:rsidR="00271D00" w:rsidRPr="00271D00">
        <w:t>of</w:t>
      </w:r>
      <w:r w:rsidR="00271D00" w:rsidRPr="002E5016">
        <w:t xml:space="preserve"> </w:t>
      </w:r>
      <w:r w:rsidR="00271D00" w:rsidRPr="00271D00">
        <w:t>note</w:t>
      </w:r>
      <w:r w:rsidR="00271D00">
        <w:t>s</w:t>
      </w:r>
      <w:r w:rsidR="00271D00" w:rsidRPr="002E5016">
        <w:t xml:space="preserve"> </w:t>
      </w:r>
      <w:r w:rsidR="00271D00">
        <w:t>of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interval</w:t>
      </w:r>
      <w:r w:rsidR="00271D00" w:rsidRPr="002E5016">
        <w:t xml:space="preserve"> </w:t>
      </w:r>
      <w:r w:rsidR="00271D00">
        <w:t>sounded</w:t>
      </w:r>
      <w:r w:rsidR="00271D00" w:rsidRPr="002E5016">
        <w:t xml:space="preserve"> </w:t>
      </w:r>
      <w:r w:rsidR="00271D00">
        <w:t>immediately</w:t>
      </w:r>
      <w:r w:rsidR="00271D00" w:rsidRPr="002E5016">
        <w:t xml:space="preserve"> </w:t>
      </w:r>
      <w:r w:rsidR="00271D00">
        <w:t>before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second</w:t>
      </w:r>
      <w:r w:rsidRPr="002E5016"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0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1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79" w:name="OLE_LINK185"/>
      <w:bookmarkStart w:id="280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79"/>
      <w:bookmarkEnd w:id="280"/>
    </w:p>
  </w:footnote>
  <w:footnote w:id="22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83" w:name="OLE_LINK183"/>
      <w:bookmarkStart w:id="284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83"/>
      <w:bookmarkEnd w:id="284"/>
    </w:p>
  </w:footnote>
  <w:footnote w:id="23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4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D23F1F"/>
    <w:multiLevelType w:val="hybridMultilevel"/>
    <w:tmpl w:val="32FA2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  <w:num w:numId="27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oNotTrackFormatting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1CC1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E284F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0768D"/>
    <w:rsid w:val="0021356F"/>
    <w:rsid w:val="0022030E"/>
    <w:rsid w:val="00233A89"/>
    <w:rsid w:val="00235074"/>
    <w:rsid w:val="00240B0C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1D00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18F7"/>
    <w:rsid w:val="002B74D8"/>
    <w:rsid w:val="002C38DB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E5016"/>
    <w:rsid w:val="002E6CA6"/>
    <w:rsid w:val="002F5D64"/>
    <w:rsid w:val="0030023C"/>
    <w:rsid w:val="00300B10"/>
    <w:rsid w:val="00305D17"/>
    <w:rsid w:val="003150AE"/>
    <w:rsid w:val="003156E8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6550C"/>
    <w:rsid w:val="003702B3"/>
    <w:rsid w:val="00373811"/>
    <w:rsid w:val="00376593"/>
    <w:rsid w:val="00382FC7"/>
    <w:rsid w:val="00385367"/>
    <w:rsid w:val="00387A22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409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0A8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9C8"/>
    <w:rsid w:val="00525EEB"/>
    <w:rsid w:val="005301DF"/>
    <w:rsid w:val="00530E81"/>
    <w:rsid w:val="00530FD5"/>
    <w:rsid w:val="00532E38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4D50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1878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B86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A7127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6410"/>
    <w:rsid w:val="006C7955"/>
    <w:rsid w:val="006D0FD0"/>
    <w:rsid w:val="006D1284"/>
    <w:rsid w:val="006D1DBB"/>
    <w:rsid w:val="006D3645"/>
    <w:rsid w:val="006D413D"/>
    <w:rsid w:val="006D445C"/>
    <w:rsid w:val="006D5422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2FD5"/>
    <w:rsid w:val="007A3970"/>
    <w:rsid w:val="007A4501"/>
    <w:rsid w:val="007A615C"/>
    <w:rsid w:val="007B010F"/>
    <w:rsid w:val="007B085C"/>
    <w:rsid w:val="007B26AD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97549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E2A4A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949"/>
    <w:rsid w:val="00947F0D"/>
    <w:rsid w:val="009547BA"/>
    <w:rsid w:val="00957CDC"/>
    <w:rsid w:val="0096197D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E7F8C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3F78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3E94"/>
    <w:rsid w:val="00B149D1"/>
    <w:rsid w:val="00B15F5C"/>
    <w:rsid w:val="00B21BBA"/>
    <w:rsid w:val="00B22D80"/>
    <w:rsid w:val="00B276C1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130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7F9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5F1"/>
    <w:rsid w:val="00C129A7"/>
    <w:rsid w:val="00C15303"/>
    <w:rsid w:val="00C20E25"/>
    <w:rsid w:val="00C26D44"/>
    <w:rsid w:val="00C30949"/>
    <w:rsid w:val="00C30DF7"/>
    <w:rsid w:val="00C31684"/>
    <w:rsid w:val="00C50F8A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3DC2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A1872"/>
    <w:rsid w:val="00DA3E81"/>
    <w:rsid w:val="00DA5F41"/>
    <w:rsid w:val="00DB0065"/>
    <w:rsid w:val="00DB175B"/>
    <w:rsid w:val="00DB619C"/>
    <w:rsid w:val="00DC0374"/>
    <w:rsid w:val="00DC0A6F"/>
    <w:rsid w:val="00DC1438"/>
    <w:rsid w:val="00DC16EC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2DBD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92DF2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EF3FE1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1B29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microsoft.com/office/2011/relationships/commentsExtended" Target="commentsExtended.xm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openxmlformats.org/officeDocument/2006/relationships/image" Target="media/image9.png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1.png"/><Relationship Id="rId90" Type="http://schemas.openxmlformats.org/officeDocument/2006/relationships/image" Target="media/image91.png"/><Relationship Id="rId95" Type="http://schemas.openxmlformats.org/officeDocument/2006/relationships/image" Target="media/image9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comments" Target="comments.xml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6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image" Target="media/image122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7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7.png"/><Relationship Id="rId3" Type="http://schemas.openxmlformats.org/officeDocument/2006/relationships/image" Target="media/image47.png"/><Relationship Id="rId7" Type="http://schemas.openxmlformats.org/officeDocument/2006/relationships/image" Target="media/image73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2.png"/><Relationship Id="rId11" Type="http://schemas.openxmlformats.org/officeDocument/2006/relationships/image" Target="media/image97.png"/><Relationship Id="rId5" Type="http://schemas.openxmlformats.org/officeDocument/2006/relationships/image" Target="media/image71.png"/><Relationship Id="rId10" Type="http://schemas.openxmlformats.org/officeDocument/2006/relationships/image" Target="media/image88.png"/><Relationship Id="rId4" Type="http://schemas.openxmlformats.org/officeDocument/2006/relationships/image" Target="media/image62.png"/><Relationship Id="rId9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3DEC7-F70C-428A-A3F3-613006A15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3611</TotalTime>
  <Pages>29</Pages>
  <Words>4835</Words>
  <Characters>27561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43</cp:revision>
  <cp:lastPrinted>2018-08-22T17:18:00Z</cp:lastPrinted>
  <dcterms:created xsi:type="dcterms:W3CDTF">2018-10-25T17:40:00Z</dcterms:created>
  <dcterms:modified xsi:type="dcterms:W3CDTF">2018-10-29T17:44:00Z</dcterms:modified>
</cp:coreProperties>
</file>