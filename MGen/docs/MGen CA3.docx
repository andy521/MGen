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34E572" w14:textId="0753236F" w:rsidR="00CA2CB0" w:rsidRPr="00D33DC2" w:rsidRDefault="00D33DC2" w:rsidP="00CA2CB0">
      <w:pPr>
        <w:jc w:val="center"/>
        <w:rPr>
          <w:b/>
          <w:sz w:val="44"/>
        </w:rPr>
      </w:pPr>
      <w:r>
        <w:rPr>
          <w:b/>
          <w:sz w:val="44"/>
        </w:rPr>
        <w:t>MGen CA3 rules</w:t>
      </w:r>
    </w:p>
    <w:bookmarkStart w:id="0" w:name="OLE_LINK1" w:displacedByCustomXml="next"/>
    <w:bookmarkStart w:id="1" w:name="OLE_LINK2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548296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4BBCD4" w14:textId="3DD68F55" w:rsidR="00530FD5" w:rsidRPr="003D7F1B" w:rsidRDefault="00530FD5">
          <w:pPr>
            <w:pStyle w:val="TOCHeading"/>
            <w:rPr>
              <w:lang w:val="ru-RU"/>
            </w:rPr>
          </w:pPr>
          <w:r>
            <w:t>Contents</w:t>
          </w:r>
        </w:p>
        <w:p w14:paraId="74A66B20" w14:textId="0D36642D" w:rsidR="00B4786D" w:rsidRDefault="00530FD5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984255" w:history="1">
            <w:r w:rsidR="00B4786D" w:rsidRPr="001F6F65">
              <w:rPr>
                <w:rStyle w:val="Hyperlink"/>
                <w:noProof/>
              </w:rPr>
              <w:t>Пояснение к переводу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F689121" w14:textId="0A278F76" w:rsidR="00B4786D" w:rsidRDefault="00DD50A0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6" w:history="1">
            <w:r w:rsidR="00B4786D" w:rsidRPr="001F6F65">
              <w:rPr>
                <w:rStyle w:val="Hyperlink"/>
                <w:noProof/>
              </w:rPr>
              <w:t>Предисловие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994650C" w14:textId="5720D954" w:rsidR="00B4786D" w:rsidRDefault="00DD50A0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7" w:history="1">
            <w:r w:rsidR="00B4786D" w:rsidRPr="001F6F65">
              <w:rPr>
                <w:rStyle w:val="Hyperlink"/>
                <w:noProof/>
              </w:rPr>
              <w:t>Правила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CF550D5" w14:textId="4B6D34EB" w:rsidR="00B4786D" w:rsidRDefault="00DD50A0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8" w:history="1">
            <w:r w:rsidR="00B4786D" w:rsidRPr="001F6F65">
              <w:rPr>
                <w:rStyle w:val="Hyperlink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A2ABC31" w14:textId="425568BD" w:rsidR="00B4786D" w:rsidRDefault="00DD50A0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9" w:history="1">
            <w:r w:rsidR="00B4786D" w:rsidRPr="001F6F65">
              <w:rPr>
                <w:rStyle w:val="Hyperlink"/>
                <w:noProof/>
              </w:rPr>
              <w:t>Определения, принципы, упражнения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4828236" w14:textId="4EB8F816" w:rsidR="00B4786D" w:rsidRDefault="00DD50A0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0" w:history="1">
            <w:r w:rsidR="00B4786D" w:rsidRPr="001F6F65">
              <w:rPr>
                <w:rStyle w:val="Hyperlink"/>
                <w:noProof/>
              </w:rPr>
              <w:t>Ритмические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7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DCA265D" w14:textId="3EE8C2E0" w:rsidR="00B4786D" w:rsidRDefault="00DD50A0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1" w:history="1">
            <w:r w:rsidR="00B4786D" w:rsidRPr="001F6F65">
              <w:rPr>
                <w:rStyle w:val="Hyperlink"/>
                <w:noProof/>
              </w:rPr>
              <w:t>Мелодические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10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F2E81F9" w14:textId="577B0FE9" w:rsidR="00B4786D" w:rsidRDefault="00DD50A0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2" w:history="1">
            <w:r w:rsidR="00B4786D" w:rsidRPr="001F6F65">
              <w:rPr>
                <w:rStyle w:val="Hyperlink"/>
                <w:noProof/>
              </w:rPr>
              <w:t>Гармонические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63CEC2C" w14:textId="5114CCC0" w:rsidR="00B4786D" w:rsidRDefault="00DD50A0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3" w:history="1">
            <w:r w:rsidR="00B4786D" w:rsidRPr="001F6F65">
              <w:rPr>
                <w:rStyle w:val="Hyperlink"/>
                <w:noProof/>
              </w:rPr>
              <w:t>Задержания, проходящие и вспомогательные ноты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_Toc513984263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A3D2F18" w14:textId="601CB265" w:rsidR="00B4786D" w:rsidRDefault="00DD50A0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4" w:history="1">
            <w:r w:rsidR="00B4786D" w:rsidRPr="001F6F65">
              <w:rPr>
                <w:rStyle w:val="Hyperlink"/>
                <w:noProof/>
              </w:rPr>
              <w:t>Двойной хор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_Toc513984264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844A721" w14:textId="120F8547" w:rsidR="00B4786D" w:rsidRDefault="00DD50A0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5" w:history="1">
            <w:r w:rsidR="00B4786D" w:rsidRPr="001F6F65">
              <w:rPr>
                <w:rStyle w:val="Hyperlink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CCC56C3" w14:textId="473E17DA" w:rsidR="00B4786D" w:rsidRDefault="00DD50A0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6" w:history="1">
            <w:r w:rsidR="00B4786D" w:rsidRPr="001F6F65">
              <w:rPr>
                <w:rStyle w:val="Hyperlink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66292C09" w14:textId="2B7B11AB" w:rsidR="00B4786D" w:rsidRDefault="00DD50A0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7" w:history="1">
            <w:r w:rsidR="00B4786D" w:rsidRPr="001F6F65">
              <w:rPr>
                <w:rStyle w:val="Hyperlink"/>
                <w:noProof/>
              </w:rPr>
              <w:t>Примеры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48B541F" w14:textId="59DC593B" w:rsidR="00B4786D" w:rsidRDefault="00DD50A0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8" w:history="1">
            <w:r w:rsidR="00B4786D" w:rsidRPr="001F6F65">
              <w:rPr>
                <w:rStyle w:val="Hyperlink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02716F6" w14:textId="4F4B6233" w:rsidR="00B4786D" w:rsidRDefault="00DD50A0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9" w:history="1">
            <w:r w:rsidR="00B4786D" w:rsidRPr="001F6F65">
              <w:rPr>
                <w:rStyle w:val="Hyperlink"/>
                <w:noProof/>
              </w:rPr>
              <w:t>Контрапункт в 2 голосах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6A88BD8" w14:textId="0784F4E3" w:rsidR="00B4786D" w:rsidRDefault="00DD50A0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0" w:history="1">
            <w:r w:rsidR="00B4786D" w:rsidRPr="001F6F65">
              <w:rPr>
                <w:rStyle w:val="Hyperlink"/>
                <w:noProof/>
              </w:rPr>
              <w:t>Первый разряд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B09CB51" w14:textId="07B828C2" w:rsidR="00B4786D" w:rsidRDefault="00DD50A0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1" w:history="1">
            <w:r w:rsidR="00B4786D" w:rsidRPr="001F6F65">
              <w:rPr>
                <w:rStyle w:val="Hyperlink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1C9AF3B" w14:textId="0AA150F8" w:rsidR="00B4786D" w:rsidRDefault="00DD50A0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2" w:history="1">
            <w:r w:rsidR="00B4786D" w:rsidRPr="001F6F65">
              <w:rPr>
                <w:rStyle w:val="Hyperlink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F980A06" w14:textId="5E18B361" w:rsidR="00530FD5" w:rsidRDefault="00530FD5">
          <w:r>
            <w:rPr>
              <w:b/>
              <w:bCs/>
              <w:noProof/>
            </w:rPr>
            <w:fldChar w:fldCharType="end"/>
          </w:r>
        </w:p>
      </w:sdtContent>
    </w:sdt>
    <w:bookmarkEnd w:id="1"/>
    <w:bookmarkEnd w:id="0"/>
    <w:p w14:paraId="58CB37DA" w14:textId="4A412490" w:rsidR="00CB62F0" w:rsidRPr="005D572F" w:rsidRDefault="005D572F" w:rsidP="00D03BAB">
      <w:pPr>
        <w:pStyle w:val="Heading2"/>
      </w:pPr>
      <w:r>
        <w:rPr>
          <w:lang w:val="en-US"/>
        </w:rPr>
        <w:t>Simple</w:t>
      </w:r>
      <w:r w:rsidRPr="005D572F">
        <w:t xml:space="preserve"> </w:t>
      </w:r>
      <w:r>
        <w:rPr>
          <w:lang w:val="en-US"/>
        </w:rPr>
        <w:t>counterpoint</w:t>
      </w:r>
      <w:r w:rsidRPr="005D572F">
        <w:t xml:space="preserve"> </w:t>
      </w:r>
      <w:r>
        <w:rPr>
          <w:lang w:val="en-US"/>
        </w:rPr>
        <w:t>rules</w:t>
      </w:r>
    </w:p>
    <w:p w14:paraId="072A82F6" w14:textId="06A838DC" w:rsidR="00CB62F0" w:rsidRPr="005D572F" w:rsidRDefault="005D572F" w:rsidP="00D03BAB">
      <w:pPr>
        <w:pStyle w:val="Heading3"/>
        <w:rPr>
          <w:lang w:val="en-US"/>
        </w:rPr>
      </w:pPr>
      <w:r>
        <w:rPr>
          <w:lang w:val="en-US"/>
        </w:rPr>
        <w:t>Definitions, principles</w:t>
      </w:r>
    </w:p>
    <w:p w14:paraId="04EEC5E7" w14:textId="394467D4" w:rsidR="0072347A" w:rsidRPr="005D572F" w:rsidRDefault="005D572F" w:rsidP="00D03BAB">
      <w:pPr>
        <w:pStyle w:val="Heading4"/>
        <w:rPr>
          <w:lang w:val="en-US"/>
        </w:rPr>
      </w:pPr>
      <w:bookmarkStart w:id="2" w:name="OLE_LINK5"/>
      <w:bookmarkStart w:id="3" w:name="OLE_LINK6"/>
      <w:r>
        <w:rPr>
          <w:lang w:val="en-US"/>
        </w:rPr>
        <w:t>Definitions</w:t>
      </w:r>
    </w:p>
    <w:p w14:paraId="572ADAAD" w14:textId="1C26E4CB" w:rsidR="0072347A" w:rsidRDefault="005D572F" w:rsidP="0072347A">
      <w:pPr>
        <w:pStyle w:val="Heading5"/>
        <w:rPr>
          <w:lang w:val="ru-RU"/>
        </w:rPr>
      </w:pPr>
      <w:r>
        <w:t>Counterpoint</w:t>
      </w:r>
    </w:p>
    <w:bookmarkEnd w:id="2"/>
    <w:bookmarkEnd w:id="3"/>
    <w:p w14:paraId="2213FBB0" w14:textId="5EB806FC" w:rsidR="0072347A" w:rsidRDefault="005D572F" w:rsidP="0072347A">
      <w:pPr>
        <w:ind w:firstLine="360"/>
        <w:rPr>
          <w:lang w:val="ru-RU"/>
        </w:rPr>
      </w:pPr>
      <w:r>
        <w:t>Counterpoint</w:t>
      </w:r>
      <w:r w:rsidRPr="005D572F">
        <w:rPr>
          <w:lang w:val="ru-RU"/>
        </w:rPr>
        <w:t xml:space="preserve"> </w:t>
      </w:r>
      <w:r>
        <w:t>is</w:t>
      </w:r>
      <w:r w:rsidRPr="005D572F">
        <w:rPr>
          <w:lang w:val="ru-RU"/>
        </w:rPr>
        <w:t xml:space="preserve"> </w:t>
      </w:r>
      <w:r>
        <w:t>the</w:t>
      </w:r>
      <w:r w:rsidRPr="005D572F">
        <w:rPr>
          <w:lang w:val="ru-RU"/>
        </w:rPr>
        <w:t xml:space="preserve"> </w:t>
      </w:r>
      <w:r>
        <w:t>science</w:t>
      </w:r>
      <w:r w:rsidRPr="005D572F">
        <w:rPr>
          <w:lang w:val="ru-RU"/>
        </w:rPr>
        <w:t xml:space="preserve"> </w:t>
      </w:r>
      <w:r>
        <w:t>of</w:t>
      </w:r>
      <w:r w:rsidRPr="005D572F">
        <w:rPr>
          <w:lang w:val="ru-RU"/>
        </w:rPr>
        <w:t xml:space="preserve"> </w:t>
      </w:r>
      <w:r>
        <w:t>melodic</w:t>
      </w:r>
      <w:r w:rsidRPr="005D572F">
        <w:rPr>
          <w:lang w:val="ru-RU"/>
        </w:rPr>
        <w:t xml:space="preserve"> </w:t>
      </w:r>
      <w:r>
        <w:t>lines</w:t>
      </w:r>
      <w:r w:rsidRPr="005D572F">
        <w:rPr>
          <w:lang w:val="ru-RU"/>
        </w:rPr>
        <w:t xml:space="preserve"> </w:t>
      </w:r>
      <w:r>
        <w:t>and</w:t>
      </w:r>
      <w:r w:rsidRPr="005D572F">
        <w:rPr>
          <w:lang w:val="ru-RU"/>
        </w:rPr>
        <w:t xml:space="preserve"> </w:t>
      </w:r>
      <w:r>
        <w:t>their</w:t>
      </w:r>
      <w:r w:rsidRPr="005D572F">
        <w:rPr>
          <w:lang w:val="ru-RU"/>
        </w:rPr>
        <w:t xml:space="preserve"> </w:t>
      </w:r>
      <w:r>
        <w:t>interactions</w:t>
      </w:r>
      <w:r w:rsidRPr="005D572F">
        <w:rPr>
          <w:lang w:val="ru-RU"/>
        </w:rPr>
        <w:t xml:space="preserve">. </w:t>
      </w:r>
      <w:r>
        <w:t>Counterpoint</w:t>
      </w:r>
      <w:r w:rsidRPr="005D572F">
        <w:rPr>
          <w:lang w:val="ru-RU"/>
        </w:rPr>
        <w:t xml:space="preserve"> </w:t>
      </w:r>
      <w:r>
        <w:t>studies</w:t>
      </w:r>
      <w:r w:rsidRPr="005D572F">
        <w:rPr>
          <w:lang w:val="ru-RU"/>
        </w:rPr>
        <w:t xml:space="preserve"> </w:t>
      </w:r>
      <w:r>
        <w:t>music</w:t>
      </w:r>
      <w:r w:rsidRPr="005D572F">
        <w:rPr>
          <w:lang w:val="ru-RU"/>
        </w:rPr>
        <w:t xml:space="preserve"> </w:t>
      </w:r>
      <w:r>
        <w:t>in</w:t>
      </w:r>
      <w:r w:rsidRPr="005D572F">
        <w:rPr>
          <w:lang w:val="ru-RU"/>
        </w:rPr>
        <w:t xml:space="preserve"> </w:t>
      </w:r>
      <w:r>
        <w:t>horizontal</w:t>
      </w:r>
      <w:r w:rsidRPr="005D572F">
        <w:rPr>
          <w:lang w:val="ru-RU"/>
        </w:rPr>
        <w:t xml:space="preserve"> </w:t>
      </w:r>
      <w:r>
        <w:t>aspect</w:t>
      </w:r>
      <w:r w:rsidRPr="005D572F">
        <w:rPr>
          <w:lang w:val="ru-RU"/>
        </w:rPr>
        <w:t>.</w:t>
      </w:r>
    </w:p>
    <w:p w14:paraId="73AB446F" w14:textId="7F943552" w:rsidR="0072347A" w:rsidRDefault="005D572F" w:rsidP="0072347A">
      <w:pPr>
        <w:ind w:firstLine="360"/>
        <w:rPr>
          <w:lang w:val="ru-RU"/>
        </w:rPr>
      </w:pPr>
      <w:r>
        <w:t>Harmony</w:t>
      </w:r>
      <w:r w:rsidRPr="005D572F">
        <w:t xml:space="preserve"> </w:t>
      </w:r>
      <w:r>
        <w:t>is</w:t>
      </w:r>
      <w:r w:rsidRPr="005D572F">
        <w:t xml:space="preserve"> </w:t>
      </w:r>
      <w:r>
        <w:t>science</w:t>
      </w:r>
      <w:r w:rsidRPr="005D572F">
        <w:t xml:space="preserve"> </w:t>
      </w:r>
      <w:r>
        <w:t>of</w:t>
      </w:r>
      <w:r w:rsidRPr="005D572F">
        <w:t xml:space="preserve"> </w:t>
      </w:r>
      <w:r>
        <w:t>chords</w:t>
      </w:r>
      <w:r w:rsidRPr="005D572F">
        <w:t xml:space="preserve"> </w:t>
      </w:r>
      <w:r>
        <w:t>and</w:t>
      </w:r>
      <w:r w:rsidRPr="005D572F">
        <w:t xml:space="preserve"> </w:t>
      </w:r>
      <w:r>
        <w:t>their</w:t>
      </w:r>
      <w:r w:rsidRPr="005D572F">
        <w:t xml:space="preserve"> </w:t>
      </w:r>
      <w:r>
        <w:t>combinations</w:t>
      </w:r>
      <w:r w:rsidRPr="005D572F">
        <w:t xml:space="preserve"> – </w:t>
      </w:r>
      <w:r>
        <w:t>studies</w:t>
      </w:r>
      <w:r w:rsidRPr="005D572F">
        <w:t xml:space="preserve"> </w:t>
      </w:r>
      <w:r>
        <w:t>music</w:t>
      </w:r>
      <w:r w:rsidRPr="005D572F">
        <w:t xml:space="preserve"> </w:t>
      </w:r>
      <w:r>
        <w:t>in</w:t>
      </w:r>
      <w:r w:rsidRPr="005D572F">
        <w:t xml:space="preserve"> </w:t>
      </w:r>
      <w:r>
        <w:t>vertical aspect. Harmony</w:t>
      </w:r>
      <w:r w:rsidRPr="005D572F">
        <w:rPr>
          <w:lang w:val="ru-RU"/>
        </w:rPr>
        <w:t xml:space="preserve"> </w:t>
      </w:r>
      <w:r>
        <w:t>and</w:t>
      </w:r>
      <w:r w:rsidRPr="005D572F">
        <w:rPr>
          <w:lang w:val="ru-RU"/>
        </w:rPr>
        <w:t xml:space="preserve"> </w:t>
      </w:r>
      <w:r>
        <w:t>counterpoint</w:t>
      </w:r>
      <w:r w:rsidRPr="005D572F">
        <w:rPr>
          <w:lang w:val="ru-RU"/>
        </w:rPr>
        <w:t xml:space="preserve"> </w:t>
      </w:r>
      <w:r>
        <w:t>complement</w:t>
      </w:r>
      <w:r w:rsidRPr="005D572F">
        <w:rPr>
          <w:lang w:val="ru-RU"/>
        </w:rPr>
        <w:t xml:space="preserve"> </w:t>
      </w:r>
      <w:r>
        <w:t>each</w:t>
      </w:r>
      <w:r w:rsidRPr="005D572F">
        <w:rPr>
          <w:lang w:val="ru-RU"/>
        </w:rPr>
        <w:t xml:space="preserve"> </w:t>
      </w:r>
      <w:r>
        <w:t>other</w:t>
      </w:r>
      <w:r w:rsidR="0072347A">
        <w:rPr>
          <w:lang w:val="ru-RU"/>
        </w:rPr>
        <w:t>.</w:t>
      </w:r>
    </w:p>
    <w:p w14:paraId="0C6D4AB1" w14:textId="09001BCC" w:rsidR="0072347A" w:rsidRDefault="005D572F" w:rsidP="000C0715">
      <w:pPr>
        <w:pStyle w:val="Heading5"/>
        <w:rPr>
          <w:lang w:val="ru-RU"/>
        </w:rPr>
      </w:pPr>
      <w:r>
        <w:t>Strict counterpoint</w:t>
      </w:r>
    </w:p>
    <w:p w14:paraId="57D71F39" w14:textId="4D597703" w:rsidR="000C0715" w:rsidRPr="005D572F" w:rsidRDefault="005D572F" w:rsidP="000C0715">
      <w:pPr>
        <w:ind w:firstLine="360"/>
      </w:pPr>
      <w:r>
        <w:t>Strict</w:t>
      </w:r>
      <w:r w:rsidRPr="005D572F">
        <w:t xml:space="preserve"> </w:t>
      </w:r>
      <w:r>
        <w:t>or</w:t>
      </w:r>
      <w:r w:rsidRPr="005D572F">
        <w:t xml:space="preserve"> </w:t>
      </w:r>
      <w:r>
        <w:t>scholar</w:t>
      </w:r>
      <w:r w:rsidRPr="005D572F">
        <w:t xml:space="preserve"> </w:t>
      </w:r>
      <w:r>
        <w:t>counterpoint</w:t>
      </w:r>
      <w:r w:rsidRPr="005D572F">
        <w:t xml:space="preserve"> </w:t>
      </w:r>
      <w:r>
        <w:t>studies</w:t>
      </w:r>
      <w:r w:rsidRPr="005D572F">
        <w:t xml:space="preserve"> </w:t>
      </w:r>
      <w:r>
        <w:t>interaction</w:t>
      </w:r>
      <w:r w:rsidRPr="005D572F">
        <w:t xml:space="preserve"> </w:t>
      </w:r>
      <w:r>
        <w:t>of</w:t>
      </w:r>
      <w:r w:rsidRPr="005D572F">
        <w:t xml:space="preserve"> </w:t>
      </w:r>
      <w:r>
        <w:t>short</w:t>
      </w:r>
      <w:r w:rsidR="000C0715" w:rsidRPr="005D572F">
        <w:t xml:space="preserve"> </w:t>
      </w:r>
      <w:r>
        <w:t>vocal melodies without modulations</w:t>
      </w:r>
      <w:r>
        <w:rPr>
          <w:rStyle w:val="FootnoteReference"/>
          <w:lang w:val="ru-RU"/>
        </w:rPr>
        <w:footnoteReference w:id="1"/>
      </w:r>
      <w:r w:rsidR="000C0715" w:rsidRPr="005D572F">
        <w:t>.</w:t>
      </w:r>
    </w:p>
    <w:p w14:paraId="72D5AD03" w14:textId="6384949B" w:rsidR="00E506B3" w:rsidRPr="005D572F" w:rsidRDefault="005D572F" w:rsidP="000C0715">
      <w:pPr>
        <w:ind w:firstLine="360"/>
      </w:pPr>
      <w:r>
        <w:t>These</w:t>
      </w:r>
      <w:r w:rsidRPr="005D572F">
        <w:t xml:space="preserve"> </w:t>
      </w:r>
      <w:r>
        <w:t>melodies</w:t>
      </w:r>
      <w:r w:rsidRPr="005D572F">
        <w:t xml:space="preserve"> </w:t>
      </w:r>
      <w:r>
        <w:t>have</w:t>
      </w:r>
      <w:r w:rsidRPr="005D572F">
        <w:t xml:space="preserve"> </w:t>
      </w:r>
      <w:r>
        <w:t>to</w:t>
      </w:r>
      <w:r w:rsidRPr="005D572F">
        <w:t xml:space="preserve"> </w:t>
      </w:r>
      <w:r>
        <w:t>be</w:t>
      </w:r>
      <w:r w:rsidRPr="005D572F">
        <w:t xml:space="preserve"> </w:t>
      </w:r>
      <w:r>
        <w:t>written</w:t>
      </w:r>
      <w:r w:rsidRPr="005D572F">
        <w:t xml:space="preserve"> </w:t>
      </w:r>
      <w:r>
        <w:t>over cantus firmus (c.f.) while following strict rules.</w:t>
      </w:r>
    </w:p>
    <w:p w14:paraId="0A5B4E18" w14:textId="77BD6687" w:rsidR="00F7102B" w:rsidRDefault="00F365DC" w:rsidP="00F7102B">
      <w:pPr>
        <w:pStyle w:val="Heading5"/>
        <w:rPr>
          <w:lang w:val="ru-RU"/>
        </w:rPr>
      </w:pPr>
      <w:r>
        <w:lastRenderedPageBreak/>
        <w:t>Cantus firmus</w:t>
      </w:r>
    </w:p>
    <w:p w14:paraId="6BCFA7E3" w14:textId="11B3926A" w:rsidR="00F7102B" w:rsidRPr="00B50BA0" w:rsidRDefault="00B50BA0" w:rsidP="000C0715">
      <w:pPr>
        <w:ind w:firstLine="360"/>
      </w:pPr>
      <w:r>
        <w:t>A</w:t>
      </w:r>
      <w:r w:rsidRPr="00B50BA0">
        <w:t xml:space="preserve"> </w:t>
      </w:r>
      <w:r>
        <w:t>given</w:t>
      </w:r>
      <w:r w:rsidRPr="00B50BA0">
        <w:t xml:space="preserve"> </w:t>
      </w:r>
      <w:r>
        <w:t>melody</w:t>
      </w:r>
      <w:r w:rsidRPr="00B50BA0">
        <w:t xml:space="preserve">, </w:t>
      </w:r>
      <w:r>
        <w:t>which</w:t>
      </w:r>
      <w:r w:rsidRPr="00B50BA0">
        <w:t xml:space="preserve"> </w:t>
      </w:r>
      <w:r>
        <w:t>shou</w:t>
      </w:r>
      <w:r w:rsidR="00DF79A9">
        <w:t>l</w:t>
      </w:r>
      <w:bookmarkStart w:id="10" w:name="_GoBack"/>
      <w:bookmarkEnd w:id="10"/>
      <w:r>
        <w:t>d</w:t>
      </w:r>
      <w:r w:rsidRPr="00B50BA0">
        <w:t xml:space="preserve"> </w:t>
      </w:r>
      <w:r>
        <w:t>be</w:t>
      </w:r>
      <w:r w:rsidRPr="00B50BA0">
        <w:t xml:space="preserve"> </w:t>
      </w:r>
      <w:r>
        <w:t>combined</w:t>
      </w:r>
      <w:r w:rsidRPr="00B50BA0">
        <w:t xml:space="preserve"> </w:t>
      </w:r>
      <w:r>
        <w:t>with</w:t>
      </w:r>
      <w:r w:rsidRPr="00B50BA0">
        <w:t xml:space="preserve"> </w:t>
      </w:r>
      <w:r>
        <w:t>a</w:t>
      </w:r>
      <w:r w:rsidRPr="00B50BA0">
        <w:t xml:space="preserve"> </w:t>
      </w:r>
      <w:r>
        <w:t>new</w:t>
      </w:r>
      <w:r w:rsidRPr="00B50BA0">
        <w:t xml:space="preserve"> </w:t>
      </w:r>
      <w:r>
        <w:t>melody</w:t>
      </w:r>
      <w:r w:rsidRPr="00B50BA0">
        <w:t xml:space="preserve"> </w:t>
      </w:r>
      <w:r>
        <w:t>during</w:t>
      </w:r>
      <w:r w:rsidRPr="00B50BA0">
        <w:t xml:space="preserve"> </w:t>
      </w:r>
      <w:r>
        <w:t>counterpoint</w:t>
      </w:r>
      <w:r w:rsidRPr="00B50BA0">
        <w:t xml:space="preserve"> </w:t>
      </w:r>
      <w:r>
        <w:t>exercise</w:t>
      </w:r>
      <w:r w:rsidRPr="00B50BA0">
        <w:t>.</w:t>
      </w:r>
      <w:r w:rsidR="00D3050B" w:rsidRPr="00B50BA0">
        <w:t xml:space="preserve"> </w:t>
      </w:r>
      <w:r w:rsidR="00F365DC">
        <w:t>C</w:t>
      </w:r>
      <w:r w:rsidR="00F365DC" w:rsidRPr="00F365DC">
        <w:rPr>
          <w:i/>
        </w:rPr>
        <w:t>antus</w:t>
      </w:r>
      <w:r w:rsidR="00F365DC" w:rsidRPr="00B50BA0">
        <w:rPr>
          <w:i/>
        </w:rPr>
        <w:t xml:space="preserve"> </w:t>
      </w:r>
      <w:r w:rsidR="00F365DC" w:rsidRPr="00F365DC">
        <w:rPr>
          <w:i/>
        </w:rPr>
        <w:t>firmus</w:t>
      </w:r>
      <w:r w:rsidR="00F365DC" w:rsidRPr="00B50BA0">
        <w:rPr>
          <w:i/>
        </w:rPr>
        <w:t xml:space="preserve"> </w:t>
      </w:r>
      <w:r>
        <w:t>is</w:t>
      </w:r>
      <w:r w:rsidRPr="00B50BA0">
        <w:t xml:space="preserve"> </w:t>
      </w:r>
      <w:r>
        <w:t>written</w:t>
      </w:r>
      <w:r w:rsidRPr="00B50BA0">
        <w:t xml:space="preserve"> </w:t>
      </w:r>
      <w:r>
        <w:t>in</w:t>
      </w:r>
      <w:r w:rsidRPr="00B50BA0">
        <w:t xml:space="preserve"> </w:t>
      </w:r>
      <w:r>
        <w:t>whole</w:t>
      </w:r>
      <w:r w:rsidRPr="00B50BA0">
        <w:t xml:space="preserve"> </w:t>
      </w:r>
      <w:r>
        <w:t>notes</w:t>
      </w:r>
      <w:r w:rsidRPr="00B50BA0">
        <w:t xml:space="preserve"> </w:t>
      </w:r>
      <w:r>
        <w:t>in</w:t>
      </w:r>
      <w:r w:rsidRPr="00B50BA0">
        <w:t xml:space="preserve"> </w:t>
      </w:r>
      <w:r>
        <w:t>one of modes described below.</w:t>
      </w:r>
    </w:p>
    <w:p w14:paraId="00CF3FFA" w14:textId="615A3FB3" w:rsidR="00CD01A1" w:rsidRPr="00E208BA" w:rsidRDefault="00E208BA" w:rsidP="00CD01A1">
      <w:pPr>
        <w:pStyle w:val="Heading4"/>
        <w:rPr>
          <w:lang w:val="en-US"/>
        </w:rPr>
      </w:pPr>
      <w:r>
        <w:rPr>
          <w:lang w:val="en-US"/>
        </w:rPr>
        <w:t>Principles</w:t>
      </w:r>
    </w:p>
    <w:p w14:paraId="29D605BB" w14:textId="35571556" w:rsidR="00CD01A1" w:rsidRPr="00CD01A1" w:rsidRDefault="000C701A" w:rsidP="00B656DF">
      <w:pPr>
        <w:pStyle w:val="Heading5"/>
        <w:rPr>
          <w:lang w:val="ru-RU"/>
        </w:rPr>
      </w:pPr>
      <w:r>
        <w:t>Scales</w:t>
      </w:r>
    </w:p>
    <w:p w14:paraId="12A69B59" w14:textId="705064B9" w:rsidR="00B656DF" w:rsidRDefault="000C701A" w:rsidP="00B656DF">
      <w:pPr>
        <w:ind w:firstLine="360"/>
        <w:rPr>
          <w:lang w:val="ru-RU"/>
        </w:rPr>
      </w:pPr>
      <w:r>
        <w:t>Counterpoint</w:t>
      </w:r>
      <w:r w:rsidRPr="000C701A">
        <w:rPr>
          <w:lang w:val="ru-RU"/>
        </w:rPr>
        <w:t xml:space="preserve"> </w:t>
      </w:r>
      <w:r w:rsidR="00D73781">
        <w:t>is</w:t>
      </w:r>
      <w:r w:rsidR="00D73781" w:rsidRPr="00D73781">
        <w:rPr>
          <w:lang w:val="ru-RU"/>
        </w:rPr>
        <w:t xml:space="preserve"> </w:t>
      </w:r>
      <w:r w:rsidR="00D73781">
        <w:t>studied</w:t>
      </w:r>
      <w:r w:rsidR="00D73781" w:rsidRPr="00D73781">
        <w:rPr>
          <w:lang w:val="ru-RU"/>
        </w:rPr>
        <w:t xml:space="preserve"> </w:t>
      </w:r>
      <w:r w:rsidR="00D73781">
        <w:t>in</w:t>
      </w:r>
      <w:r w:rsidR="00D73781" w:rsidRPr="00D73781">
        <w:rPr>
          <w:lang w:val="ru-RU"/>
        </w:rPr>
        <w:t xml:space="preserve"> </w:t>
      </w:r>
      <w:r w:rsidR="00D73781">
        <w:t>classic</w:t>
      </w:r>
      <w:r w:rsidR="00D73781" w:rsidRPr="00D73781">
        <w:rPr>
          <w:lang w:val="ru-RU"/>
        </w:rPr>
        <w:t xml:space="preserve"> </w:t>
      </w:r>
      <w:r w:rsidR="00D73781">
        <w:t>major</w:t>
      </w:r>
      <w:r w:rsidR="00D73781" w:rsidRPr="00D73781">
        <w:rPr>
          <w:lang w:val="ru-RU"/>
        </w:rPr>
        <w:t xml:space="preserve"> </w:t>
      </w:r>
      <w:r w:rsidR="00D73781">
        <w:t>and</w:t>
      </w:r>
      <w:r w:rsidR="00D73781" w:rsidRPr="00D73781">
        <w:rPr>
          <w:lang w:val="ru-RU"/>
        </w:rPr>
        <w:t xml:space="preserve"> </w:t>
      </w:r>
      <w:r w:rsidR="00D73781">
        <w:t>minor</w:t>
      </w:r>
      <w:r w:rsidR="00D73781" w:rsidRPr="00D73781">
        <w:rPr>
          <w:lang w:val="ru-RU"/>
        </w:rPr>
        <w:t xml:space="preserve"> </w:t>
      </w:r>
      <w:r w:rsidR="00D73781">
        <w:t>scales</w:t>
      </w:r>
      <w:r w:rsidR="00D73781" w:rsidRPr="00D73781">
        <w:rPr>
          <w:lang w:val="ru-RU"/>
        </w:rPr>
        <w:t xml:space="preserve">, </w:t>
      </w:r>
      <w:r w:rsidR="00D73781">
        <w:t>and</w:t>
      </w:r>
      <w:r w:rsidR="00D73781" w:rsidRPr="00D73781">
        <w:rPr>
          <w:lang w:val="ru-RU"/>
        </w:rPr>
        <w:t xml:space="preserve"> </w:t>
      </w:r>
      <w:r w:rsidR="00D73781">
        <w:t>also</w:t>
      </w:r>
      <w:r w:rsidR="00D73781" w:rsidRPr="00D73781">
        <w:rPr>
          <w:lang w:val="ru-RU"/>
        </w:rPr>
        <w:t xml:space="preserve"> </w:t>
      </w:r>
      <w:r w:rsidR="00D73781">
        <w:t>in</w:t>
      </w:r>
      <w:r w:rsidR="00D73781" w:rsidRPr="00D73781">
        <w:rPr>
          <w:lang w:val="ru-RU"/>
        </w:rPr>
        <w:t xml:space="preserve"> </w:t>
      </w:r>
      <w:r w:rsidR="00D73781">
        <w:t>archaic</w:t>
      </w:r>
      <w:r w:rsidR="00D73781" w:rsidRPr="00D73781">
        <w:rPr>
          <w:lang w:val="ru-RU"/>
        </w:rPr>
        <w:t xml:space="preserve"> </w:t>
      </w:r>
      <w:r w:rsidR="00D73781">
        <w:t>modes</w:t>
      </w:r>
      <w:r w:rsidR="00D73781" w:rsidRPr="00D73781">
        <w:rPr>
          <w:lang w:val="ru-RU"/>
        </w:rPr>
        <w:t>.</w:t>
      </w:r>
    </w:p>
    <w:p w14:paraId="1CA25E18" w14:textId="77777777" w:rsidR="00B656DF" w:rsidRDefault="00B656DF" w:rsidP="00B656DF">
      <w:pPr>
        <w:ind w:firstLine="360"/>
        <w:rPr>
          <w:lang w:val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274"/>
      </w:tblGrid>
      <w:tr w:rsidR="00B656DF" w14:paraId="49DBC5F0" w14:textId="77777777" w:rsidTr="00B656DF">
        <w:tc>
          <w:tcPr>
            <w:tcW w:w="2405" w:type="dxa"/>
            <w:vAlign w:val="center"/>
          </w:tcPr>
          <w:p w14:paraId="1C0075C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Мажор</w:t>
            </w:r>
          </w:p>
        </w:tc>
        <w:tc>
          <w:tcPr>
            <w:tcW w:w="7274" w:type="dxa"/>
            <w:vAlign w:val="center"/>
          </w:tcPr>
          <w:p w14:paraId="58B243B1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F7E91DD" wp14:editId="45AEA13A">
                  <wp:extent cx="1925320" cy="33195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466" cy="45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13BB044C" w14:textId="77777777" w:rsidTr="00B656DF">
        <w:tc>
          <w:tcPr>
            <w:tcW w:w="2405" w:type="dxa"/>
            <w:vAlign w:val="center"/>
          </w:tcPr>
          <w:p w14:paraId="0F45684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Мелодический минор</w:t>
            </w:r>
          </w:p>
        </w:tc>
        <w:tc>
          <w:tcPr>
            <w:tcW w:w="7274" w:type="dxa"/>
            <w:vAlign w:val="center"/>
          </w:tcPr>
          <w:p w14:paraId="74BD0D7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76C1505" wp14:editId="686F50AF">
                  <wp:extent cx="4303395" cy="342442"/>
                  <wp:effectExtent l="0" t="0" r="1905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327" cy="384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557E8AB8" w14:textId="77777777" w:rsidTr="00B656DF">
        <w:tc>
          <w:tcPr>
            <w:tcW w:w="2405" w:type="dxa"/>
            <w:vAlign w:val="center"/>
          </w:tcPr>
          <w:p w14:paraId="08A09E9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Дорийский лад</w:t>
            </w:r>
          </w:p>
        </w:tc>
        <w:tc>
          <w:tcPr>
            <w:tcW w:w="7274" w:type="dxa"/>
            <w:vAlign w:val="center"/>
          </w:tcPr>
          <w:p w14:paraId="14EFFB0B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1772AAF" wp14:editId="23AD3EA3">
                  <wp:extent cx="1930400" cy="298941"/>
                  <wp:effectExtent l="0" t="0" r="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570" cy="35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66F0D41F" w14:textId="77777777" w:rsidTr="00B656DF">
        <w:tc>
          <w:tcPr>
            <w:tcW w:w="2405" w:type="dxa"/>
            <w:vAlign w:val="center"/>
          </w:tcPr>
          <w:p w14:paraId="729C97BF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Фригийский лад</w:t>
            </w:r>
          </w:p>
        </w:tc>
        <w:tc>
          <w:tcPr>
            <w:tcW w:w="7274" w:type="dxa"/>
            <w:vAlign w:val="center"/>
          </w:tcPr>
          <w:p w14:paraId="7C767198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48BC7F" wp14:editId="29742057">
                  <wp:extent cx="1923013" cy="313055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795" cy="34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04EEEACB" w14:textId="77777777" w:rsidTr="00B656DF">
        <w:tc>
          <w:tcPr>
            <w:tcW w:w="2405" w:type="dxa"/>
            <w:vAlign w:val="center"/>
          </w:tcPr>
          <w:p w14:paraId="4006858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Лидийский лад</w:t>
            </w:r>
          </w:p>
        </w:tc>
        <w:tc>
          <w:tcPr>
            <w:tcW w:w="7274" w:type="dxa"/>
            <w:vAlign w:val="center"/>
          </w:tcPr>
          <w:p w14:paraId="553C49F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7097907" wp14:editId="7174F00F">
                  <wp:extent cx="1931670" cy="297769"/>
                  <wp:effectExtent l="0" t="0" r="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212" cy="32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2E1EC915" w14:textId="77777777" w:rsidTr="00B656DF">
        <w:tc>
          <w:tcPr>
            <w:tcW w:w="2405" w:type="dxa"/>
            <w:vAlign w:val="center"/>
          </w:tcPr>
          <w:p w14:paraId="5CB22198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Миксолидийский лад</w:t>
            </w:r>
          </w:p>
        </w:tc>
        <w:tc>
          <w:tcPr>
            <w:tcW w:w="7274" w:type="dxa"/>
            <w:vAlign w:val="center"/>
          </w:tcPr>
          <w:p w14:paraId="38BFB8BC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2A6C95" wp14:editId="2C9450CB">
                  <wp:extent cx="1930400" cy="295659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904" cy="307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7667E14E" w14:textId="77777777" w:rsidTr="00B656DF">
        <w:tc>
          <w:tcPr>
            <w:tcW w:w="2405" w:type="dxa"/>
            <w:vAlign w:val="center"/>
          </w:tcPr>
          <w:p w14:paraId="6E14FABA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Эолийский лад</w:t>
            </w:r>
          </w:p>
        </w:tc>
        <w:tc>
          <w:tcPr>
            <w:tcW w:w="7274" w:type="dxa"/>
            <w:vAlign w:val="center"/>
          </w:tcPr>
          <w:p w14:paraId="35E39214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58227" wp14:editId="604EF0F3">
                  <wp:extent cx="1936750" cy="341909"/>
                  <wp:effectExtent l="0" t="0" r="6350" b="127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56" cy="371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3B5796" w14:textId="77777777" w:rsidR="00B656DF" w:rsidRDefault="00B656DF" w:rsidP="000C0715">
      <w:pPr>
        <w:ind w:firstLine="360"/>
        <w:rPr>
          <w:lang w:val="ru-RU"/>
        </w:rPr>
      </w:pPr>
    </w:p>
    <w:p w14:paraId="219BDED9" w14:textId="77777777" w:rsidR="00810BCE" w:rsidRDefault="00810BCE" w:rsidP="000C0715">
      <w:pPr>
        <w:ind w:firstLine="360"/>
        <w:rPr>
          <w:lang w:val="ru-RU"/>
        </w:rPr>
      </w:pPr>
      <w:r>
        <w:rPr>
          <w:lang w:val="ru-RU"/>
        </w:rPr>
        <w:t xml:space="preserve">Архаичные лады, интересные своим особым звучанием, легче использовать в контрапункте, чем классический мелодический минор. Правила, касающиеся мелодического минора, приведены в параграфах начиная с </w:t>
      </w:r>
      <w:bookmarkStart w:id="11" w:name="OLE_LINK129"/>
      <w:bookmarkStart w:id="12" w:name="OLE_LINK130"/>
      <w:r>
        <w:rPr>
          <w:rFonts w:ascii="Times New Roman" w:hAnsi="Times New Roman" w:cs="Times New Roman"/>
          <w:lang w:val="ru-RU"/>
        </w:rPr>
        <w:t>§</w:t>
      </w:r>
      <w:r>
        <w:rPr>
          <w:lang w:val="ru-RU"/>
        </w:rPr>
        <w:t>33</w:t>
      </w:r>
      <w:bookmarkEnd w:id="11"/>
      <w:bookmarkEnd w:id="12"/>
      <w:r>
        <w:rPr>
          <w:lang w:val="ru-RU"/>
        </w:rPr>
        <w:t>.</w:t>
      </w:r>
    </w:p>
    <w:p w14:paraId="73C0FE00" w14:textId="0DBB05A2" w:rsidR="00B656DF" w:rsidRDefault="008E2A4A" w:rsidP="00B656DF">
      <w:pPr>
        <w:pStyle w:val="Heading5"/>
        <w:rPr>
          <w:lang w:val="ru-RU"/>
        </w:rPr>
      </w:pPr>
      <w:r>
        <w:t>Main principles of combining voices</w:t>
      </w:r>
    </w:p>
    <w:p w14:paraId="3AAD63BA" w14:textId="5F708211" w:rsidR="00B656DF" w:rsidRPr="00EF3FE1" w:rsidRDefault="008E2A4A" w:rsidP="000C0715">
      <w:pPr>
        <w:ind w:firstLine="360"/>
      </w:pPr>
      <w:r>
        <w:t>Voices</w:t>
      </w:r>
      <w:r w:rsidRPr="008E2A4A">
        <w:t xml:space="preserve"> </w:t>
      </w:r>
      <w:r>
        <w:t>are</w:t>
      </w:r>
      <w:r w:rsidRPr="008E2A4A">
        <w:t xml:space="preserve"> </w:t>
      </w:r>
      <w:r>
        <w:t>combined</w:t>
      </w:r>
      <w:r w:rsidRPr="008E2A4A">
        <w:t xml:space="preserve"> </w:t>
      </w:r>
      <w:r>
        <w:t>with</w:t>
      </w:r>
      <w:r w:rsidRPr="008E2A4A">
        <w:t xml:space="preserve"> </w:t>
      </w:r>
      <w:r>
        <w:t>cantus</w:t>
      </w:r>
      <w:r w:rsidRPr="008E2A4A">
        <w:t xml:space="preserve"> </w:t>
      </w:r>
      <w:r>
        <w:t>firmus</w:t>
      </w:r>
      <w:r w:rsidRPr="008E2A4A">
        <w:t xml:space="preserve"> </w:t>
      </w:r>
      <w:r>
        <w:t>and</w:t>
      </w:r>
      <w:r w:rsidRPr="008E2A4A">
        <w:t xml:space="preserve"> </w:t>
      </w:r>
      <w:r>
        <w:t>with</w:t>
      </w:r>
      <w:r w:rsidRPr="008E2A4A">
        <w:t xml:space="preserve"> </w:t>
      </w:r>
      <w:r>
        <w:t>other</w:t>
      </w:r>
      <w:r w:rsidRPr="008E2A4A">
        <w:t xml:space="preserve"> </w:t>
      </w:r>
      <w:r>
        <w:t>voices</w:t>
      </w:r>
      <w:r w:rsidRPr="008E2A4A">
        <w:t xml:space="preserve"> </w:t>
      </w:r>
      <w:r>
        <w:t>so</w:t>
      </w:r>
      <w:r w:rsidRPr="008E2A4A">
        <w:t xml:space="preserve"> </w:t>
      </w:r>
      <w:r>
        <w:t>that</w:t>
      </w:r>
      <w:r w:rsidRPr="008E2A4A">
        <w:t xml:space="preserve"> </w:t>
      </w:r>
      <w:r>
        <w:t>they</w:t>
      </w:r>
      <w:r w:rsidRPr="008E2A4A">
        <w:t xml:space="preserve"> </w:t>
      </w:r>
      <w:r>
        <w:t>form</w:t>
      </w:r>
      <w:r w:rsidRPr="008E2A4A">
        <w:t xml:space="preserve"> </w:t>
      </w:r>
      <w:r>
        <w:t>consonances</w:t>
      </w:r>
      <w:r w:rsidRPr="008E2A4A">
        <w:t xml:space="preserve"> </w:t>
      </w:r>
      <w:r>
        <w:t>on</w:t>
      </w:r>
      <w:r w:rsidRPr="008E2A4A">
        <w:t xml:space="preserve"> </w:t>
      </w:r>
      <w:r>
        <w:t>the</w:t>
      </w:r>
      <w:r w:rsidRPr="008E2A4A">
        <w:t xml:space="preserve"> </w:t>
      </w:r>
      <w:r>
        <w:t>first</w:t>
      </w:r>
      <w:r w:rsidRPr="008E2A4A">
        <w:t xml:space="preserve"> </w:t>
      </w:r>
      <w:r>
        <w:t>beat</w:t>
      </w:r>
      <w:r w:rsidRPr="008E2A4A">
        <w:t xml:space="preserve"> </w:t>
      </w:r>
      <w:r>
        <w:t>of</w:t>
      </w:r>
      <w:r w:rsidRPr="008E2A4A">
        <w:t xml:space="preserve"> </w:t>
      </w:r>
      <w:r>
        <w:t xml:space="preserve">each </w:t>
      </w:r>
      <w:del w:id="13" w:author="Rualark Rualark" w:date="2018-10-26T11:33:00Z">
        <w:r w:rsidDel="008E2A4A">
          <w:delText>measure</w:delText>
        </w:r>
      </w:del>
      <w:ins w:id="14" w:author="Rualark Rualark" w:date="2018-10-26T11:33:00Z">
        <w:r>
          <w:t>harmony</w:t>
        </w:r>
      </w:ins>
      <w:ins w:id="15" w:author="Rualark Rualark" w:date="2018-10-26T11:34:00Z">
        <w:r>
          <w:rPr>
            <w:rStyle w:val="FootnoteReference"/>
            <w:lang w:val="ru-RU"/>
          </w:rPr>
          <w:footnoteReference w:id="2"/>
        </w:r>
      </w:ins>
      <w:r w:rsidR="00B656DF" w:rsidRPr="0044409A">
        <w:t>.</w:t>
      </w:r>
      <w:r w:rsidR="00061870" w:rsidRPr="0044409A">
        <w:t xml:space="preserve"> </w:t>
      </w:r>
      <w:r w:rsidR="00C50F8A">
        <w:t>Each</w:t>
      </w:r>
      <w:r w:rsidR="00C50F8A" w:rsidRPr="00C50F8A">
        <w:t xml:space="preserve"> </w:t>
      </w:r>
      <w:r w:rsidR="00C50F8A">
        <w:t>voice</w:t>
      </w:r>
      <w:r w:rsidR="00C50F8A" w:rsidRPr="00C50F8A">
        <w:t xml:space="preserve"> </w:t>
      </w:r>
      <w:r w:rsidR="00C50F8A">
        <w:t>can</w:t>
      </w:r>
      <w:r w:rsidR="00C50F8A" w:rsidRPr="00C50F8A">
        <w:t xml:space="preserve"> </w:t>
      </w:r>
      <w:r w:rsidR="00C50F8A">
        <w:t>move</w:t>
      </w:r>
      <w:r w:rsidR="00C50F8A" w:rsidRPr="00C50F8A">
        <w:t xml:space="preserve"> </w:t>
      </w:r>
      <w:r w:rsidR="00C50F8A">
        <w:t>more</w:t>
      </w:r>
      <w:r w:rsidR="00C50F8A" w:rsidRPr="00C50F8A">
        <w:t xml:space="preserve"> </w:t>
      </w:r>
      <w:r w:rsidR="00C50F8A">
        <w:t>freely</w:t>
      </w:r>
      <w:r w:rsidR="00C50F8A" w:rsidRPr="00C50F8A">
        <w:t xml:space="preserve"> </w:t>
      </w:r>
      <w:r w:rsidR="00C50F8A">
        <w:t>between</w:t>
      </w:r>
      <w:r w:rsidR="00C50F8A" w:rsidRPr="00C50F8A">
        <w:t xml:space="preserve"> </w:t>
      </w:r>
      <w:r w:rsidR="00C50F8A">
        <w:t>these</w:t>
      </w:r>
      <w:r w:rsidR="00C50F8A" w:rsidRPr="00C50F8A">
        <w:t xml:space="preserve"> </w:t>
      </w:r>
      <w:r w:rsidR="00C50F8A">
        <w:t>reference points. This</w:t>
      </w:r>
      <w:r w:rsidR="00C50F8A" w:rsidRPr="00C50F8A">
        <w:t xml:space="preserve"> </w:t>
      </w:r>
      <w:r w:rsidR="00C50F8A">
        <w:t>freedom</w:t>
      </w:r>
      <w:r w:rsidR="00C50F8A" w:rsidRPr="00C50F8A">
        <w:t xml:space="preserve"> </w:t>
      </w:r>
      <w:r w:rsidR="00C50F8A">
        <w:t>leads</w:t>
      </w:r>
      <w:r w:rsidR="00C50F8A" w:rsidRPr="00C50F8A">
        <w:t xml:space="preserve"> </w:t>
      </w:r>
      <w:r w:rsidR="00C50F8A">
        <w:t>to</w:t>
      </w:r>
      <w:r w:rsidR="00C50F8A" w:rsidRPr="00C50F8A">
        <w:t xml:space="preserve"> </w:t>
      </w:r>
      <w:r w:rsidR="00C50F8A">
        <w:t>unexpected</w:t>
      </w:r>
      <w:r w:rsidR="00C50F8A" w:rsidRPr="00C50F8A">
        <w:t xml:space="preserve"> </w:t>
      </w:r>
      <w:r w:rsidR="00C50F8A">
        <w:t>combinations</w:t>
      </w:r>
      <w:r w:rsidR="00C50F8A" w:rsidRPr="00C50F8A">
        <w:t xml:space="preserve"> </w:t>
      </w:r>
      <w:r w:rsidR="00C50F8A">
        <w:t>of</w:t>
      </w:r>
      <w:r w:rsidR="00C50F8A" w:rsidRPr="00C50F8A">
        <w:t xml:space="preserve"> </w:t>
      </w:r>
      <w:r w:rsidR="00C50F8A">
        <w:t>notes</w:t>
      </w:r>
      <w:r w:rsidR="00C50F8A" w:rsidRPr="00C50F8A">
        <w:t xml:space="preserve">, </w:t>
      </w:r>
      <w:r w:rsidR="00C50F8A">
        <w:t>which</w:t>
      </w:r>
      <w:r w:rsidR="00C50F8A" w:rsidRPr="00C50F8A">
        <w:t xml:space="preserve"> </w:t>
      </w:r>
      <w:r w:rsidR="00C50F8A">
        <w:t>constitute the main interest of counterpoint.</w:t>
      </w:r>
      <w:r w:rsidR="00B149D1" w:rsidRPr="00EF3FE1">
        <w:t xml:space="preserve"> </w:t>
      </w:r>
      <w:r w:rsidR="00EF3FE1">
        <w:t>These</w:t>
      </w:r>
      <w:r w:rsidR="00EF3FE1" w:rsidRPr="00EF3FE1">
        <w:t xml:space="preserve"> </w:t>
      </w:r>
      <w:r w:rsidR="00EF3FE1">
        <w:t>note</w:t>
      </w:r>
      <w:r w:rsidR="00EF3FE1" w:rsidRPr="00EF3FE1">
        <w:t xml:space="preserve"> </w:t>
      </w:r>
      <w:r w:rsidR="00EF3FE1">
        <w:t>combinations</w:t>
      </w:r>
      <w:r w:rsidR="00EF3FE1" w:rsidRPr="00EF3FE1">
        <w:t xml:space="preserve"> </w:t>
      </w:r>
      <w:r w:rsidR="00EF3FE1">
        <w:t>should</w:t>
      </w:r>
      <w:r w:rsidR="00EF3FE1" w:rsidRPr="00EF3FE1">
        <w:t xml:space="preserve"> </w:t>
      </w:r>
      <w:r w:rsidR="00EF3FE1">
        <w:t>be</w:t>
      </w:r>
      <w:r w:rsidR="00EF3FE1" w:rsidRPr="00EF3FE1">
        <w:t xml:space="preserve"> </w:t>
      </w:r>
      <w:r w:rsidR="00EF3FE1">
        <w:t>evaluated</w:t>
      </w:r>
      <w:r w:rsidR="00EF3FE1" w:rsidRPr="00EF3FE1">
        <w:t xml:space="preserve"> </w:t>
      </w:r>
      <w:r w:rsidR="00EF3FE1">
        <w:t>by</w:t>
      </w:r>
      <w:r w:rsidR="00EF3FE1" w:rsidRPr="00EF3FE1">
        <w:t xml:space="preserve"> </w:t>
      </w:r>
      <w:r w:rsidR="00EF3FE1">
        <w:t>ear</w:t>
      </w:r>
      <w:r w:rsidR="00B149D1" w:rsidRPr="00EF3FE1">
        <w:t>.</w:t>
      </w:r>
      <w:r w:rsidR="00EF3FE1">
        <w:t xml:space="preserve"> Even</w:t>
      </w:r>
      <w:r w:rsidR="00EF3FE1" w:rsidRPr="00EF3FE1">
        <w:t xml:space="preserve"> </w:t>
      </w:r>
      <w:r w:rsidR="00EF3FE1">
        <w:t>if</w:t>
      </w:r>
      <w:r w:rsidR="00EF3FE1" w:rsidRPr="00EF3FE1">
        <w:t xml:space="preserve"> </w:t>
      </w:r>
      <w:r w:rsidR="00EF3FE1">
        <w:t>the</w:t>
      </w:r>
      <w:r w:rsidR="00EF3FE1" w:rsidRPr="00EF3FE1">
        <w:t xml:space="preserve"> </w:t>
      </w:r>
      <w:r w:rsidR="00EF3FE1">
        <w:t>voice</w:t>
      </w:r>
      <w:r w:rsidR="00EF3FE1" w:rsidRPr="00EF3FE1">
        <w:t xml:space="preserve"> </w:t>
      </w:r>
      <w:r w:rsidR="00EF3FE1">
        <w:t>starts</w:t>
      </w:r>
      <w:r w:rsidR="00EF3FE1" w:rsidRPr="00EF3FE1">
        <w:t xml:space="preserve"> </w:t>
      </w:r>
      <w:r w:rsidR="00EF3FE1">
        <w:t>not</w:t>
      </w:r>
      <w:r w:rsidR="00EF3FE1" w:rsidRPr="00EF3FE1">
        <w:t xml:space="preserve"> </w:t>
      </w:r>
      <w:r w:rsidR="00EF3FE1">
        <w:t>on</w:t>
      </w:r>
      <w:r w:rsidR="00EF3FE1" w:rsidRPr="00EF3FE1">
        <w:t xml:space="preserve"> </w:t>
      </w:r>
      <w:r w:rsidR="00EF3FE1">
        <w:t>the</w:t>
      </w:r>
      <w:r w:rsidR="00EF3FE1" w:rsidRPr="00EF3FE1">
        <w:t xml:space="preserve"> </w:t>
      </w:r>
      <w:r w:rsidR="00EF3FE1">
        <w:t>first</w:t>
      </w:r>
      <w:r w:rsidR="00EF3FE1" w:rsidRPr="00EF3FE1">
        <w:t xml:space="preserve"> </w:t>
      </w:r>
      <w:r w:rsidR="00EF3FE1">
        <w:t>beat</w:t>
      </w:r>
      <w:r w:rsidR="00EF3FE1" w:rsidRPr="00EF3FE1">
        <w:t xml:space="preserve"> </w:t>
      </w:r>
      <w:r w:rsidR="00EF3FE1">
        <w:t>of</w:t>
      </w:r>
      <w:r w:rsidR="00EF3FE1" w:rsidRPr="00EF3FE1">
        <w:t xml:space="preserve"> </w:t>
      </w:r>
      <w:r w:rsidR="00EF3FE1">
        <w:t>the</w:t>
      </w:r>
      <w:r w:rsidR="00EF3FE1" w:rsidRPr="00EF3FE1">
        <w:t xml:space="preserve"> </w:t>
      </w:r>
      <w:r w:rsidR="00EF3FE1">
        <w:t>first</w:t>
      </w:r>
      <w:r w:rsidR="00EF3FE1" w:rsidRPr="00EF3FE1">
        <w:t xml:space="preserve"> </w:t>
      </w:r>
      <w:r w:rsidR="00EF3FE1">
        <w:t>measure</w:t>
      </w:r>
      <w:r w:rsidR="00EF3FE1" w:rsidRPr="00EF3FE1">
        <w:t xml:space="preserve">, </w:t>
      </w:r>
      <w:r w:rsidR="00EF3FE1">
        <w:t>the</w:t>
      </w:r>
      <w:r w:rsidR="00EF3FE1" w:rsidRPr="00EF3FE1">
        <w:t xml:space="preserve"> </w:t>
      </w:r>
      <w:r w:rsidR="00EF3FE1">
        <w:t>first</w:t>
      </w:r>
      <w:r w:rsidR="00EF3FE1" w:rsidRPr="00EF3FE1">
        <w:t xml:space="preserve"> </w:t>
      </w:r>
      <w:r w:rsidR="00EF3FE1">
        <w:t>note</w:t>
      </w:r>
      <w:r w:rsidR="00EF3FE1" w:rsidRPr="00EF3FE1">
        <w:t xml:space="preserve"> </w:t>
      </w:r>
      <w:r w:rsidR="00EF3FE1">
        <w:t>of the voice follows</w:t>
      </w:r>
      <w:r w:rsidR="00EF3FE1" w:rsidRPr="00EF3FE1">
        <w:t xml:space="preserve"> </w:t>
      </w:r>
      <w:r w:rsidR="00EF3FE1">
        <w:t>the</w:t>
      </w:r>
      <w:r w:rsidR="00EF3FE1" w:rsidRPr="00EF3FE1">
        <w:t xml:space="preserve"> </w:t>
      </w:r>
      <w:r w:rsidR="00EF3FE1">
        <w:t>same</w:t>
      </w:r>
      <w:r w:rsidR="00EF3FE1" w:rsidRPr="00EF3FE1">
        <w:t xml:space="preserve"> </w:t>
      </w:r>
      <w:r w:rsidR="00EF3FE1">
        <w:t>rules</w:t>
      </w:r>
      <w:ins w:id="31" w:author="Rualark Rualark" w:date="2018-10-26T18:14:00Z">
        <w:r w:rsidR="00EF3FE1">
          <w:t xml:space="preserve"> </w:t>
        </w:r>
      </w:ins>
      <w:ins w:id="32" w:author="Rualark Rualark" w:date="2018-10-26T18:15:00Z">
        <w:r w:rsidR="00EF3FE1">
          <w:t>as each note on the first beat of the harmony</w:t>
        </w:r>
      </w:ins>
      <w:r w:rsidR="00EF3FE1" w:rsidRPr="00EF3FE1">
        <w:t>.</w:t>
      </w:r>
    </w:p>
    <w:p w14:paraId="75A5DD2B" w14:textId="086647CB" w:rsidR="000500D2" w:rsidRPr="002C38DB" w:rsidRDefault="002C38DB" w:rsidP="000C0715">
      <w:pPr>
        <w:ind w:firstLine="360"/>
      </w:pPr>
      <w:r>
        <w:t>In case of suspension, the note which resolves the suspension should form consonance</w:t>
      </w:r>
      <w:ins w:id="33" w:author="Rualark Rualark" w:date="2018-10-26T18:20:00Z">
        <w:r w:rsidR="00A53F78">
          <w:rPr>
            <w:rStyle w:val="FootnoteReference"/>
          </w:rPr>
          <w:footnoteReference w:id="3"/>
        </w:r>
      </w:ins>
      <w:r>
        <w:t>.</w:t>
      </w:r>
    </w:p>
    <w:p w14:paraId="7722A5C4" w14:textId="77777777" w:rsidR="00F10B34" w:rsidRDefault="00F10B34" w:rsidP="00F10B34">
      <w:pPr>
        <w:ind w:firstLine="36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992D47C" wp14:editId="69921F9A">
            <wp:extent cx="3622040" cy="1176811"/>
            <wp:effectExtent l="114300" t="114300" r="111760" b="1187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8743" cy="11822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3E46D2" w14:textId="77777777" w:rsidR="00F10B34" w:rsidRDefault="00F10B34" w:rsidP="00F10B34">
      <w:pPr>
        <w:pStyle w:val="Heading5"/>
        <w:rPr>
          <w:lang w:val="ru-RU"/>
        </w:rPr>
      </w:pPr>
      <w:r>
        <w:rPr>
          <w:lang w:val="ru-RU"/>
        </w:rPr>
        <w:t>Гармонические и мелодические ноты</w:t>
      </w:r>
    </w:p>
    <w:p w14:paraId="7B2F8814" w14:textId="7DA66273" w:rsidR="001B1A55" w:rsidRDefault="00DA1872" w:rsidP="000C0715">
      <w:pPr>
        <w:ind w:firstLine="360"/>
        <w:rPr>
          <w:lang w:val="ru-RU"/>
        </w:rPr>
      </w:pPr>
      <w:r>
        <w:t>Notes</w:t>
      </w:r>
      <w:r w:rsidRPr="00DA1872">
        <w:t xml:space="preserve">, </w:t>
      </w:r>
      <w:r>
        <w:t>which</w:t>
      </w:r>
      <w:r w:rsidRPr="00DA1872">
        <w:t xml:space="preserve"> </w:t>
      </w:r>
      <w:r>
        <w:t>have</w:t>
      </w:r>
      <w:r w:rsidRPr="00DA1872">
        <w:t xml:space="preserve"> </w:t>
      </w:r>
      <w:r>
        <w:t>to</w:t>
      </w:r>
      <w:r w:rsidRPr="00DA1872">
        <w:t xml:space="preserve"> </w:t>
      </w:r>
      <w:r>
        <w:t>form</w:t>
      </w:r>
      <w:r w:rsidRPr="00DA1872">
        <w:t xml:space="preserve"> </w:t>
      </w:r>
      <w:r>
        <w:t>consonances</w:t>
      </w:r>
      <w:r w:rsidRPr="00DA1872">
        <w:t xml:space="preserve">, </w:t>
      </w:r>
      <w:r>
        <w:t>have</w:t>
      </w:r>
      <w:r w:rsidRPr="00DA1872">
        <w:t xml:space="preserve"> </w:t>
      </w:r>
      <w:r>
        <w:t>both</w:t>
      </w:r>
      <w:r w:rsidRPr="00DA1872">
        <w:t xml:space="preserve"> </w:t>
      </w:r>
      <w:r>
        <w:t>vertical</w:t>
      </w:r>
      <w:r w:rsidRPr="00DA1872">
        <w:t xml:space="preserve"> </w:t>
      </w:r>
      <w:r>
        <w:t>and</w:t>
      </w:r>
      <w:r w:rsidRPr="00DA1872">
        <w:t xml:space="preserve"> </w:t>
      </w:r>
      <w:r>
        <w:t>horizontal</w:t>
      </w:r>
      <w:r w:rsidRPr="00DA1872">
        <w:t xml:space="preserve"> </w:t>
      </w:r>
      <w:r>
        <w:t>meaning</w:t>
      </w:r>
      <w:r w:rsidRPr="00DA1872">
        <w:t>.</w:t>
      </w:r>
      <w:r>
        <w:t xml:space="preserve"> They</w:t>
      </w:r>
      <w:r w:rsidRPr="00DA1872">
        <w:rPr>
          <w:lang w:val="ru-RU"/>
        </w:rPr>
        <w:t xml:space="preserve"> </w:t>
      </w:r>
      <w:r>
        <w:t>can</w:t>
      </w:r>
      <w:r w:rsidRPr="00DA1872">
        <w:rPr>
          <w:lang w:val="ru-RU"/>
        </w:rPr>
        <w:t xml:space="preserve"> </w:t>
      </w:r>
      <w:r>
        <w:t>be</w:t>
      </w:r>
      <w:r w:rsidRPr="00DA1872">
        <w:rPr>
          <w:lang w:val="ru-RU"/>
        </w:rPr>
        <w:t xml:space="preserve"> </w:t>
      </w:r>
      <w:r>
        <w:t>called</w:t>
      </w:r>
      <w:r w:rsidRPr="00DA1872">
        <w:rPr>
          <w:lang w:val="ru-RU"/>
        </w:rPr>
        <w:t xml:space="preserve"> “</w:t>
      </w:r>
      <w:r>
        <w:t>chord</w:t>
      </w:r>
      <w:r w:rsidRPr="00DA1872">
        <w:rPr>
          <w:lang w:val="ru-RU"/>
        </w:rPr>
        <w:t xml:space="preserve"> </w:t>
      </w:r>
      <w:r>
        <w:t>tones</w:t>
      </w:r>
      <w:r w:rsidRPr="00DA1872">
        <w:rPr>
          <w:lang w:val="ru-RU"/>
        </w:rPr>
        <w:t xml:space="preserve">” </w:t>
      </w:r>
      <w:r>
        <w:t>shortly</w:t>
      </w:r>
      <w:r w:rsidRPr="00DA1872">
        <w:rPr>
          <w:lang w:val="ru-RU"/>
        </w:rPr>
        <w:t>.</w:t>
      </w:r>
      <w:r w:rsidR="001B1A55">
        <w:rPr>
          <w:lang w:val="ru-RU"/>
        </w:rPr>
        <w:t xml:space="preserve"> </w:t>
      </w:r>
    </w:p>
    <w:p w14:paraId="69846465" w14:textId="77777777" w:rsidR="00F10B34" w:rsidRDefault="001B1A55" w:rsidP="000C0715">
      <w:pPr>
        <w:ind w:firstLine="360"/>
        <w:rPr>
          <w:lang w:val="ru-RU"/>
        </w:rPr>
      </w:pPr>
      <w:bookmarkStart w:id="36" w:name="OLE_LINK11"/>
      <w:bookmarkStart w:id="37" w:name="OLE_LINK12"/>
      <w:bookmarkStart w:id="38" w:name="OLE_LINK13"/>
      <w:r>
        <w:rPr>
          <w:lang w:val="ru-RU"/>
        </w:rPr>
        <w:t>Вокруг гармонических нот находятся ноты, имеющие только горизонтальное значение. Сокращенно их можно назвать мелодическими нотами.</w:t>
      </w:r>
    </w:p>
    <w:bookmarkEnd w:id="36"/>
    <w:bookmarkEnd w:id="37"/>
    <w:bookmarkEnd w:id="38"/>
    <w:p w14:paraId="170C5DB8" w14:textId="0C72148D" w:rsidR="001B1A55" w:rsidRPr="006E6594" w:rsidRDefault="007828E9" w:rsidP="000C0715">
      <w:pPr>
        <w:ind w:firstLine="360"/>
        <w:rPr>
          <w:lang w:val="ru-RU"/>
        </w:rPr>
      </w:pPr>
      <w:r w:rsidRPr="006E6594">
        <w:rPr>
          <w:lang w:val="ru-RU"/>
        </w:rPr>
        <w:t xml:space="preserve">В строгом контрапункте мы допускаем очень небольшое количество гармонических и мелодических </w:t>
      </w:r>
      <w:r w:rsidR="00F24537" w:rsidRPr="006E6594">
        <w:rPr>
          <w:lang w:val="ru-RU"/>
        </w:rPr>
        <w:t>звуков</w:t>
      </w:r>
      <w:r w:rsidR="008B7169" w:rsidRPr="006E6594">
        <w:rPr>
          <w:lang w:val="ru-RU"/>
        </w:rPr>
        <w:t xml:space="preserve"> в связи с использованием </w:t>
      </w:r>
      <w:r w:rsidR="001C4631" w:rsidRPr="006E6594">
        <w:rPr>
          <w:lang w:val="ru-RU"/>
        </w:rPr>
        <w:t xml:space="preserve">диатоники </w:t>
      </w:r>
      <w:r w:rsidR="0073576D" w:rsidRPr="006E6594">
        <w:rPr>
          <w:lang w:val="ru-RU"/>
        </w:rPr>
        <w:t xml:space="preserve">и </w:t>
      </w:r>
      <w:r w:rsidR="00D90517">
        <w:rPr>
          <w:lang w:val="ru-RU"/>
        </w:rPr>
        <w:t>трезвучий</w:t>
      </w:r>
      <w:r w:rsidRPr="006E6594">
        <w:rPr>
          <w:lang w:val="ru-RU"/>
        </w:rPr>
        <w:t>.</w:t>
      </w:r>
    </w:p>
    <w:p w14:paraId="50742C51" w14:textId="77777777" w:rsidR="00F67283" w:rsidRDefault="00F67283" w:rsidP="000C0715">
      <w:pPr>
        <w:ind w:firstLine="360"/>
        <w:rPr>
          <w:lang w:val="ru-RU"/>
        </w:rPr>
      </w:pPr>
      <w:r w:rsidRPr="006E6594">
        <w:rPr>
          <w:lang w:val="ru-RU"/>
        </w:rPr>
        <w:t>Все ноты мажорного лада и архаичных ладов могут иметь гармоническое и мелодическое значение.</w:t>
      </w:r>
      <w:r w:rsidR="00845875" w:rsidRPr="006E6594">
        <w:rPr>
          <w:lang w:val="ru-RU"/>
        </w:rPr>
        <w:t xml:space="preserve"> Для мелодического</w:t>
      </w:r>
      <w:r w:rsidR="00845875">
        <w:rPr>
          <w:lang w:val="ru-RU"/>
        </w:rPr>
        <w:t xml:space="preserve"> минора это не так (см. </w:t>
      </w:r>
      <w:bookmarkStart w:id="39" w:name="OLE_LINK9"/>
      <w:bookmarkStart w:id="40" w:name="OLE_LINK10"/>
      <w:r w:rsidR="00845875">
        <w:rPr>
          <w:lang w:val="ru-RU"/>
        </w:rPr>
        <w:t>§</w:t>
      </w:r>
      <w:bookmarkEnd w:id="39"/>
      <w:bookmarkEnd w:id="40"/>
      <w:r w:rsidR="00845875" w:rsidRPr="00845875">
        <w:rPr>
          <w:lang w:val="ru-RU"/>
        </w:rPr>
        <w:t xml:space="preserve">34 </w:t>
      </w:r>
      <w:r w:rsidR="00845875">
        <w:rPr>
          <w:lang w:val="ru-RU"/>
        </w:rPr>
        <w:t>и</w:t>
      </w:r>
      <w:r w:rsidR="00845875" w:rsidRPr="00845875">
        <w:rPr>
          <w:lang w:val="ru-RU"/>
        </w:rPr>
        <w:t xml:space="preserve"> </w:t>
      </w:r>
      <w:bookmarkStart w:id="41" w:name="OLE_LINK14"/>
      <w:bookmarkStart w:id="42" w:name="OLE_LINK15"/>
      <w:r w:rsidR="00845875">
        <w:rPr>
          <w:lang w:val="ru-RU"/>
        </w:rPr>
        <w:t>§</w:t>
      </w:r>
      <w:r w:rsidR="00845875" w:rsidRPr="00845875">
        <w:rPr>
          <w:lang w:val="ru-RU"/>
        </w:rPr>
        <w:t>35</w:t>
      </w:r>
      <w:bookmarkEnd w:id="41"/>
      <w:bookmarkEnd w:id="42"/>
      <w:r w:rsidR="00845875">
        <w:rPr>
          <w:lang w:val="ru-RU"/>
        </w:rPr>
        <w:t>).</w:t>
      </w:r>
    </w:p>
    <w:p w14:paraId="13D4FC6A" w14:textId="77777777" w:rsidR="003E6A76" w:rsidRDefault="003E6A76" w:rsidP="003E6A76">
      <w:pPr>
        <w:pStyle w:val="Heading5"/>
        <w:rPr>
          <w:lang w:val="ru-RU"/>
        </w:rPr>
      </w:pPr>
      <w:r>
        <w:rPr>
          <w:lang w:val="ru-RU"/>
        </w:rPr>
        <w:t>Гармонические интервалы</w:t>
      </w:r>
    </w:p>
    <w:p w14:paraId="6CE431F1" w14:textId="6F393B9E" w:rsidR="003E6A76" w:rsidRDefault="0012580C" w:rsidP="003E6A76">
      <w:pPr>
        <w:ind w:firstLine="360"/>
        <w:rPr>
          <w:lang w:val="ru-RU"/>
        </w:rPr>
      </w:pPr>
      <w:r>
        <w:rPr>
          <w:lang w:val="ru-RU"/>
        </w:rPr>
        <w:t>Следующие интервалы</w:t>
      </w:r>
      <w:r w:rsidRPr="0012580C">
        <w:rPr>
          <w:lang w:val="ru-RU"/>
        </w:rPr>
        <w:t>, простые или удвоенные</w:t>
      </w:r>
      <w:r w:rsidRPr="00317685">
        <w:rPr>
          <w:lang w:val="ru-RU"/>
        </w:rPr>
        <w:t xml:space="preserve">, </w:t>
      </w:r>
      <w:r w:rsidR="003E6A76">
        <w:rPr>
          <w:lang w:val="ru-RU"/>
        </w:rPr>
        <w:t>считаются консонансами между голосами: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6135"/>
      </w:tblGrid>
      <w:tr w:rsidR="003E6A76" w14:paraId="42646095" w14:textId="77777777" w:rsidTr="003E6A76">
        <w:tc>
          <w:tcPr>
            <w:tcW w:w="3544" w:type="dxa"/>
            <w:vAlign w:val="center"/>
          </w:tcPr>
          <w:p w14:paraId="095CD6AD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октава</w:t>
            </w:r>
          </w:p>
        </w:tc>
        <w:tc>
          <w:tcPr>
            <w:tcW w:w="6135" w:type="dxa"/>
            <w:vAlign w:val="center"/>
          </w:tcPr>
          <w:p w14:paraId="49A46285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33E4223" wp14:editId="767C0656">
                  <wp:extent cx="894080" cy="497969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165" cy="50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1087D220" w14:textId="77777777" w:rsidTr="003E6A76">
        <w:tc>
          <w:tcPr>
            <w:tcW w:w="3544" w:type="dxa"/>
            <w:vAlign w:val="center"/>
          </w:tcPr>
          <w:p w14:paraId="1FDA0CEC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квинта</w:t>
            </w:r>
          </w:p>
        </w:tc>
        <w:tc>
          <w:tcPr>
            <w:tcW w:w="6135" w:type="dxa"/>
            <w:vAlign w:val="center"/>
          </w:tcPr>
          <w:p w14:paraId="0B2E7694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F0C1857" wp14:editId="5E0E8843">
                  <wp:extent cx="1008603" cy="556260"/>
                  <wp:effectExtent l="0" t="0" r="127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884" cy="56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7D755AE8" w14:textId="77777777" w:rsidTr="003E6A76">
        <w:tc>
          <w:tcPr>
            <w:tcW w:w="3544" w:type="dxa"/>
            <w:vAlign w:val="center"/>
          </w:tcPr>
          <w:p w14:paraId="4594DE9B" w14:textId="1A35E578" w:rsidR="003E6A76" w:rsidRPr="003E6A76" w:rsidRDefault="002916E6" w:rsidP="003E6A76">
            <w:pPr>
              <w:rPr>
                <w:i/>
                <w:lang w:val="ru-RU"/>
              </w:rPr>
            </w:pPr>
            <w:bookmarkStart w:id="43" w:name="OLE_LINK123"/>
            <w:bookmarkStart w:id="44" w:name="OLE_LINK124"/>
            <w:r>
              <w:rPr>
                <w:i/>
                <w:lang w:val="ru-RU"/>
              </w:rPr>
              <w:t>Большая и малая</w:t>
            </w:r>
            <w:bookmarkEnd w:id="43"/>
            <w:bookmarkEnd w:id="44"/>
            <w:r w:rsidR="003E6A76" w:rsidRPr="003E6A76">
              <w:rPr>
                <w:i/>
                <w:lang w:val="ru-RU"/>
              </w:rPr>
              <w:t xml:space="preserve"> терция</w:t>
            </w:r>
          </w:p>
        </w:tc>
        <w:tc>
          <w:tcPr>
            <w:tcW w:w="6135" w:type="dxa"/>
            <w:vAlign w:val="center"/>
          </w:tcPr>
          <w:p w14:paraId="7B2CB6FF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E8E5731" wp14:editId="65B3DF5F">
                  <wp:extent cx="1107440" cy="530648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525" cy="54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001D1C19" w14:textId="77777777" w:rsidTr="003E6A76">
        <w:tc>
          <w:tcPr>
            <w:tcW w:w="3544" w:type="dxa"/>
            <w:vAlign w:val="center"/>
          </w:tcPr>
          <w:p w14:paraId="1A2D634E" w14:textId="275024DD" w:rsidR="003E6A76" w:rsidRPr="003E6A76" w:rsidRDefault="002916E6" w:rsidP="003E6A76">
            <w:pPr>
              <w:rPr>
                <w:i/>
                <w:lang w:val="ru-RU"/>
              </w:rPr>
            </w:pPr>
            <w:r>
              <w:rPr>
                <w:i/>
                <w:lang w:val="ru-RU"/>
              </w:rPr>
              <w:t>Большая и малая</w:t>
            </w:r>
            <w:r w:rsidRPr="003E6A76">
              <w:rPr>
                <w:i/>
                <w:lang w:val="ru-RU"/>
              </w:rPr>
              <w:t xml:space="preserve"> </w:t>
            </w:r>
            <w:r w:rsidR="003E6A76" w:rsidRPr="003E6A76">
              <w:rPr>
                <w:i/>
                <w:lang w:val="ru-RU"/>
              </w:rPr>
              <w:t>секста</w:t>
            </w:r>
          </w:p>
        </w:tc>
        <w:tc>
          <w:tcPr>
            <w:tcW w:w="6135" w:type="dxa"/>
            <w:vAlign w:val="center"/>
          </w:tcPr>
          <w:p w14:paraId="5A4765E6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08D20FE" wp14:editId="0137962E">
                  <wp:extent cx="1163320" cy="505526"/>
                  <wp:effectExtent l="0" t="0" r="0" b="889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678" cy="51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BA200" w14:textId="77777777" w:rsidR="003E6A76" w:rsidRDefault="003E6A76" w:rsidP="003E6A76">
      <w:pPr>
        <w:rPr>
          <w:lang w:val="ru-RU"/>
        </w:rPr>
      </w:pPr>
    </w:p>
    <w:p w14:paraId="5A12DFAC" w14:textId="77777777" w:rsidR="00D64639" w:rsidRDefault="00D64639" w:rsidP="00D64639">
      <w:pPr>
        <w:ind w:firstLine="360"/>
        <w:rPr>
          <w:lang w:val="ru-RU"/>
        </w:rPr>
      </w:pPr>
      <w:r>
        <w:rPr>
          <w:lang w:val="ru-RU"/>
        </w:rPr>
        <w:t>Унисон допускается при определенных условиях</w:t>
      </w:r>
      <w:bookmarkStart w:id="45" w:name="OLE_LINK16"/>
      <w:r>
        <w:rPr>
          <w:lang w:val="ru-RU"/>
        </w:rPr>
        <w:t xml:space="preserve"> (см. </w:t>
      </w:r>
      <w:bookmarkStart w:id="46" w:name="OLE_LINK19"/>
      <w:r>
        <w:rPr>
          <w:lang w:val="ru-RU"/>
        </w:rPr>
        <w:t>§</w:t>
      </w:r>
      <w:r w:rsidR="002D6377">
        <w:rPr>
          <w:lang w:val="ru-RU"/>
        </w:rPr>
        <w:t>53</w:t>
      </w:r>
      <w:bookmarkEnd w:id="46"/>
      <w:r>
        <w:rPr>
          <w:lang w:val="ru-RU"/>
        </w:rPr>
        <w:t>).</w:t>
      </w:r>
      <w:bookmarkEnd w:id="45"/>
    </w:p>
    <w:p w14:paraId="211BB383" w14:textId="77777777" w:rsidR="003E6A76" w:rsidRDefault="0049660F" w:rsidP="003E6A76">
      <w:pPr>
        <w:ind w:firstLine="360"/>
        <w:rPr>
          <w:lang w:val="ru-RU"/>
        </w:rPr>
      </w:pPr>
      <w:bookmarkStart w:id="47" w:name="OLE_LINK142"/>
      <w:bookmarkStart w:id="48" w:name="OLE_LINK143"/>
      <w:r>
        <w:rPr>
          <w:lang w:val="ru-RU"/>
        </w:rPr>
        <w:t xml:space="preserve">Чистая кварта, увеличенная кварта и уменьшенная квинта допускаются между двумя голосами, отличными от баса (см. </w:t>
      </w:r>
      <w:bookmarkStart w:id="49" w:name="OLE_LINK47"/>
      <w:bookmarkStart w:id="50" w:name="OLE_LINK48"/>
      <w:r>
        <w:rPr>
          <w:lang w:val="ru-RU"/>
        </w:rPr>
        <w:t>§</w:t>
      </w:r>
      <w:bookmarkEnd w:id="49"/>
      <w:bookmarkEnd w:id="50"/>
      <w:r>
        <w:rPr>
          <w:lang w:val="ru-RU"/>
        </w:rPr>
        <w:t>54).</w:t>
      </w:r>
    </w:p>
    <w:p w14:paraId="3EC25CE4" w14:textId="77777777" w:rsidR="0049660F" w:rsidRPr="004F51C0" w:rsidRDefault="0049660F" w:rsidP="003E6A76">
      <w:pPr>
        <w:ind w:firstLine="360"/>
        <w:rPr>
          <w:color w:val="D9D9D9" w:themeColor="background1" w:themeShade="D9"/>
          <w:lang w:val="ru-RU"/>
        </w:rPr>
      </w:pPr>
      <w:bookmarkStart w:id="51" w:name="OLE_LINK21"/>
      <w:bookmarkEnd w:id="47"/>
      <w:bookmarkEnd w:id="48"/>
      <w:r w:rsidRPr="006E6594">
        <w:rPr>
          <w:color w:val="D9D9D9" w:themeColor="background1" w:themeShade="D9"/>
          <w:lang w:val="ru-RU"/>
        </w:rPr>
        <w:t>Чистая кварта, секунда и септима допускаются в двойном хоре в определенных условиях (см. §74).</w:t>
      </w:r>
    </w:p>
    <w:bookmarkEnd w:id="51"/>
    <w:p w14:paraId="4172686D" w14:textId="0A18D534" w:rsidR="001362EF" w:rsidRDefault="00764A55" w:rsidP="001362EF">
      <w:pPr>
        <w:pStyle w:val="Heading5"/>
        <w:rPr>
          <w:lang w:val="ru-RU"/>
        </w:rPr>
      </w:pPr>
      <w:r>
        <w:t>Chords</w:t>
      </w:r>
    </w:p>
    <w:p w14:paraId="5D1CF004" w14:textId="40CA2AD0" w:rsidR="001362EF" w:rsidRPr="00764A55" w:rsidRDefault="00764A55" w:rsidP="003E6A76">
      <w:pPr>
        <w:ind w:firstLine="360"/>
      </w:pPr>
      <w:r>
        <w:t>Only the following chords are allowed</w:t>
      </w:r>
      <w:r w:rsidR="0072308B" w:rsidRPr="00764A55">
        <w:t>:</w:t>
      </w:r>
    </w:p>
    <w:p w14:paraId="3A30C22A" w14:textId="300FA016" w:rsidR="0072308B" w:rsidRPr="00764A55" w:rsidRDefault="00764A55" w:rsidP="00E076E4">
      <w:pPr>
        <w:pStyle w:val="ListParagraph"/>
        <w:numPr>
          <w:ilvl w:val="0"/>
          <w:numId w:val="4"/>
        </w:numPr>
      </w:pPr>
      <w:bookmarkStart w:id="52" w:name="OLE_LINK17"/>
      <w:bookmarkStart w:id="53" w:name="OLE_LINK18"/>
      <w:r>
        <w:t>Major</w:t>
      </w:r>
      <w:r w:rsidRPr="00764A55">
        <w:t xml:space="preserve"> </w:t>
      </w:r>
      <w:r>
        <w:t>chord</w:t>
      </w:r>
      <w:r w:rsidRPr="00764A55">
        <w:t xml:space="preserve"> </w:t>
      </w:r>
      <w:r>
        <w:t>in</w:t>
      </w:r>
      <w:r w:rsidRPr="00764A55">
        <w:t xml:space="preserve"> </w:t>
      </w:r>
      <w:r>
        <w:t>root</w:t>
      </w:r>
      <w:r w:rsidRPr="00764A55">
        <w:t xml:space="preserve"> </w:t>
      </w:r>
      <w:r>
        <w:t>position</w:t>
      </w:r>
      <w:r w:rsidRPr="00764A55">
        <w:t xml:space="preserve"> </w:t>
      </w:r>
      <w:r>
        <w:t>and</w:t>
      </w:r>
      <w:r w:rsidRPr="00764A55">
        <w:t xml:space="preserve"> </w:t>
      </w:r>
      <w:r>
        <w:t>first inversion (6th chord)</w:t>
      </w:r>
      <w:bookmarkEnd w:id="52"/>
      <w:bookmarkEnd w:id="53"/>
      <w:r>
        <w:t>:</w:t>
      </w:r>
    </w:p>
    <w:p w14:paraId="7B9590A2" w14:textId="77777777" w:rsidR="00087BC4" w:rsidRDefault="00087BC4" w:rsidP="00087BC4">
      <w:pPr>
        <w:pStyle w:val="ListParagraph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FEC5070" wp14:editId="57D6CDF3">
            <wp:extent cx="1424940" cy="607352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56037" cy="6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8CB7" w14:textId="0C681CB2" w:rsidR="00E076E4" w:rsidRPr="00764A55" w:rsidRDefault="00764A55" w:rsidP="00E076E4">
      <w:pPr>
        <w:pStyle w:val="ListParagraph"/>
        <w:numPr>
          <w:ilvl w:val="0"/>
          <w:numId w:val="4"/>
        </w:numPr>
      </w:pPr>
      <w:r>
        <w:t>Minor chord</w:t>
      </w:r>
      <w:r w:rsidRPr="00764A55">
        <w:t xml:space="preserve"> </w:t>
      </w:r>
      <w:r>
        <w:t>in</w:t>
      </w:r>
      <w:r w:rsidRPr="00764A55">
        <w:t xml:space="preserve"> </w:t>
      </w:r>
      <w:r>
        <w:t>root</w:t>
      </w:r>
      <w:r w:rsidRPr="00764A55">
        <w:t xml:space="preserve"> </w:t>
      </w:r>
      <w:r>
        <w:t>position</w:t>
      </w:r>
      <w:r w:rsidRPr="00764A55">
        <w:t xml:space="preserve"> </w:t>
      </w:r>
      <w:r>
        <w:t>and</w:t>
      </w:r>
      <w:r w:rsidRPr="00764A55">
        <w:t xml:space="preserve"> </w:t>
      </w:r>
      <w:r>
        <w:t>first inversion (6th chord):</w:t>
      </w:r>
    </w:p>
    <w:p w14:paraId="625517AE" w14:textId="77777777" w:rsidR="00087BC4" w:rsidRDefault="00087BC4" w:rsidP="00087BC4">
      <w:pPr>
        <w:pStyle w:val="ListParagraph"/>
        <w:rPr>
          <w:lang w:val="ru-RU"/>
        </w:rPr>
      </w:pPr>
      <w:r>
        <w:rPr>
          <w:noProof/>
        </w:rPr>
        <w:drawing>
          <wp:inline distT="0" distB="0" distL="0" distR="0" wp14:anchorId="66A7C774" wp14:editId="4D9BA7B9">
            <wp:extent cx="1310640" cy="52278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42550" cy="53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47D2" w14:textId="323BCB05" w:rsidR="00E076E4" w:rsidRPr="00764A55" w:rsidRDefault="00764A55" w:rsidP="00E076E4">
      <w:pPr>
        <w:pStyle w:val="ListParagraph"/>
        <w:numPr>
          <w:ilvl w:val="0"/>
          <w:numId w:val="4"/>
        </w:numPr>
      </w:pPr>
      <w:r>
        <w:t>First inversion of diminished chord (6th chord):</w:t>
      </w:r>
    </w:p>
    <w:p w14:paraId="6C1D7A28" w14:textId="50A55807" w:rsidR="00764A55" w:rsidRPr="00764A55" w:rsidRDefault="00087BC4" w:rsidP="00764A55">
      <w:pPr>
        <w:pStyle w:val="ListParagraph"/>
        <w:rPr>
          <w:lang w:val="ru-RU"/>
        </w:rPr>
      </w:pPr>
      <w:r>
        <w:rPr>
          <w:noProof/>
        </w:rPr>
        <w:drawing>
          <wp:inline distT="0" distB="0" distL="0" distR="0" wp14:anchorId="677E4457" wp14:editId="7210992A">
            <wp:extent cx="1264920" cy="58317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01351" cy="59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C433" w14:textId="77777777" w:rsidR="00764A55" w:rsidRDefault="00764A55" w:rsidP="00764A55">
      <w:pPr>
        <w:pStyle w:val="ListParagraph"/>
        <w:numPr>
          <w:ilvl w:val="0"/>
          <w:numId w:val="4"/>
        </w:numPr>
        <w:rPr>
          <w:ins w:id="54" w:author="Rualark Rualark" w:date="2018-10-31T22:59:00Z"/>
        </w:rPr>
      </w:pPr>
      <w:ins w:id="55" w:author="Rualark Rualark" w:date="2018-10-31T22:59:00Z">
        <w:r>
          <w:t xml:space="preserve">Diminished chord in root position is allowed only when harmonic tritone is allowed (see </w:t>
        </w:r>
        <w:r w:rsidRPr="00764A55">
          <w:t>§55</w:t>
        </w:r>
        <w:r>
          <w:t>).</w:t>
        </w:r>
      </w:ins>
    </w:p>
    <w:p w14:paraId="11E87A7D" w14:textId="448C0A32" w:rsidR="00E076E4" w:rsidRPr="00764A55" w:rsidDel="00764A55" w:rsidRDefault="00764A55" w:rsidP="003E6A76">
      <w:pPr>
        <w:ind w:firstLine="360"/>
        <w:rPr>
          <w:del w:id="56" w:author="Rualark Rualark" w:date="2018-10-31T22:59:00Z"/>
        </w:rPr>
      </w:pPr>
      <w:del w:id="57" w:author="Rualark Rualark" w:date="2018-10-31T22:59:00Z">
        <w:r w:rsidDel="00764A55">
          <w:delText>Diminished</w:delText>
        </w:r>
        <w:r w:rsidRPr="00764A55" w:rsidDel="00764A55">
          <w:delText xml:space="preserve"> </w:delText>
        </w:r>
        <w:r w:rsidDel="00764A55">
          <w:delText>chord</w:delText>
        </w:r>
        <w:r w:rsidRPr="00764A55" w:rsidDel="00764A55">
          <w:delText xml:space="preserve"> </w:delText>
        </w:r>
        <w:r w:rsidDel="00764A55">
          <w:delText>is</w:delText>
        </w:r>
        <w:r w:rsidRPr="00764A55" w:rsidDel="00764A55">
          <w:delText xml:space="preserve"> </w:delText>
        </w:r>
        <w:r w:rsidDel="00764A55">
          <w:delText>allowed</w:delText>
        </w:r>
        <w:r w:rsidRPr="00764A55" w:rsidDel="00764A55">
          <w:delText xml:space="preserve"> </w:delText>
        </w:r>
        <w:r w:rsidDel="00764A55">
          <w:delText>in</w:delText>
        </w:r>
        <w:r w:rsidRPr="00764A55" w:rsidDel="00764A55">
          <w:delText xml:space="preserve"> </w:delText>
        </w:r>
        <w:r w:rsidDel="00764A55">
          <w:delText>some</w:delText>
        </w:r>
        <w:r w:rsidRPr="00764A55" w:rsidDel="00764A55">
          <w:delText xml:space="preserve"> </w:delText>
        </w:r>
        <w:r w:rsidDel="00764A55">
          <w:delText xml:space="preserve">situations (see </w:delText>
        </w:r>
        <w:bookmarkStart w:id="58" w:name="OLE_LINK26"/>
        <w:bookmarkStart w:id="59" w:name="OLE_LINK27"/>
        <w:bookmarkStart w:id="60" w:name="OLE_LINK30"/>
        <w:bookmarkStart w:id="61" w:name="OLE_LINK20"/>
        <w:bookmarkStart w:id="62" w:name="OLE_LINK23"/>
        <w:bookmarkStart w:id="63" w:name="OLE_LINK24"/>
        <w:r w:rsidR="00614A3D" w:rsidRPr="00764A55" w:rsidDel="00764A55">
          <w:delText>§55</w:delText>
        </w:r>
        <w:bookmarkEnd w:id="58"/>
        <w:bookmarkEnd w:id="59"/>
        <w:bookmarkEnd w:id="60"/>
        <w:r w:rsidR="00614A3D" w:rsidRPr="00764A55" w:rsidDel="00764A55">
          <w:delText>).</w:delText>
        </w:r>
        <w:bookmarkEnd w:id="61"/>
        <w:bookmarkEnd w:id="62"/>
        <w:bookmarkEnd w:id="63"/>
      </w:del>
    </w:p>
    <w:p w14:paraId="1EAFBB32" w14:textId="77777777" w:rsidR="00614A3D" w:rsidRPr="00A70C65" w:rsidRDefault="00614A3D" w:rsidP="00614A3D">
      <w:pPr>
        <w:ind w:firstLine="360"/>
        <w:rPr>
          <w:color w:val="E7E6E6" w:themeColor="background2"/>
          <w:lang w:val="ru-RU"/>
        </w:rPr>
      </w:pPr>
      <w:r w:rsidRPr="00A70C65">
        <w:rPr>
          <w:color w:val="E7E6E6" w:themeColor="background2"/>
          <w:lang w:val="ru-RU"/>
        </w:rPr>
        <w:t>Квартсекстаккорд и септаккорды разрешены в некоторых случаях в двойном хоре (см. §</w:t>
      </w:r>
      <w:r w:rsidR="009E6EB6" w:rsidRPr="00A70C65">
        <w:rPr>
          <w:color w:val="E7E6E6" w:themeColor="background2"/>
          <w:lang w:val="ru-RU"/>
        </w:rPr>
        <w:t>7</w:t>
      </w:r>
      <w:r w:rsidRPr="00A70C65">
        <w:rPr>
          <w:color w:val="E7E6E6" w:themeColor="background2"/>
          <w:lang w:val="ru-RU"/>
        </w:rPr>
        <w:t>5).</w:t>
      </w:r>
    </w:p>
    <w:p w14:paraId="56AD1FF7" w14:textId="77777777" w:rsidR="009E6EB6" w:rsidRDefault="00FC1FCC" w:rsidP="00FC1FCC">
      <w:pPr>
        <w:pStyle w:val="Heading5"/>
        <w:rPr>
          <w:lang w:val="ru-RU"/>
        </w:rPr>
      </w:pPr>
      <w:r>
        <w:rPr>
          <w:lang w:val="ru-RU"/>
        </w:rPr>
        <w:t>Мелодические ноты</w:t>
      </w:r>
    </w:p>
    <w:p w14:paraId="4AB0266A" w14:textId="09FCCDFE" w:rsidR="00FC1FCC" w:rsidRDefault="00FC1FCC" w:rsidP="00FC1FCC">
      <w:pPr>
        <w:ind w:firstLine="360"/>
        <w:rPr>
          <w:lang w:val="ru-RU"/>
        </w:rPr>
      </w:pPr>
      <w:r w:rsidRPr="006E6594">
        <w:rPr>
          <w:lang w:val="ru-RU"/>
        </w:rPr>
        <w:t xml:space="preserve">Используются задержания, проходящие ноты и </w:t>
      </w:r>
      <w:r w:rsidR="006928C9" w:rsidRPr="006E6594">
        <w:rPr>
          <w:lang w:val="ru-RU"/>
        </w:rPr>
        <w:t>вспомогательные</w:t>
      </w:r>
      <w:r>
        <w:rPr>
          <w:lang w:val="ru-RU"/>
        </w:rPr>
        <w:t>.</w:t>
      </w:r>
    </w:p>
    <w:p w14:paraId="62BE889F" w14:textId="3B99480D" w:rsidR="002F5D64" w:rsidRDefault="00D03780" w:rsidP="00FC1FCC">
      <w:pPr>
        <w:ind w:firstLine="360"/>
        <w:rPr>
          <w:lang w:val="ru-RU"/>
        </w:rPr>
      </w:pPr>
      <w:r>
        <w:rPr>
          <w:lang w:val="ru-RU"/>
        </w:rPr>
        <w:t>Все эти ноты должны правильно разрешаться.</w:t>
      </w:r>
    </w:p>
    <w:p w14:paraId="026DF6F7" w14:textId="34271EB1" w:rsidR="00B07BEE" w:rsidRDefault="00B07BEE" w:rsidP="00B07BEE">
      <w:pPr>
        <w:pStyle w:val="Heading4"/>
      </w:pPr>
      <w:r>
        <w:t>Упражнения</w:t>
      </w:r>
    </w:p>
    <w:p w14:paraId="5BD1435E" w14:textId="16DE2DE2" w:rsidR="00B07BEE" w:rsidRDefault="00B07BEE" w:rsidP="00B07BEE">
      <w:pPr>
        <w:pStyle w:val="Heading5"/>
        <w:rPr>
          <w:lang w:val="ru-RU"/>
        </w:rPr>
      </w:pPr>
      <w:bookmarkStart w:id="64" w:name="OLE_LINK22"/>
      <w:r>
        <w:rPr>
          <w:lang w:val="ru-RU"/>
        </w:rPr>
        <w:t>Количество голосов</w:t>
      </w:r>
    </w:p>
    <w:p w14:paraId="20A0EA1F" w14:textId="259F3599" w:rsidR="00436DC0" w:rsidRDefault="00436DC0" w:rsidP="00436DC0">
      <w:pPr>
        <w:ind w:firstLine="360"/>
        <w:rPr>
          <w:lang w:val="ru-RU"/>
        </w:rPr>
      </w:pPr>
      <w:r>
        <w:rPr>
          <w:lang w:val="ru-RU"/>
        </w:rPr>
        <w:t xml:space="preserve">Школьный контрапункт пишется для вокального ансамбля от 2 до 8 голосов </w:t>
      </w:r>
      <w:r w:rsidRPr="006E6594">
        <w:rPr>
          <w:color w:val="D9D9D9" w:themeColor="background1" w:themeShade="D9"/>
          <w:lang w:val="ru-RU"/>
        </w:rPr>
        <w:t>или для двойного хора на 8 голосов на 8 отдельных нотоносцах.</w:t>
      </w:r>
    </w:p>
    <w:p w14:paraId="67D7E700" w14:textId="227040BA" w:rsidR="00F33893" w:rsidRDefault="00F33893" w:rsidP="00436DC0">
      <w:pPr>
        <w:ind w:firstLine="360"/>
        <w:rPr>
          <w:lang w:val="ru-RU"/>
        </w:rPr>
      </w:pPr>
      <w:r>
        <w:rPr>
          <w:lang w:val="ru-RU"/>
        </w:rPr>
        <w:t xml:space="preserve">Мы последовательно изучаем контрапункт в 2, 3, 4, 5, 6, 7, 8 голосах, </w:t>
      </w:r>
      <w:r w:rsidRPr="006E6594">
        <w:rPr>
          <w:color w:val="D9D9D9" w:themeColor="background1" w:themeShade="D9"/>
          <w:lang w:val="ru-RU"/>
        </w:rPr>
        <w:t>а затем контрапункт для двойного хора на 8 голосов.</w:t>
      </w:r>
    </w:p>
    <w:p w14:paraId="381346E8" w14:textId="281D4128" w:rsidR="00A37D1B" w:rsidRDefault="00A37D1B" w:rsidP="00A37D1B">
      <w:pPr>
        <w:pStyle w:val="Heading5"/>
        <w:rPr>
          <w:lang w:val="ru-RU"/>
        </w:rPr>
      </w:pPr>
      <w:r>
        <w:rPr>
          <w:lang w:val="ru-RU"/>
        </w:rPr>
        <w:t>Диапазоны голосов</w:t>
      </w:r>
    </w:p>
    <w:p w14:paraId="18F8301D" w14:textId="22EBFBDF" w:rsidR="00A37D1B" w:rsidRDefault="00A37D1B" w:rsidP="00A37D1B">
      <w:pPr>
        <w:ind w:firstLine="360"/>
        <w:rPr>
          <w:lang w:val="ru-RU"/>
        </w:rPr>
      </w:pPr>
      <w:commentRangeStart w:id="65"/>
      <w:r>
        <w:rPr>
          <w:lang w:val="ru-RU"/>
        </w:rPr>
        <w:t>Голоса должны находиться в следующих диапазонах</w:t>
      </w:r>
      <w:commentRangeEnd w:id="65"/>
      <w:r w:rsidR="001F00C2">
        <w:rPr>
          <w:rStyle w:val="CommentReference"/>
        </w:rPr>
        <w:commentReference w:id="65"/>
      </w:r>
      <w:r>
        <w:rPr>
          <w:lang w:val="ru-RU"/>
        </w:rPr>
        <w:t>:</w:t>
      </w:r>
    </w:p>
    <w:p w14:paraId="522A4F82" w14:textId="4FF29F3C" w:rsidR="00A37D1B" w:rsidRDefault="00A37D1B" w:rsidP="00A37D1B">
      <w:pPr>
        <w:rPr>
          <w:lang w:val="ru-RU"/>
        </w:rPr>
      </w:pPr>
      <w:r>
        <w:rPr>
          <w:noProof/>
        </w:rPr>
        <w:drawing>
          <wp:inline distT="0" distB="0" distL="0" distR="0" wp14:anchorId="29D3A354" wp14:editId="378A08C8">
            <wp:extent cx="5816600" cy="7083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8757" cy="71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6C13" w14:textId="2B452DAE" w:rsidR="00A37D1B" w:rsidRDefault="00A37D1B" w:rsidP="00A37D1B">
      <w:pPr>
        <w:ind w:firstLine="360"/>
        <w:rPr>
          <w:lang w:val="ru-RU"/>
        </w:rPr>
      </w:pPr>
      <w:commentRangeStart w:id="66"/>
      <w:r>
        <w:rPr>
          <w:lang w:val="ru-RU"/>
        </w:rPr>
        <w:t xml:space="preserve">Не злоупотребляйте нотами, близкими к границам этих диапазонов </w:t>
      </w:r>
      <w:commentRangeEnd w:id="66"/>
      <w:r w:rsidR="00DB619C">
        <w:rPr>
          <w:rStyle w:val="CommentReference"/>
        </w:rPr>
        <w:commentReference w:id="66"/>
      </w:r>
      <w:r>
        <w:rPr>
          <w:lang w:val="ru-RU"/>
        </w:rPr>
        <w:t>(высокими и низкими).</w:t>
      </w:r>
    </w:p>
    <w:p w14:paraId="17F62E90" w14:textId="32E96FB1" w:rsidR="00031C84" w:rsidRDefault="00031C84" w:rsidP="00A37D1B">
      <w:pPr>
        <w:ind w:firstLine="360"/>
        <w:rPr>
          <w:lang w:val="ru-RU"/>
        </w:rPr>
      </w:pPr>
      <w:commentRangeStart w:id="67"/>
      <w:r>
        <w:rPr>
          <w:lang w:val="ru-RU"/>
        </w:rPr>
        <w:t xml:space="preserve">Кроме этого, диапазон каждого голоса в одном упражнении не должен превышать ундецимы </w:t>
      </w:r>
      <w:commentRangeEnd w:id="67"/>
      <w:r w:rsidR="00B62090">
        <w:rPr>
          <w:rStyle w:val="CommentReference"/>
        </w:rPr>
        <w:commentReference w:id="67"/>
      </w:r>
      <w:r>
        <w:rPr>
          <w:lang w:val="ru-RU"/>
        </w:rPr>
        <w:t>(кварты через октаву).</w:t>
      </w:r>
      <w:r w:rsidR="00CF0CA8" w:rsidRPr="00CF0CA8">
        <w:rPr>
          <w:lang w:val="ru-RU"/>
        </w:rPr>
        <w:t xml:space="preserve"> </w:t>
      </w:r>
      <w:r w:rsidR="00CF0CA8">
        <w:rPr>
          <w:lang w:val="ru-RU"/>
        </w:rPr>
        <w:t xml:space="preserve">В качестве исключения допускается </w:t>
      </w:r>
      <w:commentRangeStart w:id="68"/>
      <w:r w:rsidR="00CF0CA8">
        <w:rPr>
          <w:lang w:val="ru-RU"/>
        </w:rPr>
        <w:t xml:space="preserve">дуодецима </w:t>
      </w:r>
      <w:commentRangeEnd w:id="68"/>
      <w:r w:rsidR="0035074C">
        <w:rPr>
          <w:rStyle w:val="CommentReference"/>
        </w:rPr>
        <w:commentReference w:id="68"/>
      </w:r>
      <w:r w:rsidR="00CF0CA8">
        <w:rPr>
          <w:lang w:val="ru-RU"/>
        </w:rPr>
        <w:t>(квинта через октаву), когда она оправдана длинным поступенным движением.</w:t>
      </w:r>
    </w:p>
    <w:p w14:paraId="406EB7A3" w14:textId="2B289BAB" w:rsidR="00CD5CC1" w:rsidRDefault="00CD5CC1" w:rsidP="00CD5CC1">
      <w:pPr>
        <w:pStyle w:val="Heading5"/>
        <w:rPr>
          <w:lang w:val="ru-RU"/>
        </w:rPr>
      </w:pPr>
      <w:r>
        <w:rPr>
          <w:lang w:val="ru-RU"/>
        </w:rPr>
        <w:t>Разряды контрапункта</w:t>
      </w:r>
    </w:p>
    <w:bookmarkEnd w:id="64"/>
    <w:p w14:paraId="1C1C559D" w14:textId="4C313F29" w:rsidR="00CD5CC1" w:rsidRDefault="00CD5CC1" w:rsidP="00A37D1B">
      <w:pPr>
        <w:ind w:firstLine="360"/>
        <w:rPr>
          <w:lang w:val="ru-RU"/>
        </w:rPr>
      </w:pPr>
      <w:r>
        <w:rPr>
          <w:lang w:val="ru-RU"/>
        </w:rPr>
        <w:t>Контрапункт изучается в пяти разрядах. Каждый разряд характеризуетс</w:t>
      </w:r>
      <w:r w:rsidR="009916C8">
        <w:rPr>
          <w:lang w:val="ru-RU"/>
        </w:rPr>
        <w:t>я обязательным ритмом (см. §17).</w:t>
      </w:r>
    </w:p>
    <w:p w14:paraId="1850EFE6" w14:textId="6A6F46D1" w:rsidR="009916C8" w:rsidRDefault="009C6959" w:rsidP="00A37D1B">
      <w:pPr>
        <w:ind w:firstLine="360"/>
        <w:rPr>
          <w:lang w:val="ru-RU"/>
        </w:rPr>
      </w:pPr>
      <w:r>
        <w:rPr>
          <w:lang w:val="ru-RU"/>
        </w:rPr>
        <w:t>Начиная с пяти голосов</w:t>
      </w:r>
      <w:r w:rsidR="009916C8">
        <w:rPr>
          <w:lang w:val="ru-RU"/>
        </w:rPr>
        <w:t xml:space="preserve"> мы ограничиваемся изучением только первого </w:t>
      </w:r>
      <w:r w:rsidR="00AD127D">
        <w:rPr>
          <w:lang w:val="ru-RU"/>
        </w:rPr>
        <w:t xml:space="preserve">разряда </w:t>
      </w:r>
      <w:r w:rsidR="009916C8">
        <w:rPr>
          <w:lang w:val="ru-RU"/>
        </w:rPr>
        <w:t>(целые ноты)</w:t>
      </w:r>
      <w:r w:rsidR="009916C8" w:rsidRPr="009916C8">
        <w:rPr>
          <w:lang w:val="ru-RU"/>
        </w:rPr>
        <w:t xml:space="preserve"> </w:t>
      </w:r>
      <w:r w:rsidR="009916C8">
        <w:rPr>
          <w:lang w:val="ru-RU"/>
        </w:rPr>
        <w:t>и пятого разряда (контрапункт свободного ритма).</w:t>
      </w:r>
    </w:p>
    <w:p w14:paraId="49FCBB1C" w14:textId="768D1F44" w:rsidR="00595FC2" w:rsidRDefault="00595FC2" w:rsidP="00595FC2">
      <w:pPr>
        <w:pStyle w:val="Heading5"/>
        <w:rPr>
          <w:lang w:val="ru-RU"/>
        </w:rPr>
      </w:pPr>
      <w:r>
        <w:rPr>
          <w:lang w:val="ru-RU"/>
        </w:rPr>
        <w:lastRenderedPageBreak/>
        <w:t>Смешение разрядов контрапункта</w:t>
      </w:r>
    </w:p>
    <w:p w14:paraId="2AC944E9" w14:textId="56D8D1CE" w:rsidR="009C6959" w:rsidRDefault="00595FC2" w:rsidP="00A37D1B">
      <w:pPr>
        <w:ind w:firstLine="360"/>
        <w:rPr>
          <w:lang w:val="ru-RU"/>
        </w:rPr>
      </w:pPr>
      <w:r>
        <w:rPr>
          <w:lang w:val="ru-RU"/>
        </w:rPr>
        <w:t>В 3 и 4 голосах мы практикуем смешение разных разрядов контрапункта в одном упражнении.</w:t>
      </w:r>
    </w:p>
    <w:p w14:paraId="56F5AB5E" w14:textId="6DF698CA" w:rsidR="00595FC2" w:rsidRDefault="00255A6C" w:rsidP="00A73068">
      <w:pPr>
        <w:pStyle w:val="Heading5"/>
        <w:rPr>
          <w:lang w:val="ru-RU"/>
        </w:rPr>
      </w:pPr>
      <w:r>
        <w:rPr>
          <w:lang w:val="ru-RU"/>
        </w:rPr>
        <w:t>Расположение голосов</w:t>
      </w:r>
    </w:p>
    <w:p w14:paraId="3976D1E1" w14:textId="2D7D961E" w:rsidR="00A73068" w:rsidRDefault="00A73068" w:rsidP="00A37D1B">
      <w:pPr>
        <w:ind w:firstLine="360"/>
        <w:rPr>
          <w:lang w:val="ru-RU"/>
        </w:rPr>
      </w:pPr>
      <w:r>
        <w:rPr>
          <w:lang w:val="ru-RU"/>
        </w:rPr>
        <w:t xml:space="preserve">В каждом разряде или смеси разрядов,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располагается последовательно в разных голосах, что дает большое количество комбинаций.</w:t>
      </w:r>
    </w:p>
    <w:p w14:paraId="1BF150F3" w14:textId="75A15F3B" w:rsidR="00562B0F" w:rsidRDefault="00F365DC" w:rsidP="00A37D1B">
      <w:pPr>
        <w:ind w:firstLine="360"/>
        <w:rPr>
          <w:lang w:val="ru-RU"/>
        </w:rPr>
      </w:pPr>
      <w:r>
        <w:rPr>
          <w:i/>
        </w:rPr>
        <w:t>C</w:t>
      </w:r>
      <w:r w:rsidRPr="00F365DC">
        <w:rPr>
          <w:i/>
        </w:rPr>
        <w:t>antus</w:t>
      </w:r>
      <w:r w:rsidRPr="00F365DC">
        <w:rPr>
          <w:i/>
          <w:lang w:val="ru-RU"/>
        </w:rPr>
        <w:t xml:space="preserve"> </w:t>
      </w:r>
      <w:r w:rsidRPr="00F365DC">
        <w:rPr>
          <w:i/>
        </w:rPr>
        <w:t>firmus</w:t>
      </w:r>
      <w:r w:rsidRPr="00F365DC">
        <w:rPr>
          <w:i/>
          <w:lang w:val="ru-RU"/>
        </w:rPr>
        <w:t xml:space="preserve"> </w:t>
      </w:r>
      <w:r w:rsidR="00562B0F">
        <w:rPr>
          <w:lang w:val="ru-RU"/>
        </w:rPr>
        <w:t>может быть транспонирован при переходе между голосами.</w:t>
      </w:r>
    </w:p>
    <w:p w14:paraId="468AD2C0" w14:textId="533E8478" w:rsidR="00ED0019" w:rsidRPr="006830EF" w:rsidRDefault="006830EF" w:rsidP="006830EF">
      <w:pPr>
        <w:pStyle w:val="Heading5"/>
        <w:rPr>
          <w:lang w:val="ru-RU"/>
        </w:rPr>
      </w:pPr>
      <w:r>
        <w:rPr>
          <w:lang w:val="ru-RU"/>
        </w:rPr>
        <w:t>Общие принципы упражнений по написанию контрапункта</w:t>
      </w:r>
    </w:p>
    <w:p w14:paraId="045EFF78" w14:textId="77777777" w:rsidR="0058753E" w:rsidRDefault="00ED0019" w:rsidP="00A37D1B">
      <w:pPr>
        <w:ind w:firstLine="360"/>
        <w:rPr>
          <w:lang w:val="ru-RU"/>
        </w:rPr>
      </w:pPr>
      <w:r>
        <w:rPr>
          <w:lang w:val="ru-RU"/>
        </w:rPr>
        <w:t>Ограничения, налагаемые на ученика в упражнениях по строгому контрапункту, призваны развить его музыкальное воображение. Ученик должен добиваться гибкости, независимости и разнообразия мелодических линий.</w:t>
      </w:r>
      <w:r w:rsidR="00206692">
        <w:rPr>
          <w:lang w:val="ru-RU"/>
        </w:rPr>
        <w:t xml:space="preserve"> </w:t>
      </w:r>
    </w:p>
    <w:p w14:paraId="25F80B8F" w14:textId="542E0412" w:rsidR="00ED0019" w:rsidRDefault="00206692" w:rsidP="00A37D1B">
      <w:pPr>
        <w:ind w:firstLine="360"/>
        <w:rPr>
          <w:lang w:val="ru-RU"/>
        </w:rPr>
      </w:pPr>
      <w:bookmarkStart w:id="69" w:name="OLE_LINK144"/>
      <w:bookmarkStart w:id="70" w:name="OLE_LINK145"/>
      <w:r>
        <w:rPr>
          <w:lang w:val="ru-RU"/>
        </w:rPr>
        <w:t>Строгость правил снижается по мере увеличения количества голосов. Если дополнительные голоса вводятся последовательно во время упражнения, отхождения от правил допускаются только после достижения необходимого количества одновременно звучащих голосов.</w:t>
      </w:r>
    </w:p>
    <w:bookmarkEnd w:id="69"/>
    <w:bookmarkEnd w:id="70"/>
    <w:p w14:paraId="27CFCF6F" w14:textId="12A9E80A" w:rsidR="0058753E" w:rsidRDefault="0058753E" w:rsidP="00A37D1B">
      <w:pPr>
        <w:ind w:firstLine="360"/>
        <w:rPr>
          <w:lang w:val="ru-RU"/>
        </w:rPr>
      </w:pPr>
      <w:r w:rsidRPr="00F768D9">
        <w:rPr>
          <w:lang w:val="ru-RU"/>
        </w:rPr>
        <w:t>Имитации</w:t>
      </w:r>
      <w:r>
        <w:rPr>
          <w:lang w:val="ru-RU"/>
        </w:rPr>
        <w:t xml:space="preserve"> будут изучаться во время отдельных упражнений. Их </w:t>
      </w:r>
      <w:r w:rsidR="00407A93" w:rsidRPr="00D62ACF">
        <w:rPr>
          <w:lang w:val="ru-RU"/>
        </w:rPr>
        <w:t>нужно</w:t>
      </w:r>
      <w:r>
        <w:rPr>
          <w:lang w:val="ru-RU"/>
        </w:rPr>
        <w:t xml:space="preserve"> избегать в обычном контрапункте.</w:t>
      </w:r>
    </w:p>
    <w:p w14:paraId="7FF85B86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1B3FDD84" w14:textId="57CD746D" w:rsidR="009315C6" w:rsidRDefault="009315C6" w:rsidP="009315C6">
      <w:pPr>
        <w:pStyle w:val="Heading3"/>
      </w:pPr>
      <w:bookmarkStart w:id="71" w:name="_Toc513984260"/>
      <w:r>
        <w:lastRenderedPageBreak/>
        <w:t>Ритмические правила</w:t>
      </w:r>
      <w:bookmarkEnd w:id="71"/>
    </w:p>
    <w:p w14:paraId="30B2C2DD" w14:textId="5FB97F7D" w:rsidR="009315C6" w:rsidRPr="009315C6" w:rsidRDefault="007532F0" w:rsidP="009315C6">
      <w:pPr>
        <w:pStyle w:val="Heading5"/>
        <w:rPr>
          <w:lang w:val="ru-RU"/>
        </w:rPr>
      </w:pPr>
      <w:r>
        <w:rPr>
          <w:lang w:val="ru-RU"/>
        </w:rPr>
        <w:t>Размер</w:t>
      </w:r>
    </w:p>
    <w:p w14:paraId="385A3BA6" w14:textId="0EF11232" w:rsidR="00FF1F8D" w:rsidRDefault="009315C6" w:rsidP="00A37D1B">
      <w:pPr>
        <w:ind w:firstLine="360"/>
        <w:rPr>
          <w:lang w:val="ru-RU"/>
        </w:rPr>
      </w:pPr>
      <w:r>
        <w:rPr>
          <w:lang w:val="ru-RU"/>
        </w:rPr>
        <w:t xml:space="preserve">Обычно мы практикуем бинарный контрапункт (2 или 4 ноты против одной). Хорошей практикой также является </w:t>
      </w:r>
      <w:r w:rsidR="00D62ACF" w:rsidRPr="00F768D9">
        <w:rPr>
          <w:lang w:val="ru-RU"/>
        </w:rPr>
        <w:t xml:space="preserve">написание контрапункта </w:t>
      </w:r>
      <w:r w:rsidR="00D62ACF" w:rsidRPr="00F365DC">
        <w:rPr>
          <w:lang w:val="ru-RU"/>
        </w:rPr>
        <w:t>в других размерах</w:t>
      </w:r>
      <w:r>
        <w:rPr>
          <w:lang w:val="ru-RU"/>
        </w:rPr>
        <w:t>.</w:t>
      </w:r>
      <w:r w:rsidR="002C77ED">
        <w:rPr>
          <w:lang w:val="ru-RU"/>
        </w:rPr>
        <w:t xml:space="preserve"> </w:t>
      </w:r>
    </w:p>
    <w:p w14:paraId="3B0E4CDE" w14:textId="0FD7DE8C" w:rsidR="009315C6" w:rsidRDefault="00FF1F8D" w:rsidP="00A37D1B">
      <w:pPr>
        <w:ind w:firstLine="360"/>
        <w:rPr>
          <w:lang w:val="ru-RU"/>
        </w:rPr>
      </w:pPr>
      <w:r>
        <w:rPr>
          <w:lang w:val="ru-RU"/>
        </w:rPr>
        <w:t>В этой работе примеры написаны, за редким исключением, в размере</w:t>
      </w:r>
      <w:bookmarkStart w:id="72" w:name="OLE_LINK25"/>
      <m:oMath>
        <m:r>
          <w:rPr>
            <w:rFonts w:ascii="Cambria Math" w:hAnsi="Cambria Math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</m:t>
            </m:r>
          </m:num>
          <m:den>
            <m:r>
              <w:rPr>
                <w:rFonts w:ascii="Cambria Math" w:hAnsi="Cambria Math"/>
                <w:lang w:val="ru-RU"/>
              </w:rPr>
              <m:t>2</m:t>
            </m:r>
          </m:den>
        </m:f>
      </m:oMath>
      <w:r w:rsidR="006B21A0">
        <w:rPr>
          <w:rFonts w:eastAsiaTheme="minorEastAsia"/>
          <w:lang w:val="ru-RU"/>
        </w:rPr>
        <w:t xml:space="preserve"> </w:t>
      </w:r>
      <w:r w:rsidR="00FC3FA6">
        <w:rPr>
          <w:lang w:val="ru-RU"/>
        </w:rPr>
        <w:t>,</w:t>
      </w:r>
      <w:bookmarkEnd w:id="72"/>
      <w:r w:rsidR="00FC3FA6">
        <w:rPr>
          <w:lang w:val="ru-RU"/>
        </w:rPr>
        <w:t xml:space="preserve"> при этом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 w:rsidR="00FC3FA6">
        <w:rPr>
          <w:lang w:val="ru-RU"/>
        </w:rPr>
        <w:t>пишется целыми нотами</w:t>
      </w:r>
      <w:r w:rsidR="00FB1062">
        <w:rPr>
          <w:rStyle w:val="FootnoteReference"/>
          <w:lang w:val="ru-RU"/>
        </w:rPr>
        <w:footnoteReference w:id="4"/>
      </w:r>
      <w:r w:rsidR="00FC3FA6">
        <w:rPr>
          <w:lang w:val="ru-RU"/>
        </w:rPr>
        <w:t>.</w:t>
      </w:r>
    </w:p>
    <w:p w14:paraId="6DCFBCA2" w14:textId="20E06DCB" w:rsidR="00031880" w:rsidRDefault="00770294" w:rsidP="00A37D1B">
      <w:pPr>
        <w:ind w:firstLine="360"/>
        <w:rPr>
          <w:lang w:val="ru-RU"/>
        </w:rPr>
      </w:pPr>
      <w:r>
        <w:rPr>
          <w:lang w:val="ru-RU"/>
        </w:rPr>
        <w:t>Каждый такт должен рассматриваться следующим образом:</w:t>
      </w:r>
    </w:p>
    <w:p w14:paraId="5CE0BDEA" w14:textId="14782883" w:rsidR="00770294" w:rsidRDefault="00770294" w:rsidP="00A37D1B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60B6F08C" wp14:editId="2E55CA08">
            <wp:extent cx="1720850" cy="8462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5376" cy="8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373D" w14:textId="5E7D075F" w:rsidR="00770294" w:rsidRDefault="00770294" w:rsidP="00A37D1B">
      <w:pPr>
        <w:ind w:firstLine="360"/>
        <w:rPr>
          <w:lang w:val="ru-RU"/>
        </w:rPr>
      </w:pPr>
      <w:r>
        <w:rPr>
          <w:lang w:val="ru-RU"/>
        </w:rPr>
        <w:t>Нота соль приходится на первую долю (сильное время). Ноты ля, си, до приходятся соответственно на вторую, третью, четвертую долю (</w:t>
      </w:r>
      <w:r w:rsidR="00BB13E8">
        <w:rPr>
          <w:lang w:val="ru-RU"/>
        </w:rPr>
        <w:t>слабую долю</w:t>
      </w:r>
      <w:r>
        <w:rPr>
          <w:lang w:val="ru-RU"/>
        </w:rPr>
        <w:t>).</w:t>
      </w:r>
    </w:p>
    <w:p w14:paraId="2E4924C0" w14:textId="38137202" w:rsidR="00770294" w:rsidRDefault="004B3E2F" w:rsidP="004B3E2F">
      <w:pPr>
        <w:pStyle w:val="Heading5"/>
        <w:rPr>
          <w:lang w:val="ru-RU"/>
        </w:rPr>
      </w:pPr>
      <w:r>
        <w:rPr>
          <w:lang w:val="ru-RU"/>
        </w:rPr>
        <w:t>Ритмические ограничения каждого разряда контрапункта</w:t>
      </w:r>
    </w:p>
    <w:p w14:paraId="5CB0F07E" w14:textId="0D37343E" w:rsidR="00B771E0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1</w:t>
      </w:r>
      <w:r>
        <w:rPr>
          <w:lang w:val="ru-RU"/>
        </w:rPr>
        <w:t>. Нота против ноты. Контрапункт пишется в целых нотах.</w:t>
      </w:r>
    </w:p>
    <w:p w14:paraId="6EB046AC" w14:textId="7C84F7DA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2</w:t>
      </w:r>
      <w:r>
        <w:rPr>
          <w:lang w:val="ru-RU"/>
        </w:rPr>
        <w:t xml:space="preserve">. Две ноты против ноты. Контрапункт </w:t>
      </w:r>
      <w:bookmarkStart w:id="73" w:name="OLE_LINK28"/>
      <w:bookmarkStart w:id="74" w:name="OLE_LINK29"/>
      <w:r>
        <w:rPr>
          <w:lang w:val="ru-RU"/>
        </w:rPr>
        <w:t xml:space="preserve">пишется </w:t>
      </w:r>
      <w:bookmarkEnd w:id="73"/>
      <w:bookmarkEnd w:id="74"/>
      <w:r>
        <w:rPr>
          <w:lang w:val="ru-RU"/>
        </w:rPr>
        <w:t>в половинных нотах и начинается с половинной паузы. В предпоследнем такте допускается задержание вводного тона в верхнем голосе для увеличения разнообразия окончаний контрапункта.</w:t>
      </w:r>
    </w:p>
    <w:p w14:paraId="4BBE4298" w14:textId="21FD4719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3</w:t>
      </w:r>
      <w:r>
        <w:rPr>
          <w:lang w:val="ru-RU"/>
        </w:rPr>
        <w:t>. Четыре ноты против ноты. Контрапункт пишется в четвертных нотах и начинается с четвертной паузы.</w:t>
      </w:r>
    </w:p>
    <w:p w14:paraId="0C9D4BB9" w14:textId="2576B754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4</w:t>
      </w:r>
      <w:r>
        <w:rPr>
          <w:lang w:val="ru-RU"/>
        </w:rPr>
        <w:t xml:space="preserve">. Синкопы. Контрапункт пишется половинными залигованными нотами и начинается с половинной паузы. В случае сложности допускается разрыв </w:t>
      </w:r>
      <w:r w:rsidR="00183D1B">
        <w:rPr>
          <w:lang w:val="ru-RU"/>
        </w:rPr>
        <w:t xml:space="preserve">не более </w:t>
      </w:r>
      <w:r>
        <w:rPr>
          <w:lang w:val="ru-RU"/>
        </w:rPr>
        <w:t>одной синкопы на каждое упражнение.</w:t>
      </w:r>
    </w:p>
    <w:p w14:paraId="7C5DB8AB" w14:textId="08E5BDF5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5</w:t>
      </w:r>
      <w:r>
        <w:rPr>
          <w:lang w:val="ru-RU"/>
        </w:rPr>
        <w:t xml:space="preserve">. </w:t>
      </w:r>
      <w:r w:rsidR="00B47D66">
        <w:rPr>
          <w:lang w:val="ru-RU"/>
        </w:rPr>
        <w:t>Контрапункт в свободном ритме. Контрапункт использует все ритмы предыдущих разрядов, а также некоторые другие, в соответствии с определенными правилами (см. §</w:t>
      </w:r>
      <w:bookmarkStart w:id="75" w:name="OLE_LINK39"/>
      <w:bookmarkStart w:id="76" w:name="OLE_LINK40"/>
      <w:r w:rsidR="00B47D66">
        <w:rPr>
          <w:lang w:val="ru-RU"/>
        </w:rPr>
        <w:t>§</w:t>
      </w:r>
      <w:bookmarkEnd w:id="75"/>
      <w:bookmarkEnd w:id="76"/>
      <w:r w:rsidR="00B47D66">
        <w:rPr>
          <w:lang w:val="ru-RU"/>
        </w:rPr>
        <w:t xml:space="preserve"> 21-23).</w:t>
      </w:r>
    </w:p>
    <w:p w14:paraId="70B51D38" w14:textId="694AC4DE" w:rsidR="003A1624" w:rsidRDefault="003A1624" w:rsidP="00A37D1B">
      <w:pPr>
        <w:ind w:firstLine="360"/>
        <w:rPr>
          <w:lang w:val="ru-RU"/>
        </w:rPr>
      </w:pPr>
      <w:bookmarkStart w:id="77" w:name="OLE_LINK33"/>
      <w:bookmarkStart w:id="78" w:name="OLE_LINK34"/>
      <w:bookmarkStart w:id="79" w:name="OLE_LINK37"/>
      <w:bookmarkStart w:id="80" w:name="OLE_LINK38"/>
      <w:r>
        <w:rPr>
          <w:lang w:val="ru-RU"/>
        </w:rPr>
        <w:t xml:space="preserve">Начиная с трех голосов, только один голос подчиняется ритмическим правилам второго, третьего и четвертого разрядов контрапункта. Другие голоса пишутся целыми нотами. В пятом разряде, наоборот, только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пишется целыми нотами.</w:t>
      </w:r>
    </w:p>
    <w:bookmarkEnd w:id="77"/>
    <w:bookmarkEnd w:id="78"/>
    <w:bookmarkEnd w:id="79"/>
    <w:bookmarkEnd w:id="80"/>
    <w:p w14:paraId="4224C8DB" w14:textId="74981317" w:rsidR="004262EE" w:rsidRDefault="004262EE" w:rsidP="00CE639B">
      <w:pPr>
        <w:pStyle w:val="Heading5"/>
        <w:rPr>
          <w:lang w:val="ru-RU"/>
        </w:rPr>
      </w:pPr>
      <w:r>
        <w:rPr>
          <w:lang w:val="ru-RU"/>
        </w:rPr>
        <w:t>Первый такт</w:t>
      </w:r>
    </w:p>
    <w:p w14:paraId="39DA4E7A" w14:textId="25A801E7" w:rsidR="004262EE" w:rsidRDefault="003150AE" w:rsidP="004262EE">
      <w:pPr>
        <w:ind w:firstLine="360"/>
        <w:rPr>
          <w:lang w:val="ru-RU"/>
        </w:rPr>
      </w:pPr>
      <w:r>
        <w:rPr>
          <w:lang w:val="ru-RU"/>
        </w:rPr>
        <w:t>Кроме первого разряда, голос контрапункта всегда начинается с паузы</w:t>
      </w:r>
      <w:r w:rsidR="009A20EC">
        <w:rPr>
          <w:lang w:val="ru-RU"/>
        </w:rPr>
        <w:t>. Кроме этой начальной паузы, других пауз в голосах</w:t>
      </w:r>
      <w:r w:rsidR="00247F3B">
        <w:rPr>
          <w:lang w:val="ru-RU"/>
        </w:rPr>
        <w:t xml:space="preserve"> контрапункта</w:t>
      </w:r>
      <w:r w:rsidR="00FE0D87" w:rsidRPr="00FE0D87">
        <w:rPr>
          <w:lang w:val="ru-RU"/>
        </w:rPr>
        <w:t xml:space="preserve"> </w:t>
      </w:r>
      <w:r w:rsidR="00FE0D87">
        <w:rPr>
          <w:lang w:val="ru-RU"/>
        </w:rPr>
        <w:t>не допускается</w:t>
      </w:r>
      <w:r w:rsidR="004262EE">
        <w:rPr>
          <w:rStyle w:val="FootnoteReference"/>
          <w:lang w:val="ru-RU"/>
        </w:rPr>
        <w:footnoteReference w:id="5"/>
      </w:r>
      <w:r w:rsidR="004262EE">
        <w:rPr>
          <w:lang w:val="ru-RU"/>
        </w:rPr>
        <w:t>.</w:t>
      </w:r>
    </w:p>
    <w:p w14:paraId="07BBAE01" w14:textId="04336134" w:rsidR="00E442DC" w:rsidRDefault="00CE639B" w:rsidP="00CE639B">
      <w:pPr>
        <w:pStyle w:val="Heading5"/>
        <w:rPr>
          <w:lang w:val="ru-RU"/>
        </w:rPr>
      </w:pPr>
      <w:r>
        <w:rPr>
          <w:lang w:val="ru-RU"/>
        </w:rPr>
        <w:t>Последний такт</w:t>
      </w:r>
    </w:p>
    <w:p w14:paraId="5B1E2AB1" w14:textId="61FDC989" w:rsidR="00CE639B" w:rsidRDefault="00CE639B" w:rsidP="00CE639B">
      <w:pPr>
        <w:ind w:firstLine="360"/>
        <w:rPr>
          <w:lang w:val="ru-RU"/>
        </w:rPr>
      </w:pPr>
      <w:r>
        <w:rPr>
          <w:lang w:val="ru-RU"/>
        </w:rPr>
        <w:t>Контрапункт любого разряда в любом количестве голосов оканчивается целой нотой.</w:t>
      </w:r>
    </w:p>
    <w:p w14:paraId="602980FB" w14:textId="054569BD" w:rsidR="00BC177A" w:rsidRDefault="00BC177A" w:rsidP="00BC177A">
      <w:pPr>
        <w:pStyle w:val="Heading5"/>
        <w:rPr>
          <w:lang w:val="ru-RU"/>
        </w:rPr>
      </w:pPr>
      <w:r>
        <w:rPr>
          <w:lang w:val="ru-RU"/>
        </w:rPr>
        <w:lastRenderedPageBreak/>
        <w:t>Смешанный разряд</w:t>
      </w:r>
    </w:p>
    <w:p w14:paraId="224CE2E0" w14:textId="79A1AD6F" w:rsidR="00BC177A" w:rsidRDefault="00BC177A" w:rsidP="00CE639B">
      <w:pPr>
        <w:ind w:firstLine="360"/>
        <w:rPr>
          <w:lang w:val="ru-RU"/>
        </w:rPr>
      </w:pPr>
      <w:r>
        <w:rPr>
          <w:lang w:val="ru-RU"/>
        </w:rPr>
        <w:t>В смешанном разряде каждый голос пишется в своем ритме.</w:t>
      </w:r>
    </w:p>
    <w:p w14:paraId="39DE3A95" w14:textId="38489DF2" w:rsidR="003A69EB" w:rsidRDefault="00C30DF7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трех голосах</w:t>
      </w:r>
      <w:r>
        <w:rPr>
          <w:lang w:val="ru-RU"/>
        </w:rPr>
        <w:t xml:space="preserve"> </w:t>
      </w:r>
      <w:bookmarkStart w:id="83" w:name="OLE_LINK35"/>
      <w:bookmarkStart w:id="84" w:name="OLE_LINK36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</w:t>
      </w:r>
      <w:bookmarkEnd w:id="83"/>
      <w:bookmarkEnd w:id="84"/>
      <w:r>
        <w:rPr>
          <w:lang w:val="ru-RU"/>
        </w:rPr>
        <w:t>.</w:t>
      </w:r>
      <w:r w:rsidR="00C81F63">
        <w:rPr>
          <w:lang w:val="ru-RU"/>
        </w:rPr>
        <w:t xml:space="preserve"> </w:t>
      </w:r>
      <w:r w:rsidR="003A69EB">
        <w:rPr>
          <w:lang w:val="ru-RU"/>
        </w:rPr>
        <w:t>Голоса должны вступать как можно ближе друг к другу</w:t>
      </w:r>
      <w:r w:rsidR="00074C57">
        <w:rPr>
          <w:lang w:val="ru-RU"/>
        </w:rPr>
        <w:t xml:space="preserve">, но </w:t>
      </w:r>
      <w:r w:rsidR="00E564A6">
        <w:rPr>
          <w:lang w:val="ru-RU"/>
        </w:rPr>
        <w:t>не одновременно</w:t>
      </w:r>
      <w:r w:rsidR="00DF387B">
        <w:rPr>
          <w:rStyle w:val="FootnoteReference"/>
          <w:lang w:val="ru-RU"/>
        </w:rPr>
        <w:footnoteReference w:id="6"/>
      </w:r>
      <w:r w:rsidR="00E564A6">
        <w:rPr>
          <w:lang w:val="ru-RU"/>
        </w:rPr>
        <w:t>.</w:t>
      </w:r>
      <w:r w:rsidR="006D1DBB">
        <w:rPr>
          <w:lang w:val="ru-RU"/>
        </w:rPr>
        <w:t xml:space="preserve"> Такой смешанный разряд называется </w:t>
      </w:r>
      <w:r w:rsidR="006D1DBB" w:rsidRPr="00BC447F">
        <w:rPr>
          <w:i/>
          <w:lang w:val="ru-RU"/>
        </w:rPr>
        <w:t>mélange</w:t>
      </w:r>
      <w:r w:rsidR="006D1DBB">
        <w:rPr>
          <w:lang w:val="ru-RU"/>
        </w:rPr>
        <w:t>.</w:t>
      </w:r>
    </w:p>
    <w:p w14:paraId="4CF78931" w14:textId="5A538129" w:rsidR="00C81F63" w:rsidRPr="000761F5" w:rsidRDefault="00C81F63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четырех голосах</w:t>
      </w:r>
      <w:r>
        <w:rPr>
          <w:lang w:val="ru-RU"/>
        </w:rPr>
        <w:t xml:space="preserve">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синкопами.</w:t>
      </w:r>
      <w:r w:rsidR="000761F5" w:rsidRPr="000761F5">
        <w:rPr>
          <w:lang w:val="ru-RU"/>
        </w:rPr>
        <w:t xml:space="preserve"> </w:t>
      </w:r>
      <w:r w:rsidR="00BC447F">
        <w:rPr>
          <w:lang w:val="ru-RU"/>
        </w:rPr>
        <w:t>Такой</w:t>
      </w:r>
      <w:r w:rsidR="000761F5">
        <w:rPr>
          <w:lang w:val="ru-RU"/>
        </w:rPr>
        <w:t xml:space="preserve"> </w:t>
      </w:r>
      <w:r w:rsidR="00F548D0">
        <w:rPr>
          <w:lang w:val="ru-RU"/>
        </w:rPr>
        <w:t xml:space="preserve">смешанный </w:t>
      </w:r>
      <w:r w:rsidR="00BC447F">
        <w:rPr>
          <w:lang w:val="ru-RU"/>
        </w:rPr>
        <w:t xml:space="preserve">разряд </w:t>
      </w:r>
      <w:r w:rsidR="000761F5">
        <w:rPr>
          <w:lang w:val="ru-RU"/>
        </w:rPr>
        <w:t xml:space="preserve">называется </w:t>
      </w:r>
      <w:r w:rsidR="00BC447F" w:rsidRPr="00BC447F">
        <w:rPr>
          <w:i/>
          <w:lang w:val="ru-RU"/>
        </w:rPr>
        <w:t>grand mélange</w:t>
      </w:r>
      <w:r w:rsidR="000761F5">
        <w:rPr>
          <w:lang w:val="ru-RU"/>
        </w:rPr>
        <w:t>.</w:t>
      </w:r>
    </w:p>
    <w:p w14:paraId="4BD641E4" w14:textId="606C6C8E" w:rsidR="000761F5" w:rsidRPr="00BD00A2" w:rsidRDefault="000761F5" w:rsidP="000761F5">
      <w:pPr>
        <w:ind w:firstLine="360"/>
        <w:rPr>
          <w:lang w:val="ru-RU"/>
        </w:rPr>
      </w:pPr>
      <w:commentRangeStart w:id="85"/>
      <w:r w:rsidRPr="008F597F">
        <w:rPr>
          <w:lang w:val="ru-RU"/>
        </w:rPr>
        <w:t>Во втором такте можно ввести половинную ноту</w:t>
      </w:r>
      <w:r w:rsidR="008F597F" w:rsidRPr="008F597F">
        <w:rPr>
          <w:lang w:val="ru-RU"/>
        </w:rPr>
        <w:t xml:space="preserve"> или синкопу</w:t>
      </w:r>
      <w:commentRangeEnd w:id="85"/>
      <w:r w:rsidR="00145DB4">
        <w:rPr>
          <w:rStyle w:val="CommentReference"/>
        </w:rPr>
        <w:commentReference w:id="85"/>
      </w:r>
      <w:r w:rsidRPr="008F597F">
        <w:rPr>
          <w:lang w:val="ru-RU"/>
        </w:rPr>
        <w:t>. Остальные голоса должны вступать в первом такте.</w:t>
      </w:r>
    </w:p>
    <w:p w14:paraId="60DC0685" w14:textId="23CF9860" w:rsidR="00E57F06" w:rsidRPr="00E57F06" w:rsidRDefault="00E57F06" w:rsidP="00F14D61">
      <w:pPr>
        <w:pStyle w:val="Heading4"/>
      </w:pPr>
      <w:r>
        <w:t>Контрапункт пятого разряда в свободном ритме</w:t>
      </w:r>
    </w:p>
    <w:p w14:paraId="73F303F0" w14:textId="635870C0" w:rsidR="00E57F06" w:rsidRPr="00E57F06" w:rsidRDefault="00E57F06" w:rsidP="00E57F06">
      <w:pPr>
        <w:pStyle w:val="Heading5"/>
        <w:rPr>
          <w:lang w:val="ru-RU"/>
        </w:rPr>
      </w:pPr>
      <w:r>
        <w:rPr>
          <w:lang w:val="ru-RU"/>
        </w:rPr>
        <w:t>Разрешенные ритмы</w:t>
      </w:r>
    </w:p>
    <w:p w14:paraId="7BC2DD96" w14:textId="6BA99382" w:rsidR="00E57F06" w:rsidRDefault="00E57F06" w:rsidP="00E57F06">
      <w:pPr>
        <w:ind w:firstLine="360"/>
        <w:rPr>
          <w:lang w:val="ru-RU"/>
        </w:rPr>
      </w:pPr>
      <w:r>
        <w:rPr>
          <w:lang w:val="ru-RU"/>
        </w:rPr>
        <w:t>Разрешены следующие ритмы:</w:t>
      </w:r>
    </w:p>
    <w:p w14:paraId="638CDB16" w14:textId="24E320E3" w:rsidR="00E57F06" w:rsidRDefault="00E57F06" w:rsidP="00E57F06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Ритмы предыдущих разрядов контрапункта, кроме целых </w:t>
      </w:r>
      <w:commentRangeStart w:id="86"/>
      <w:r>
        <w:rPr>
          <w:lang w:val="ru-RU"/>
        </w:rPr>
        <w:t>нот</w:t>
      </w:r>
      <w:commentRangeEnd w:id="86"/>
      <w:r w:rsidR="00FB3BBF">
        <w:rPr>
          <w:rStyle w:val="CommentReference"/>
        </w:rPr>
        <w:commentReference w:id="86"/>
      </w:r>
      <w:r>
        <w:rPr>
          <w:lang w:val="ru-RU"/>
        </w:rPr>
        <w:t>:</w:t>
      </w:r>
    </w:p>
    <w:p w14:paraId="6B72D90E" w14:textId="77777777" w:rsid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06D9AD16" wp14:editId="2E2E3F33">
            <wp:extent cx="5086350" cy="399496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4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1668" w14:textId="3B4FDE1C" w:rsidR="00E57F06" w:rsidRDefault="00E57F06" w:rsidP="00E57F06">
      <w:pPr>
        <w:pStyle w:val="ListParagraph"/>
        <w:numPr>
          <w:ilvl w:val="0"/>
          <w:numId w:val="4"/>
        </w:numPr>
        <w:rPr>
          <w:lang w:val="ru-RU"/>
        </w:rPr>
      </w:pPr>
      <w:r w:rsidRPr="00E57F06">
        <w:rPr>
          <w:lang w:val="ru-RU"/>
        </w:rPr>
        <w:t>Новые ритмы:</w:t>
      </w:r>
    </w:p>
    <w:p w14:paraId="02089970" w14:textId="2CC274D5" w:rsidR="00E57F06" w:rsidRP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3B08DD88" wp14:editId="6CAECD92">
            <wp:extent cx="5308600" cy="3818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6228" cy="39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D6F6" w14:textId="45968A99" w:rsidR="00E57F06" w:rsidRPr="00E57F06" w:rsidRDefault="00E57F06" w:rsidP="00E57F06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Восьмые:</w:t>
      </w:r>
    </w:p>
    <w:p w14:paraId="654A380F" w14:textId="05D9BEFD" w:rsidR="00CE639B" w:rsidRDefault="00E57F06" w:rsidP="00CE639B">
      <w:pPr>
        <w:rPr>
          <w:lang w:val="ru-RU"/>
        </w:rPr>
      </w:pPr>
      <w:r>
        <w:rPr>
          <w:noProof/>
        </w:rPr>
        <w:drawing>
          <wp:inline distT="0" distB="0" distL="0" distR="0" wp14:anchorId="1B008261" wp14:editId="1398F7BF">
            <wp:extent cx="3702050" cy="31251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7667" cy="37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11C" w14:textId="31FCDE09" w:rsidR="0081218F" w:rsidRDefault="00E57F06" w:rsidP="0081218F">
      <w:pPr>
        <w:ind w:firstLine="360"/>
        <w:rPr>
          <w:lang w:val="ru-RU"/>
        </w:rPr>
      </w:pPr>
      <w:r w:rsidRPr="00982672">
        <w:rPr>
          <w:lang w:val="ru-RU"/>
        </w:rPr>
        <w:t>Восьмые ноты должны соединяться поступенным движением между собой и со следующей нотой.</w:t>
      </w:r>
      <w:r w:rsidR="0081218F" w:rsidRPr="00982672">
        <w:rPr>
          <w:lang w:val="ru-RU"/>
        </w:rPr>
        <w:t xml:space="preserve"> Восьмые</w:t>
      </w:r>
      <w:r w:rsidR="0081218F">
        <w:rPr>
          <w:lang w:val="ru-RU"/>
        </w:rPr>
        <w:t xml:space="preserve"> ноты всегда должны находиться на </w:t>
      </w:r>
      <w:r w:rsidR="00BB13E8">
        <w:rPr>
          <w:lang w:val="ru-RU"/>
        </w:rPr>
        <w:t>слабую долю</w:t>
      </w:r>
      <w:r w:rsidR="0081218F">
        <w:rPr>
          <w:lang w:val="ru-RU"/>
        </w:rPr>
        <w:t xml:space="preserve">. Восьмые ноты нужно использовать </w:t>
      </w:r>
      <w:commentRangeStart w:id="89"/>
      <w:r w:rsidR="0081218F">
        <w:rPr>
          <w:lang w:val="ru-RU"/>
        </w:rPr>
        <w:t>ограниченно</w:t>
      </w:r>
      <w:commentRangeEnd w:id="89"/>
      <w:r w:rsidR="00FB3BBF">
        <w:rPr>
          <w:rStyle w:val="CommentReference"/>
        </w:rPr>
        <w:commentReference w:id="89"/>
      </w:r>
      <w:r w:rsidR="0081218F">
        <w:rPr>
          <w:lang w:val="ru-RU"/>
        </w:rPr>
        <w:t>.</w:t>
      </w:r>
    </w:p>
    <w:p w14:paraId="508FD026" w14:textId="701AE2A5" w:rsidR="0081218F" w:rsidRDefault="005F6B7C" w:rsidP="0081218F">
      <w:pPr>
        <w:ind w:firstLine="360"/>
        <w:rPr>
          <w:lang w:val="ru-RU"/>
        </w:rPr>
      </w:pPr>
      <w:r>
        <w:rPr>
          <w:lang w:val="ru-RU"/>
        </w:rPr>
        <w:t xml:space="preserve">В одном такте не должно быть больше </w:t>
      </w:r>
      <w:commentRangeStart w:id="90"/>
      <w:r>
        <w:rPr>
          <w:lang w:val="ru-RU"/>
        </w:rPr>
        <w:t xml:space="preserve">четырех </w:t>
      </w:r>
      <w:commentRangeEnd w:id="90"/>
      <w:r w:rsidR="00FB3BBF">
        <w:rPr>
          <w:rStyle w:val="CommentReference"/>
        </w:rPr>
        <w:commentReference w:id="90"/>
      </w:r>
      <w:r>
        <w:rPr>
          <w:lang w:val="ru-RU"/>
        </w:rPr>
        <w:t>нот.</w:t>
      </w:r>
    </w:p>
    <w:p w14:paraId="5275CDC6" w14:textId="564E667E" w:rsidR="003F4ADA" w:rsidRDefault="00C9490B" w:rsidP="0081218F">
      <w:pPr>
        <w:ind w:firstLine="360"/>
        <w:rPr>
          <w:lang w:val="ru-RU"/>
        </w:rPr>
      </w:pPr>
      <w:r>
        <w:rPr>
          <w:b/>
          <w:u w:val="single"/>
          <w:lang w:val="ru-RU"/>
        </w:rPr>
        <w:t>Исключения</w:t>
      </w:r>
      <w:r w:rsidR="003F4ADA">
        <w:rPr>
          <w:lang w:val="ru-RU"/>
        </w:rPr>
        <w:t>:</w:t>
      </w:r>
    </w:p>
    <w:p w14:paraId="7D0EE799" w14:textId="32EA2FEF" w:rsidR="003F4ADA" w:rsidRDefault="003F4ADA" w:rsidP="0081218F">
      <w:pPr>
        <w:ind w:firstLine="360"/>
        <w:rPr>
          <w:lang w:val="ru-RU"/>
        </w:rPr>
      </w:pPr>
      <w:r>
        <w:rPr>
          <w:lang w:val="ru-RU"/>
        </w:rPr>
        <w:t xml:space="preserve">Ритмы </w:t>
      </w:r>
      <w:r>
        <w:rPr>
          <w:noProof/>
        </w:rPr>
        <w:drawing>
          <wp:inline distT="0" distB="0" distL="0" distR="0" wp14:anchorId="24B73877" wp14:editId="59DA6F57">
            <wp:extent cx="482600" cy="29559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892" cy="3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06289BC" wp14:editId="4A6215A4">
            <wp:extent cx="622300" cy="272256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830" cy="2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допускаются без синкопы только в предпоследнем такте, независимо от количества голосов.</w:t>
      </w:r>
    </w:p>
    <w:p w14:paraId="5D3DA95B" w14:textId="317D7A8F" w:rsidR="00CA1CB3" w:rsidRDefault="00CA1CB3" w:rsidP="0081218F">
      <w:pPr>
        <w:ind w:firstLine="360"/>
        <w:rPr>
          <w:lang w:val="ru-RU"/>
        </w:rPr>
      </w:pPr>
      <w:bookmarkStart w:id="91" w:name="OLE_LINK146"/>
      <w:bookmarkStart w:id="92" w:name="OLE_LINK147"/>
      <w:r>
        <w:rPr>
          <w:lang w:val="ru-RU"/>
        </w:rPr>
        <w:t xml:space="preserve">В трех и более голосах разрешены </w:t>
      </w:r>
      <w:commentRangeStart w:id="93"/>
      <w:r>
        <w:rPr>
          <w:lang w:val="ru-RU"/>
        </w:rPr>
        <w:t xml:space="preserve">ритмы </w:t>
      </w:r>
      <w:commentRangeEnd w:id="93"/>
      <w:r w:rsidR="0078499C">
        <w:rPr>
          <w:rStyle w:val="CommentReference"/>
        </w:rPr>
        <w:commentReference w:id="93"/>
      </w:r>
      <w:r>
        <w:rPr>
          <w:noProof/>
        </w:rPr>
        <w:drawing>
          <wp:inline distT="0" distB="0" distL="0" distR="0" wp14:anchorId="609B32ED" wp14:editId="02AE0A68">
            <wp:extent cx="533042" cy="285115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80" cy="2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E032294" wp14:editId="153A484A">
            <wp:extent cx="660400" cy="284760"/>
            <wp:effectExtent l="0" t="0" r="635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5452" cy="2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8A97" w14:textId="2695BB54" w:rsidR="00CA1CB3" w:rsidRPr="00CA1CB3" w:rsidRDefault="00CA1CB3" w:rsidP="0081218F">
      <w:pPr>
        <w:ind w:firstLine="360"/>
        <w:rPr>
          <w:lang w:val="ru-RU"/>
        </w:rPr>
      </w:pPr>
      <w:commentRangeStart w:id="94"/>
      <w:r>
        <w:rPr>
          <w:lang w:val="ru-RU"/>
        </w:rPr>
        <w:lastRenderedPageBreak/>
        <w:t xml:space="preserve">В пяти и более голосах разрешены ритмы </w:t>
      </w:r>
      <w:commentRangeEnd w:id="94"/>
      <w:r w:rsidR="00E47815">
        <w:rPr>
          <w:rStyle w:val="CommentReference"/>
        </w:rPr>
        <w:commentReference w:id="94"/>
      </w:r>
      <w:r>
        <w:rPr>
          <w:noProof/>
        </w:rPr>
        <w:drawing>
          <wp:inline distT="0" distB="0" distL="0" distR="0" wp14:anchorId="0129D234" wp14:editId="0ED39158">
            <wp:extent cx="500203" cy="2946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273" cy="30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7C1B8BBD" wp14:editId="57945A3B">
            <wp:extent cx="622300" cy="285526"/>
            <wp:effectExtent l="0" t="0" r="635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6785" cy="2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без синкопы, а также целая нота внутри построения</w:t>
      </w:r>
      <w:commentRangeStart w:id="95"/>
      <w:r w:rsidR="00B00291">
        <w:rPr>
          <w:rStyle w:val="FootnoteReference"/>
          <w:lang w:val="ru-RU"/>
        </w:rPr>
        <w:footnoteReference w:id="7"/>
      </w:r>
      <w:commentRangeEnd w:id="95"/>
      <w:r w:rsidR="00C75D3A">
        <w:rPr>
          <w:rStyle w:val="CommentReference"/>
        </w:rPr>
        <w:commentReference w:id="95"/>
      </w:r>
      <w:r>
        <w:rPr>
          <w:lang w:val="ru-RU"/>
        </w:rPr>
        <w:t>.</w:t>
      </w:r>
    </w:p>
    <w:bookmarkEnd w:id="91"/>
    <w:bookmarkEnd w:id="92"/>
    <w:p w14:paraId="1C0F2FB4" w14:textId="6BD25D0F" w:rsidR="003F4ADA" w:rsidRDefault="00FA34CC" w:rsidP="003F4ADA">
      <w:pPr>
        <w:pStyle w:val="Heading5"/>
        <w:rPr>
          <w:lang w:val="ru-RU"/>
        </w:rPr>
      </w:pPr>
      <w:r>
        <w:rPr>
          <w:lang w:val="ru-RU"/>
        </w:rPr>
        <w:t>Первый такт</w:t>
      </w:r>
    </w:p>
    <w:p w14:paraId="2AE6B783" w14:textId="3B20E946" w:rsidR="003F4ADA" w:rsidRDefault="00FA34CC" w:rsidP="0081218F">
      <w:pPr>
        <w:ind w:firstLine="360"/>
        <w:rPr>
          <w:lang w:val="ru-RU"/>
        </w:rPr>
      </w:pPr>
      <w:r>
        <w:rPr>
          <w:lang w:val="ru-RU"/>
        </w:rPr>
        <w:t>Используются:</w:t>
      </w:r>
    </w:p>
    <w:p w14:paraId="78A1FFDD" w14:textId="74A3665B" w:rsidR="00FA34CC" w:rsidRDefault="00FA34CC" w:rsidP="00FA34CC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Ритмы, используемые в первом такте предыдущих разрядов контрапункта:</w:t>
      </w:r>
    </w:p>
    <w:p w14:paraId="3B9AA62C" w14:textId="628A9A67" w:rsidR="00FA34CC" w:rsidRDefault="00FA34CC" w:rsidP="00FA34CC">
      <w:pPr>
        <w:pStyle w:val="ListParagraph"/>
        <w:rPr>
          <w:lang w:val="ru-RU"/>
        </w:rPr>
      </w:pPr>
      <w:r>
        <w:rPr>
          <w:noProof/>
        </w:rPr>
        <w:drawing>
          <wp:inline distT="0" distB="0" distL="0" distR="0" wp14:anchorId="7A5259D3" wp14:editId="5EEF3168">
            <wp:extent cx="3340100" cy="34860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9956" cy="36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FD0D" w14:textId="2E220E39" w:rsidR="00FA34CC" w:rsidRPr="00FA34CC" w:rsidRDefault="00FA34CC" w:rsidP="00FA34CC">
      <w:pPr>
        <w:pStyle w:val="ListParagraph"/>
        <w:numPr>
          <w:ilvl w:val="0"/>
          <w:numId w:val="4"/>
        </w:numPr>
        <w:rPr>
          <w:lang w:val="ru-RU"/>
        </w:rPr>
      </w:pPr>
      <w:commentRangeStart w:id="98"/>
      <w:r>
        <w:rPr>
          <w:lang w:val="ru-RU"/>
        </w:rPr>
        <w:t>Новый ритм</w:t>
      </w:r>
      <w:commentRangeEnd w:id="98"/>
      <w:r w:rsidR="001E1950">
        <w:rPr>
          <w:rStyle w:val="CommentReference"/>
        </w:rPr>
        <w:commentReference w:id="98"/>
      </w:r>
      <w:r>
        <w:rPr>
          <w:lang w:val="ru-RU"/>
        </w:rPr>
        <w:t xml:space="preserve">: </w:t>
      </w:r>
      <w:r>
        <w:rPr>
          <w:noProof/>
        </w:rPr>
        <w:drawing>
          <wp:inline distT="0" distB="0" distL="0" distR="0" wp14:anchorId="6B886F87" wp14:editId="213B88F2">
            <wp:extent cx="901700" cy="26156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49134" cy="2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6AF3" w14:textId="2A33F72E" w:rsidR="00FA34CC" w:rsidRDefault="00C9490B" w:rsidP="0081218F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 w:rsidR="001174D5">
        <w:rPr>
          <w:b/>
          <w:u w:val="single"/>
          <w:lang w:val="ru-RU"/>
        </w:rPr>
        <w:t>ие</w:t>
      </w:r>
      <w:r w:rsidR="009763DB">
        <w:rPr>
          <w:lang w:val="ru-RU"/>
        </w:rPr>
        <w:t>:</w:t>
      </w:r>
    </w:p>
    <w:p w14:paraId="2591EBF0" w14:textId="1CD91F69" w:rsidR="009763DB" w:rsidRDefault="009763DB" w:rsidP="0081218F">
      <w:pPr>
        <w:ind w:firstLine="360"/>
        <w:rPr>
          <w:lang w:val="ru-RU"/>
        </w:rPr>
      </w:pPr>
      <w:bookmarkStart w:id="99" w:name="OLE_LINK150"/>
      <w:bookmarkStart w:id="100" w:name="OLE_LINK151"/>
      <w:commentRangeStart w:id="101"/>
      <w:r>
        <w:rPr>
          <w:lang w:val="ru-RU"/>
        </w:rPr>
        <w:t xml:space="preserve">Начиная с 5 голосов допускается начинать контрапункт с ритма </w:t>
      </w:r>
      <w:r>
        <w:rPr>
          <w:noProof/>
        </w:rPr>
        <w:drawing>
          <wp:inline distT="0" distB="0" distL="0" distR="0" wp14:anchorId="7941B60B" wp14:editId="7450F8AB">
            <wp:extent cx="603250" cy="212509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684" cy="2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, </w:t>
      </w:r>
      <w:r w:rsidRPr="00925B18">
        <w:rPr>
          <w:lang w:val="ru-RU"/>
        </w:rPr>
        <w:t xml:space="preserve">что позволяет вступить трем голосам в </w:t>
      </w:r>
      <w:r w:rsidR="00341757" w:rsidRPr="00925B18">
        <w:rPr>
          <w:lang w:val="ru-RU"/>
        </w:rPr>
        <w:t>одном</w:t>
      </w:r>
      <w:r w:rsidRPr="00925B18">
        <w:rPr>
          <w:lang w:val="ru-RU"/>
        </w:rPr>
        <w:t xml:space="preserve"> такте.</w:t>
      </w:r>
      <w:commentRangeEnd w:id="101"/>
      <w:r w:rsidR="00F85B05">
        <w:rPr>
          <w:rStyle w:val="CommentReference"/>
        </w:rPr>
        <w:commentReference w:id="101"/>
      </w:r>
    </w:p>
    <w:bookmarkEnd w:id="99"/>
    <w:bookmarkEnd w:id="100"/>
    <w:p w14:paraId="5096C401" w14:textId="638962C9" w:rsidR="00296BB0" w:rsidRDefault="00296BB0" w:rsidP="00296BB0">
      <w:pPr>
        <w:pStyle w:val="Heading5"/>
        <w:rPr>
          <w:lang w:val="ru-RU"/>
        </w:rPr>
      </w:pPr>
      <w:r>
        <w:rPr>
          <w:lang w:val="ru-RU"/>
        </w:rPr>
        <w:t>Распределение ритмов</w:t>
      </w:r>
    </w:p>
    <w:p w14:paraId="2D772559" w14:textId="0237CB37" w:rsidR="00296BB0" w:rsidRDefault="00296BB0" w:rsidP="00296BB0">
      <w:pPr>
        <w:pStyle w:val="ListParagraph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голосе соседние такты не должны иметь одинакового ритма. Не разрешено использовать больше трех половинных или больше семи четвертных нот в </w:t>
      </w:r>
      <w:commentRangeStart w:id="102"/>
      <w:r>
        <w:rPr>
          <w:lang w:val="ru-RU"/>
        </w:rPr>
        <w:t>двух соседних тактах</w:t>
      </w:r>
      <w:commentRangeEnd w:id="102"/>
      <w:r w:rsidR="001E1950">
        <w:rPr>
          <w:rStyle w:val="CommentReference"/>
        </w:rPr>
        <w:commentReference w:id="102"/>
      </w:r>
      <w:r w:rsidR="008B0679">
        <w:rPr>
          <w:rStyle w:val="FootnoteReference"/>
          <w:lang w:val="ru-RU"/>
        </w:rPr>
        <w:footnoteReference w:id="8"/>
      </w:r>
      <w:r>
        <w:rPr>
          <w:lang w:val="ru-RU"/>
        </w:rPr>
        <w:t>. Также не разрешено писать двух синкоп подряд.</w:t>
      </w:r>
    </w:p>
    <w:p w14:paraId="76AC204E" w14:textId="7CC1A13E" w:rsidR="00123FA3" w:rsidRDefault="00123FA3" w:rsidP="00296BB0">
      <w:pPr>
        <w:pStyle w:val="ListParagraph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такте разные голоса не должны иметь одинакового ритма. </w:t>
      </w:r>
      <w:bookmarkStart w:id="103" w:name="OLE_LINK152"/>
      <w:bookmarkStart w:id="104" w:name="OLE_LINK153"/>
      <w:commentRangeStart w:id="105"/>
      <w:r w:rsidR="00937105">
        <w:rPr>
          <w:lang w:val="ru-RU"/>
        </w:rPr>
        <w:t xml:space="preserve">Начиная с трех голосов, каждая четверть в такте должна быть </w:t>
      </w:r>
      <w:r w:rsidR="00937105" w:rsidRPr="00E4166A">
        <w:rPr>
          <w:lang w:val="ru-RU"/>
        </w:rPr>
        <w:t>отмечена</w:t>
      </w:r>
      <w:r w:rsidR="00E4166A">
        <w:rPr>
          <w:lang w:val="ru-RU"/>
        </w:rPr>
        <w:t xml:space="preserve"> началом ноты в любом голосе</w:t>
      </w:r>
      <w:commentRangeEnd w:id="105"/>
      <w:r w:rsidR="004F5D7D">
        <w:rPr>
          <w:rStyle w:val="CommentReference"/>
        </w:rPr>
        <w:commentReference w:id="105"/>
      </w:r>
      <w:r w:rsidR="00833716">
        <w:rPr>
          <w:lang w:val="ru-RU"/>
        </w:rPr>
        <w:t xml:space="preserve">. </w:t>
      </w:r>
      <w:bookmarkEnd w:id="103"/>
      <w:bookmarkEnd w:id="104"/>
      <w:commentRangeStart w:id="106"/>
      <w:r w:rsidR="00833716">
        <w:rPr>
          <w:lang w:val="ru-RU"/>
        </w:rPr>
        <w:t>Задержание осв</w:t>
      </w:r>
      <w:r w:rsidR="009C6A5E">
        <w:rPr>
          <w:lang w:val="ru-RU"/>
        </w:rPr>
        <w:t>обождает от этого обязательства</w:t>
      </w:r>
      <w:commentRangeEnd w:id="106"/>
      <w:r w:rsidR="00AD684F">
        <w:rPr>
          <w:rStyle w:val="CommentReference"/>
        </w:rPr>
        <w:commentReference w:id="106"/>
      </w:r>
      <w:r w:rsidR="009C6A5E">
        <w:rPr>
          <w:lang w:val="ru-RU"/>
        </w:rPr>
        <w:t>:</w:t>
      </w:r>
    </w:p>
    <w:p w14:paraId="323DBCC9" w14:textId="47AF0F7E" w:rsidR="00C9490B" w:rsidRDefault="008B0679" w:rsidP="008B067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1F23103" wp14:editId="7C246E8B">
            <wp:extent cx="2994659" cy="891540"/>
            <wp:effectExtent l="114300" t="114300" r="111125" b="1181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9122" cy="89882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166EDC5" w14:textId="77777777" w:rsidR="001174D5" w:rsidRDefault="001174D5" w:rsidP="001174D5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>
        <w:rPr>
          <w:b/>
          <w:u w:val="single"/>
          <w:lang w:val="ru-RU"/>
        </w:rPr>
        <w:t>ие</w:t>
      </w:r>
      <w:r>
        <w:rPr>
          <w:lang w:val="ru-RU"/>
        </w:rPr>
        <w:t>:</w:t>
      </w:r>
    </w:p>
    <w:p w14:paraId="41B61596" w14:textId="443F9E57" w:rsidR="001174D5" w:rsidRDefault="001174D5" w:rsidP="001174D5">
      <w:pPr>
        <w:rPr>
          <w:lang w:val="ru-RU"/>
        </w:rPr>
      </w:pPr>
      <w:bookmarkStart w:id="107" w:name="OLE_LINK154"/>
      <w:bookmarkStart w:id="108" w:name="OLE_LINK155"/>
      <w:r>
        <w:rPr>
          <w:lang w:val="ru-RU"/>
        </w:rPr>
        <w:t xml:space="preserve">Начиная с 5 голосов </w:t>
      </w:r>
      <w:commentRangeStart w:id="109"/>
      <w:r>
        <w:rPr>
          <w:lang w:val="ru-RU"/>
        </w:rPr>
        <w:t>допускается наложение половинных нот и четвертей</w:t>
      </w:r>
      <w:commentRangeEnd w:id="109"/>
      <w:r w:rsidR="004F5D7D">
        <w:rPr>
          <w:rStyle w:val="CommentReference"/>
        </w:rPr>
        <w:commentReference w:id="109"/>
      </w:r>
      <w:r>
        <w:rPr>
          <w:lang w:val="ru-RU"/>
        </w:rPr>
        <w:t>.</w:t>
      </w:r>
    </w:p>
    <w:bookmarkEnd w:id="107"/>
    <w:bookmarkEnd w:id="108"/>
    <w:p w14:paraId="382AAA21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634239FF" w14:textId="11B3C21E" w:rsidR="00317685" w:rsidRDefault="00317685" w:rsidP="00317685">
      <w:pPr>
        <w:pStyle w:val="Heading3"/>
      </w:pPr>
      <w:bookmarkStart w:id="110" w:name="_Toc513984261"/>
      <w:r>
        <w:lastRenderedPageBreak/>
        <w:t>Мелодические правила</w:t>
      </w:r>
      <w:bookmarkEnd w:id="110"/>
    </w:p>
    <w:p w14:paraId="7EB7DB47" w14:textId="2FED0C2E" w:rsidR="00317685" w:rsidRPr="00317685" w:rsidRDefault="00317685" w:rsidP="00317685">
      <w:pPr>
        <w:pStyle w:val="Heading5"/>
        <w:rPr>
          <w:lang w:val="ru-RU"/>
        </w:rPr>
      </w:pPr>
      <w:r>
        <w:rPr>
          <w:lang w:val="ru-RU"/>
        </w:rPr>
        <w:t>Поступенное движение</w:t>
      </w:r>
    </w:p>
    <w:p w14:paraId="6E64255B" w14:textId="0F51E48E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Поступенное движение должно использоваться как можно чаще и должно продолжаться как можно дольше, </w:t>
      </w:r>
      <w:commentRangeStart w:id="111"/>
      <w:r>
        <w:rPr>
          <w:lang w:val="ru-RU"/>
        </w:rPr>
        <w:t>насколько это возможно</w:t>
      </w:r>
      <w:commentRangeEnd w:id="111"/>
      <w:r w:rsidR="0058488C">
        <w:rPr>
          <w:rStyle w:val="CommentReference"/>
        </w:rPr>
        <w:commentReference w:id="111"/>
      </w:r>
      <w:r>
        <w:rPr>
          <w:lang w:val="ru-RU"/>
        </w:rPr>
        <w:t>. Вместе с противоположным движением, поступенное движение составляет саму суть контрапункта.</w:t>
      </w:r>
    </w:p>
    <w:p w14:paraId="53B9C565" w14:textId="24ACCF52" w:rsidR="00317685" w:rsidRDefault="00317685" w:rsidP="00317685">
      <w:pPr>
        <w:pStyle w:val="Heading5"/>
        <w:rPr>
          <w:lang w:val="ru-RU"/>
        </w:rPr>
      </w:pPr>
      <w:r>
        <w:rPr>
          <w:lang w:val="ru-RU"/>
        </w:rPr>
        <w:t>Скачки</w:t>
      </w:r>
    </w:p>
    <w:p w14:paraId="16857155" w14:textId="1FCF9FC7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Следует избегать скачков насколько это возможно, особенно </w:t>
      </w:r>
      <w:commentRangeStart w:id="112"/>
      <w:r>
        <w:rPr>
          <w:lang w:val="ru-RU"/>
        </w:rPr>
        <w:t>между короткими нотами</w:t>
      </w:r>
      <w:commentRangeEnd w:id="112"/>
      <w:r w:rsidR="00496456">
        <w:rPr>
          <w:rStyle w:val="CommentReference"/>
        </w:rPr>
        <w:commentReference w:id="112"/>
      </w:r>
      <w:r>
        <w:rPr>
          <w:lang w:val="ru-RU"/>
        </w:rPr>
        <w:t>. Скачки с восьмой ноты или на восьмую ноту всегда запрещены.</w:t>
      </w:r>
    </w:p>
    <w:p w14:paraId="7B314EB9" w14:textId="2F4FA149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Обычные арпеджио запрещены в </w:t>
      </w:r>
      <w:commentRangeStart w:id="113"/>
      <w:r>
        <w:rPr>
          <w:lang w:val="ru-RU"/>
        </w:rPr>
        <w:t>мелодической линии</w:t>
      </w:r>
      <w:commentRangeEnd w:id="113"/>
      <w:r w:rsidR="00F04E4B">
        <w:rPr>
          <w:rStyle w:val="CommentReference"/>
        </w:rPr>
        <w:commentReference w:id="113"/>
      </w:r>
      <w:r>
        <w:rPr>
          <w:lang w:val="ru-RU"/>
        </w:rPr>
        <w:t>.</w:t>
      </w:r>
    </w:p>
    <w:p w14:paraId="5D727865" w14:textId="1BA05F4D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2B97506A" wp14:editId="055598AB">
            <wp:extent cx="5384800" cy="492963"/>
            <wp:effectExtent l="114300" t="114300" r="120650" b="1168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4918" cy="50487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274BFEC" w14:textId="2B191229" w:rsidR="00317685" w:rsidRDefault="00E3463C" w:rsidP="00317685">
      <w:pPr>
        <w:ind w:firstLine="360"/>
        <w:rPr>
          <w:lang w:val="ru-RU"/>
        </w:rPr>
      </w:pPr>
      <w:r>
        <w:rPr>
          <w:lang w:val="ru-RU"/>
        </w:rPr>
        <w:t>В качестве исключения допускается арпеджио со сменой направления движения</w:t>
      </w:r>
      <w:r w:rsidR="00317685">
        <w:rPr>
          <w:lang w:val="ru-RU"/>
        </w:rPr>
        <w:t>:</w:t>
      </w:r>
    </w:p>
    <w:p w14:paraId="19443CEC" w14:textId="23B00C9A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35F0EDE3" wp14:editId="58E0C835">
            <wp:extent cx="5340350" cy="458028"/>
            <wp:effectExtent l="114300" t="114300" r="107950" b="11366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0236" cy="46573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E03C86" w14:textId="1275C804" w:rsidR="00317685" w:rsidRDefault="00937167" w:rsidP="00937167">
      <w:pPr>
        <w:pStyle w:val="Heading5"/>
        <w:rPr>
          <w:lang w:val="ru-RU"/>
        </w:rPr>
      </w:pPr>
      <w:bookmarkStart w:id="114" w:name="OLE_LINK31"/>
      <w:bookmarkStart w:id="115" w:name="OLE_LINK32"/>
      <w:r>
        <w:rPr>
          <w:lang w:val="ru-RU"/>
        </w:rPr>
        <w:t>Скачки между тактами</w:t>
      </w:r>
    </w:p>
    <w:p w14:paraId="76958E3D" w14:textId="09E63809" w:rsidR="00937167" w:rsidRDefault="00937167" w:rsidP="00937167">
      <w:pPr>
        <w:ind w:firstLine="360"/>
        <w:rPr>
          <w:lang w:val="ru-RU"/>
        </w:rPr>
      </w:pPr>
      <w:r>
        <w:rPr>
          <w:lang w:val="ru-RU"/>
        </w:rPr>
        <w:t xml:space="preserve">Особенно следует избегать скачков при переходе от одного такта к другому, </w:t>
      </w:r>
      <w:commentRangeStart w:id="116"/>
      <w:r>
        <w:rPr>
          <w:lang w:val="ru-RU"/>
        </w:rPr>
        <w:t xml:space="preserve">особенно в коротких нотах </w:t>
      </w:r>
      <w:commentRangeEnd w:id="116"/>
      <w:r w:rsidR="006D0FD0">
        <w:rPr>
          <w:rStyle w:val="CommentReference"/>
        </w:rPr>
        <w:commentReference w:id="116"/>
      </w:r>
      <w:r>
        <w:rPr>
          <w:lang w:val="ru-RU"/>
        </w:rPr>
        <w:t>(меньше половинной ноты).</w:t>
      </w:r>
    </w:p>
    <w:bookmarkEnd w:id="114"/>
    <w:bookmarkEnd w:id="115"/>
    <w:p w14:paraId="60007321" w14:textId="4866A027" w:rsidR="005B7A63" w:rsidRDefault="005B7A63" w:rsidP="00937167">
      <w:pPr>
        <w:ind w:firstLine="360"/>
        <w:rPr>
          <w:lang w:val="ru-RU"/>
        </w:rPr>
      </w:pPr>
      <w:r w:rsidRPr="005B7A63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241AE078" w14:textId="00F05200" w:rsidR="005B7A63" w:rsidRDefault="00F3553A" w:rsidP="00937167">
      <w:pPr>
        <w:ind w:firstLine="360"/>
        <w:rPr>
          <w:lang w:val="ru-RU"/>
        </w:rPr>
      </w:pPr>
      <w:r>
        <w:rPr>
          <w:lang w:val="ru-RU"/>
        </w:rPr>
        <w:t>Допустимы скачки между тактами, если перед ними мелодия движется в противоположном направлении</w:t>
      </w:r>
      <w:commentRangeStart w:id="117"/>
      <w:r w:rsidR="00442DFA">
        <w:rPr>
          <w:rStyle w:val="FootnoteReference"/>
          <w:lang w:val="ru-RU"/>
        </w:rPr>
        <w:footnoteReference w:id="9"/>
      </w:r>
      <w:commentRangeEnd w:id="117"/>
      <w:r w:rsidR="00442DFA">
        <w:rPr>
          <w:rStyle w:val="CommentReference"/>
        </w:rPr>
        <w:commentReference w:id="117"/>
      </w:r>
      <w:r>
        <w:rPr>
          <w:lang w:val="ru-RU"/>
        </w:rPr>
        <w:t>:</w:t>
      </w:r>
    </w:p>
    <w:p w14:paraId="5CDE4E8A" w14:textId="3571F3AF" w:rsidR="00F3553A" w:rsidRDefault="00F3553A" w:rsidP="00097D2B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9E4A14" wp14:editId="14E43790">
            <wp:extent cx="5251450" cy="491053"/>
            <wp:effectExtent l="114300" t="114300" r="120650" b="1187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9048" cy="5114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A65D85" w14:textId="5DEAAAB3" w:rsidR="00A139DF" w:rsidRDefault="00A139DF" w:rsidP="00A139DF">
      <w:pPr>
        <w:pStyle w:val="Heading5"/>
        <w:rPr>
          <w:lang w:val="ru-RU"/>
        </w:rPr>
      </w:pPr>
      <w:r>
        <w:rPr>
          <w:lang w:val="ru-RU"/>
        </w:rPr>
        <w:t>Мелодические интервалы</w:t>
      </w:r>
      <w:r w:rsidR="004B3A5B">
        <w:rPr>
          <w:lang w:val="ru-RU"/>
        </w:rPr>
        <w:t>. Правила, касающиеся двух последовательных нот.</w:t>
      </w:r>
    </w:p>
    <w:p w14:paraId="571819B8" w14:textId="77777777" w:rsidR="006C7955" w:rsidRPr="006C7955" w:rsidRDefault="006C7955" w:rsidP="006C7955">
      <w:pPr>
        <w:pStyle w:val="ListParagraph"/>
        <w:numPr>
          <w:ilvl w:val="0"/>
          <w:numId w:val="8"/>
        </w:numPr>
        <w:rPr>
          <w:lang w:val="ru-RU"/>
        </w:rPr>
      </w:pPr>
      <w:r w:rsidRPr="006C7955">
        <w:rPr>
          <w:lang w:val="ru-RU"/>
        </w:rPr>
        <w:t>Разрешены:</w:t>
      </w:r>
    </w:p>
    <w:p w14:paraId="362A9E3D" w14:textId="0E33B72B" w:rsidR="00A139DF" w:rsidRDefault="00A139DF" w:rsidP="006C7955">
      <w:pPr>
        <w:pStyle w:val="ListParagraph"/>
        <w:numPr>
          <w:ilvl w:val="1"/>
          <w:numId w:val="8"/>
        </w:numPr>
        <w:rPr>
          <w:lang w:val="ru-RU"/>
        </w:rPr>
      </w:pPr>
      <w:r>
        <w:rPr>
          <w:lang w:val="ru-RU"/>
        </w:rPr>
        <w:t xml:space="preserve">Малые, большие и чистые интервалы </w:t>
      </w:r>
      <w:commentRangeStart w:id="118"/>
      <w:r>
        <w:rPr>
          <w:lang w:val="ru-RU"/>
        </w:rPr>
        <w:t xml:space="preserve">не больше малой сексты </w:t>
      </w:r>
      <w:commentRangeEnd w:id="118"/>
      <w:r w:rsidR="00F067E4">
        <w:rPr>
          <w:rStyle w:val="CommentReference"/>
        </w:rPr>
        <w:commentReference w:id="118"/>
      </w:r>
      <w:r>
        <w:rPr>
          <w:lang w:val="ru-RU"/>
        </w:rPr>
        <w:t>(Малая терция, большая терция, чистая кварта, чистая квинта, малая секста).</w:t>
      </w:r>
    </w:p>
    <w:p w14:paraId="710698E7" w14:textId="14AF7C58" w:rsidR="006C7955" w:rsidRDefault="006C7955" w:rsidP="006C7955">
      <w:pPr>
        <w:pStyle w:val="ListParagraph"/>
        <w:numPr>
          <w:ilvl w:val="1"/>
          <w:numId w:val="8"/>
        </w:numPr>
        <w:rPr>
          <w:lang w:val="ru-RU"/>
        </w:rPr>
      </w:pPr>
      <w:r>
        <w:rPr>
          <w:lang w:val="ru-RU"/>
        </w:rPr>
        <w:t>Чистая октава.</w:t>
      </w:r>
    </w:p>
    <w:p w14:paraId="2B41EED9" w14:textId="267CA8D0" w:rsidR="007C00FA" w:rsidRPr="007C00FA" w:rsidRDefault="007C00FA" w:rsidP="007C00F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395D2BA" wp14:editId="733C6E88">
            <wp:extent cx="6152515" cy="378460"/>
            <wp:effectExtent l="114300" t="114300" r="114935" b="1168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4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4BB97C8" w14:textId="2E37B9F5" w:rsidR="006C7955" w:rsidRDefault="006C7955" w:rsidP="006C7955">
      <w:pPr>
        <w:pStyle w:val="ListParagraph"/>
        <w:numPr>
          <w:ilvl w:val="0"/>
          <w:numId w:val="8"/>
        </w:numPr>
        <w:rPr>
          <w:lang w:val="ru-RU"/>
        </w:rPr>
      </w:pPr>
      <w:r>
        <w:rPr>
          <w:lang w:val="ru-RU"/>
        </w:rPr>
        <w:t>Запрещены:</w:t>
      </w:r>
    </w:p>
    <w:p w14:paraId="0F946AA9" w14:textId="4D002BFC" w:rsidR="006C7955" w:rsidRDefault="006C7955" w:rsidP="006C7955">
      <w:pPr>
        <w:pStyle w:val="ListParagraph"/>
        <w:numPr>
          <w:ilvl w:val="1"/>
          <w:numId w:val="8"/>
        </w:numPr>
        <w:rPr>
          <w:lang w:val="ru-RU"/>
        </w:rPr>
      </w:pPr>
      <w:r>
        <w:rPr>
          <w:lang w:val="ru-RU"/>
        </w:rPr>
        <w:t>Хроматические интервалы</w:t>
      </w:r>
      <w:r>
        <w:rPr>
          <w:lang w:val="ru-RU"/>
        </w:rPr>
        <w:tab/>
      </w:r>
    </w:p>
    <w:p w14:paraId="1AA42FA7" w14:textId="25C29CA4" w:rsidR="00335E02" w:rsidRDefault="00A3367A" w:rsidP="00335E02">
      <w:pPr>
        <w:pStyle w:val="ListParagraph"/>
        <w:numPr>
          <w:ilvl w:val="2"/>
          <w:numId w:val="8"/>
        </w:numPr>
        <w:rPr>
          <w:lang w:val="ru-RU"/>
        </w:rPr>
      </w:pPr>
      <w:r>
        <w:rPr>
          <w:lang w:val="ru-RU"/>
        </w:rPr>
        <w:t>интервалы</w:t>
      </w:r>
      <w:r w:rsidR="007A3970">
        <w:rPr>
          <w:lang w:val="ru-RU"/>
        </w:rPr>
        <w:t>,</w:t>
      </w:r>
      <w:r w:rsidR="00335E02">
        <w:t xml:space="preserve"> </w:t>
      </w:r>
      <w:r w:rsidR="00335E02" w:rsidRPr="00A3367A">
        <w:rPr>
          <w:lang w:val="ru-RU"/>
        </w:rPr>
        <w:t>образованные недиатоническими звуками</w:t>
      </w:r>
      <w:r w:rsidR="00335E02">
        <w:rPr>
          <w:lang w:val="ru-RU"/>
        </w:rPr>
        <w:t>;</w:t>
      </w:r>
    </w:p>
    <w:p w14:paraId="2AE5A63A" w14:textId="2B971BF6" w:rsidR="006C7955" w:rsidRPr="007A3970" w:rsidRDefault="006C7955" w:rsidP="006C7955">
      <w:pPr>
        <w:pStyle w:val="ListParagraph"/>
        <w:numPr>
          <w:ilvl w:val="2"/>
          <w:numId w:val="8"/>
        </w:numPr>
        <w:rPr>
          <w:lang w:val="ru-RU"/>
        </w:rPr>
      </w:pPr>
      <w:r w:rsidRPr="007A3970">
        <w:rPr>
          <w:lang w:val="ru-RU"/>
        </w:rPr>
        <w:t>интервалы между альтерированной и неальтерированной нотой одной ступени.</w:t>
      </w:r>
    </w:p>
    <w:p w14:paraId="4C6C117F" w14:textId="2C4E2578" w:rsidR="006C7955" w:rsidRDefault="006C7955" w:rsidP="006C7955">
      <w:pPr>
        <w:pStyle w:val="ListParagraph"/>
        <w:numPr>
          <w:ilvl w:val="1"/>
          <w:numId w:val="8"/>
        </w:numPr>
        <w:rPr>
          <w:lang w:val="ru-RU"/>
        </w:rPr>
      </w:pPr>
      <w:commentRangeStart w:id="119"/>
      <w:r>
        <w:rPr>
          <w:lang w:val="ru-RU"/>
        </w:rPr>
        <w:t xml:space="preserve">Уменьшенные и увеличенные </w:t>
      </w:r>
      <w:commentRangeEnd w:id="119"/>
      <w:r w:rsidR="00F067E4">
        <w:rPr>
          <w:rStyle w:val="CommentReference"/>
        </w:rPr>
        <w:commentReference w:id="119"/>
      </w:r>
      <w:r>
        <w:rPr>
          <w:lang w:val="ru-RU"/>
        </w:rPr>
        <w:t>интервалы.</w:t>
      </w:r>
    </w:p>
    <w:p w14:paraId="6389B989" w14:textId="4EFA47D7" w:rsidR="006C7955" w:rsidRPr="00A139DF" w:rsidRDefault="006C7955" w:rsidP="006C7955">
      <w:pPr>
        <w:pStyle w:val="ListParagraph"/>
        <w:numPr>
          <w:ilvl w:val="1"/>
          <w:numId w:val="8"/>
        </w:numPr>
        <w:rPr>
          <w:lang w:val="ru-RU"/>
        </w:rPr>
      </w:pPr>
      <w:r>
        <w:rPr>
          <w:lang w:val="ru-RU"/>
        </w:rPr>
        <w:t>Интервалы больше малой сексты (кроме чистой октавы).</w:t>
      </w:r>
    </w:p>
    <w:p w14:paraId="1829A8A6" w14:textId="31F2114E" w:rsidR="00FD2A26" w:rsidRDefault="00FD2A26" w:rsidP="001174D5">
      <w:pPr>
        <w:rPr>
          <w:lang w:val="ru-RU"/>
        </w:rPr>
      </w:pPr>
      <w:r>
        <w:rPr>
          <w:noProof/>
        </w:rPr>
        <w:drawing>
          <wp:inline distT="0" distB="0" distL="0" distR="0" wp14:anchorId="3899A9DE" wp14:editId="5B67A356">
            <wp:extent cx="6152515" cy="381635"/>
            <wp:effectExtent l="114300" t="114300" r="114935" b="11366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63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E8EA8DD" w14:textId="4D7096D4" w:rsidR="00FD2A26" w:rsidRDefault="006872A0" w:rsidP="006872A0">
      <w:pPr>
        <w:ind w:firstLine="360"/>
        <w:rPr>
          <w:lang w:val="ru-RU"/>
        </w:rPr>
      </w:pPr>
      <w:commentRangeStart w:id="120"/>
      <w:r>
        <w:rPr>
          <w:lang w:val="ru-RU"/>
        </w:rPr>
        <w:t>Не нужно злоупотреблять скачком на октаву</w:t>
      </w:r>
      <w:commentRangeEnd w:id="120"/>
      <w:r w:rsidR="00F067E4">
        <w:rPr>
          <w:rStyle w:val="CommentReference"/>
        </w:rPr>
        <w:commentReference w:id="120"/>
      </w:r>
      <w:r>
        <w:rPr>
          <w:lang w:val="ru-RU"/>
        </w:rPr>
        <w:t>.</w:t>
      </w:r>
    </w:p>
    <w:p w14:paraId="73571D27" w14:textId="76F789B6" w:rsidR="006872A0" w:rsidRDefault="006872A0" w:rsidP="006872A0">
      <w:pPr>
        <w:ind w:firstLine="360"/>
        <w:rPr>
          <w:lang w:val="ru-RU"/>
        </w:rPr>
      </w:pPr>
      <w:r w:rsidRPr="004B3A5B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116B15AA" w14:textId="05D62BA7" w:rsidR="006872A0" w:rsidRDefault="006872A0" w:rsidP="006872A0">
      <w:pPr>
        <w:ind w:firstLine="360"/>
        <w:rPr>
          <w:lang w:val="ru-RU"/>
        </w:rPr>
      </w:pPr>
      <w:bookmarkStart w:id="121" w:name="OLE_LINK156"/>
      <w:bookmarkStart w:id="122" w:name="OLE_LINK157"/>
      <w:r>
        <w:rPr>
          <w:lang w:val="ru-RU"/>
        </w:rPr>
        <w:t>Начиная с 6 голосов и больше: допускается в качестве исключения большая секста.</w:t>
      </w:r>
    </w:p>
    <w:bookmarkEnd w:id="121"/>
    <w:bookmarkEnd w:id="122"/>
    <w:p w14:paraId="04555AA5" w14:textId="17248E5F" w:rsidR="004B3A5B" w:rsidRDefault="004B3A5B" w:rsidP="004B3A5B">
      <w:pPr>
        <w:pStyle w:val="Heading5"/>
        <w:rPr>
          <w:lang w:val="ru-RU"/>
        </w:rPr>
      </w:pPr>
      <w:r>
        <w:rPr>
          <w:lang w:val="ru-RU"/>
        </w:rPr>
        <w:t>Мелодические интервалы. Правила, касающиеся больше двух последовательных нот.</w:t>
      </w:r>
    </w:p>
    <w:p w14:paraId="52BE3350" w14:textId="1277981F" w:rsidR="005E2747" w:rsidRDefault="005E2747" w:rsidP="005E2747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кварта в пределах трех или четырех соседних нот должна быть подготовлена или покинута поступенным движением в </w:t>
      </w:r>
      <w:commentRangeStart w:id="123"/>
      <w:r>
        <w:rPr>
          <w:lang w:val="ru-RU"/>
        </w:rPr>
        <w:t>том же направлении</w:t>
      </w:r>
      <w:commentRangeEnd w:id="123"/>
      <w:r>
        <w:rPr>
          <w:rStyle w:val="CommentReference"/>
        </w:rPr>
        <w:commentReference w:id="123"/>
      </w:r>
      <w:r>
        <w:rPr>
          <w:lang w:val="ru-RU"/>
        </w:rPr>
        <w:t>:</w:t>
      </w:r>
    </w:p>
    <w:p w14:paraId="11138E45" w14:textId="426DC11B" w:rsid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E25DD45" wp14:editId="21D9C603">
            <wp:extent cx="6152515" cy="429260"/>
            <wp:effectExtent l="114300" t="114300" r="114935" b="1231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92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9608B8" w14:textId="0820D3BD" w:rsidR="00201C54" w:rsidRP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E67AEB5" wp14:editId="6BC1F94B">
            <wp:extent cx="3213100" cy="424372"/>
            <wp:effectExtent l="114300" t="114300" r="120650" b="1092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99696" cy="43580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979439" w14:textId="4972D32A" w:rsidR="005E2747" w:rsidRDefault="005E2747" w:rsidP="005E2747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квинта в пределах четырех соседних нот должна быть продолжена поступенным движением в </w:t>
      </w:r>
      <w:commentRangeStart w:id="124"/>
      <w:r>
        <w:rPr>
          <w:lang w:val="ru-RU"/>
        </w:rPr>
        <w:t>том же направлении</w:t>
      </w:r>
      <w:commentRangeEnd w:id="124"/>
      <w:r>
        <w:rPr>
          <w:rStyle w:val="CommentReference"/>
        </w:rPr>
        <w:commentReference w:id="124"/>
      </w:r>
      <w:r>
        <w:rPr>
          <w:lang w:val="ru-RU"/>
        </w:rPr>
        <w:t>:</w:t>
      </w:r>
    </w:p>
    <w:p w14:paraId="7076A2E8" w14:textId="2674D8C2" w:rsidR="005E2747" w:rsidRDefault="00140E3C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4680ECA" wp14:editId="60652CE6">
            <wp:extent cx="2530519" cy="466725"/>
            <wp:effectExtent l="114300" t="114300" r="117475" b="1047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0519" cy="46672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0234E" wp14:editId="617C3F72">
            <wp:extent cx="2098040" cy="577850"/>
            <wp:effectExtent l="114300" t="114300" r="11176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" b="-32978"/>
                    <a:stretch/>
                  </pic:blipFill>
                  <pic:spPr bwMode="auto">
                    <a:xfrm>
                      <a:off x="0" y="0"/>
                      <a:ext cx="2107067" cy="580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ED7D31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73F4D" w14:textId="764DF8EE" w:rsidR="008120AA" w:rsidRDefault="008120AA" w:rsidP="008120AA">
      <w:pPr>
        <w:pStyle w:val="ListParagraph"/>
        <w:numPr>
          <w:ilvl w:val="0"/>
          <w:numId w:val="9"/>
        </w:numPr>
        <w:rPr>
          <w:lang w:val="ru-RU"/>
        </w:rPr>
      </w:pPr>
      <w:commentRangeStart w:id="125"/>
      <w:r>
        <w:rPr>
          <w:lang w:val="ru-RU"/>
        </w:rPr>
        <w:t xml:space="preserve">Септима и нона </w:t>
      </w:r>
      <w:commentRangeEnd w:id="125"/>
      <w:r w:rsidR="002612F5">
        <w:rPr>
          <w:rStyle w:val="CommentReference"/>
        </w:rPr>
        <w:commentReference w:id="125"/>
      </w:r>
      <w:r>
        <w:rPr>
          <w:lang w:val="ru-RU"/>
        </w:rPr>
        <w:t xml:space="preserve">в пределах трех нот должны содержать в себе поступенное </w:t>
      </w:r>
      <w:r w:rsidR="002612F5" w:rsidRPr="002612F5">
        <w:rPr>
          <w:lang w:val="ru-RU"/>
        </w:rPr>
        <w:t>движение</w:t>
      </w:r>
      <w:r>
        <w:rPr>
          <w:lang w:val="ru-RU"/>
        </w:rPr>
        <w:t xml:space="preserve"> в том же направлении:</w:t>
      </w:r>
    </w:p>
    <w:p w14:paraId="0154204D" w14:textId="77777777" w:rsidR="008120AA" w:rsidRPr="000D4D3F" w:rsidRDefault="008120AA" w:rsidP="008120AA">
      <w:pPr>
        <w:rPr>
          <w:noProof/>
          <w:lang w:val="ru-RU"/>
        </w:rPr>
      </w:pPr>
    </w:p>
    <w:p w14:paraId="1367EDB6" w14:textId="6BAC5AF2" w:rsidR="008120AA" w:rsidRPr="008120AA" w:rsidRDefault="008120AA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15171A64" wp14:editId="325C20F1">
            <wp:extent cx="2768600" cy="330076"/>
            <wp:effectExtent l="114300" t="114300" r="107950" b="1085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2623" cy="36989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89F00" wp14:editId="2FA86BE0">
            <wp:extent cx="2813050" cy="334003"/>
            <wp:effectExtent l="114300" t="114300" r="101600" b="1238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86529" cy="354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1C4B7B" w14:textId="729DF7BF" w:rsidR="008120AA" w:rsidRPr="008120AA" w:rsidRDefault="008120AA" w:rsidP="008120AA">
      <w:pPr>
        <w:pStyle w:val="ListParagraph"/>
        <w:ind w:left="360"/>
        <w:rPr>
          <w:noProof/>
          <w:lang w:val="ru-RU"/>
        </w:rPr>
      </w:pPr>
      <w:r>
        <w:rPr>
          <w:noProof/>
          <w:lang w:val="ru-RU"/>
        </w:rPr>
        <w:lastRenderedPageBreak/>
        <w:t>В этих условиях септима проходит отлично, независимо от длины нот.</w:t>
      </w:r>
      <w:r w:rsidR="00A46931">
        <w:rPr>
          <w:noProof/>
          <w:lang w:val="ru-RU"/>
        </w:rPr>
        <w:t xml:space="preserve"> Нона отлично проходит в первом и четвертом разрядах, а так</w:t>
      </w:r>
      <w:r w:rsidR="00DA0797">
        <w:rPr>
          <w:noProof/>
          <w:lang w:val="ru-RU"/>
        </w:rPr>
        <w:t>же допустима в половинных нотах, но ее следует избегать в четвертных нотах.</w:t>
      </w:r>
    </w:p>
    <w:p w14:paraId="04AE2048" w14:textId="4FA46B61" w:rsidR="000D4D3F" w:rsidRPr="008270FD" w:rsidRDefault="008270FD" w:rsidP="008120AA">
      <w:pPr>
        <w:pStyle w:val="ListParagraph"/>
        <w:numPr>
          <w:ilvl w:val="0"/>
          <w:numId w:val="9"/>
        </w:numPr>
        <w:rPr>
          <w:noProof/>
          <w:lang w:val="ru-RU"/>
        </w:rPr>
      </w:pPr>
      <w:r>
        <w:rPr>
          <w:noProof/>
          <w:lang w:val="ru-RU"/>
        </w:rPr>
        <w:t>Октава должна подготавливаться и покидаться противоположным движением, насколько это возможно:</w:t>
      </w:r>
    </w:p>
    <w:p w14:paraId="10D651C8" w14:textId="3C83C6F7" w:rsidR="008270FD" w:rsidRPr="008270FD" w:rsidRDefault="008270FD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6D12D3D9" wp14:editId="30A8A58B">
            <wp:extent cx="2470150" cy="409255"/>
            <wp:effectExtent l="114300" t="114300" r="120650" b="1054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5814" cy="42676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957AE" wp14:editId="45E3493E">
            <wp:extent cx="2151016" cy="396240"/>
            <wp:effectExtent l="114300" t="114300" r="116205" b="1181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82371" cy="402016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477AFE" w14:textId="2DE589A5" w:rsidR="008270FD" w:rsidRDefault="008270FD" w:rsidP="008270FD">
      <w:pPr>
        <w:pStyle w:val="ListParagraph"/>
        <w:ind w:left="360"/>
        <w:rPr>
          <w:noProof/>
          <w:lang w:val="ru-RU"/>
        </w:rPr>
      </w:pPr>
      <w:commentRangeStart w:id="126"/>
      <w:r>
        <w:rPr>
          <w:noProof/>
          <w:lang w:val="ru-RU"/>
        </w:rPr>
        <w:t xml:space="preserve">Двойной скачок на октаву и на сексту </w:t>
      </w:r>
      <w:commentRangeEnd w:id="126"/>
      <w:r w:rsidR="002612F5">
        <w:rPr>
          <w:rStyle w:val="CommentReference"/>
        </w:rPr>
        <w:commentReference w:id="126"/>
      </w:r>
      <w:r>
        <w:rPr>
          <w:noProof/>
          <w:lang w:val="ru-RU"/>
        </w:rPr>
        <w:t>допускаются в сложных случаях:</w:t>
      </w:r>
    </w:p>
    <w:p w14:paraId="59DE5C9A" w14:textId="6577717E" w:rsidR="008270FD" w:rsidRPr="008270FD" w:rsidRDefault="008270FD" w:rsidP="008270FD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3249DD98" wp14:editId="510443B2">
            <wp:extent cx="3644900" cy="426685"/>
            <wp:effectExtent l="114300" t="114300" r="107950" b="1073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3217" cy="449901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A44E1B1" w14:textId="297B8025" w:rsidR="00AE135A" w:rsidRDefault="007B010F" w:rsidP="00AE135A">
      <w:pPr>
        <w:pStyle w:val="Heading5"/>
        <w:rPr>
          <w:noProof/>
          <w:lang w:val="ru-RU"/>
        </w:rPr>
      </w:pPr>
      <w:r>
        <w:rPr>
          <w:noProof/>
          <w:lang w:val="ru-RU"/>
        </w:rPr>
        <w:t>Обязательная подготовка нот</w:t>
      </w:r>
    </w:p>
    <w:p w14:paraId="6169AB82" w14:textId="5DC6A16D" w:rsidR="008270FD" w:rsidRDefault="006C60CB" w:rsidP="00C738BB">
      <w:pPr>
        <w:ind w:firstLine="360"/>
        <w:rPr>
          <w:lang w:val="ru-RU"/>
        </w:rPr>
      </w:pPr>
      <w:r w:rsidRPr="00AE135A">
        <w:rPr>
          <w:lang w:val="ru-RU"/>
        </w:rPr>
        <w:t>Задержание – единственная нота, подготовка которой обязательна. Подготовка должна иметь длительность не менее половинной ноты</w:t>
      </w:r>
      <w:r w:rsidR="00AE135A">
        <w:rPr>
          <w:lang w:val="ru-RU"/>
        </w:rPr>
        <w:t xml:space="preserve"> (см. раздел §</w:t>
      </w:r>
      <w:r w:rsidR="00567758">
        <w:rPr>
          <w:lang w:val="ru-RU"/>
        </w:rPr>
        <w:t xml:space="preserve"> </w:t>
      </w:r>
      <w:r w:rsidR="00AE135A">
        <w:rPr>
          <w:lang w:val="ru-RU"/>
        </w:rPr>
        <w:t>63)</w:t>
      </w:r>
      <w:r w:rsidRPr="00AE135A">
        <w:rPr>
          <w:lang w:val="ru-RU"/>
        </w:rPr>
        <w:t>.</w:t>
      </w:r>
    </w:p>
    <w:p w14:paraId="282BC205" w14:textId="563810B3" w:rsidR="00C738BB" w:rsidRDefault="00C738BB" w:rsidP="00C738BB">
      <w:pPr>
        <w:pStyle w:val="Heading5"/>
        <w:rPr>
          <w:lang w:val="ru-RU"/>
        </w:rPr>
      </w:pPr>
      <w:r>
        <w:rPr>
          <w:lang w:val="ru-RU"/>
        </w:rPr>
        <w:t>Обязательное движение между нотами</w:t>
      </w:r>
    </w:p>
    <w:p w14:paraId="0534C154" w14:textId="2B4946EE" w:rsidR="00C738BB" w:rsidRDefault="00C738BB" w:rsidP="00C738BB">
      <w:pPr>
        <w:ind w:firstLine="360"/>
        <w:rPr>
          <w:lang w:val="ru-RU"/>
        </w:rPr>
      </w:pPr>
      <w:r>
        <w:rPr>
          <w:lang w:val="ru-RU"/>
        </w:rPr>
        <w:t xml:space="preserve">Движение ко всем мелодическим нотам (задержания, проходящие и вспомогательные ноты) и от них должно быть </w:t>
      </w:r>
      <w:commentRangeStart w:id="127"/>
      <w:r>
        <w:rPr>
          <w:lang w:val="ru-RU"/>
        </w:rPr>
        <w:t>поступенным</w:t>
      </w:r>
      <w:commentRangeEnd w:id="127"/>
      <w:r w:rsidR="002612F5">
        <w:rPr>
          <w:rStyle w:val="CommentReference"/>
        </w:rPr>
        <w:commentReference w:id="127"/>
      </w:r>
      <w:r w:rsidR="007F14AD" w:rsidRPr="007F14AD">
        <w:rPr>
          <w:lang w:val="ru-RU"/>
        </w:rPr>
        <w:t xml:space="preserve"> (кроме опевания)</w:t>
      </w:r>
      <w:r>
        <w:rPr>
          <w:lang w:val="ru-RU"/>
        </w:rPr>
        <w:t>.</w:t>
      </w:r>
      <w:r w:rsidR="00093F4A">
        <w:rPr>
          <w:lang w:val="ru-RU"/>
        </w:rPr>
        <w:t xml:space="preserve"> Гармонические ноты могут использоваться как в поступенном движении, так и в скачках. </w:t>
      </w:r>
      <w:commentRangeStart w:id="128"/>
      <w:r w:rsidR="00002F64" w:rsidRPr="00A3367A">
        <w:rPr>
          <w:lang w:val="ru-RU"/>
        </w:rPr>
        <w:t>Вводный</w:t>
      </w:r>
      <w:commentRangeEnd w:id="128"/>
      <w:r w:rsidR="00D7292D" w:rsidRPr="00A3367A">
        <w:rPr>
          <w:rStyle w:val="CommentReference"/>
        </w:rPr>
        <w:commentReference w:id="128"/>
      </w:r>
      <w:r w:rsidR="00002F64" w:rsidRPr="00A3367A">
        <w:rPr>
          <w:lang w:val="ru-RU"/>
        </w:rPr>
        <w:t xml:space="preserve"> тон в контрапункте не</w:t>
      </w:r>
      <w:r w:rsidR="00CE69E9" w:rsidRPr="00CE69E9">
        <w:rPr>
          <w:lang w:val="ru-RU"/>
        </w:rPr>
        <w:t xml:space="preserve"> обязательно разрешается в тонику внутри построения</w:t>
      </w:r>
      <w:r w:rsidR="00002F64">
        <w:rPr>
          <w:lang w:val="ru-RU"/>
        </w:rPr>
        <w:t>.</w:t>
      </w:r>
    </w:p>
    <w:p w14:paraId="773EB5C6" w14:textId="394DAE41" w:rsidR="00AA4614" w:rsidRDefault="00AA4614" w:rsidP="00AA4614">
      <w:pPr>
        <w:pStyle w:val="Heading5"/>
        <w:rPr>
          <w:lang w:val="ru-RU"/>
        </w:rPr>
      </w:pPr>
      <w:r>
        <w:rPr>
          <w:lang w:val="ru-RU"/>
        </w:rPr>
        <w:t>Повторение нот</w:t>
      </w:r>
    </w:p>
    <w:p w14:paraId="3BD06D95" w14:textId="5BF6E71A" w:rsidR="00AA4614" w:rsidRDefault="00AA4614" w:rsidP="00AA4614">
      <w:pPr>
        <w:ind w:firstLine="360"/>
        <w:rPr>
          <w:lang w:val="ru-RU"/>
        </w:rPr>
      </w:pPr>
      <w:r>
        <w:rPr>
          <w:lang w:val="ru-RU"/>
        </w:rPr>
        <w:t>Ноты не должны повторяться вплотную друг к другу, в любом голосе, в любом разряде контрапункта.</w:t>
      </w:r>
    </w:p>
    <w:p w14:paraId="2A0CADF5" w14:textId="0AB61932" w:rsidR="00AA4614" w:rsidRPr="00A1430F" w:rsidRDefault="00AA4614" w:rsidP="00AA4614">
      <w:pPr>
        <w:ind w:firstLine="360"/>
        <w:rPr>
          <w:lang w:val="ru-RU"/>
        </w:rPr>
      </w:pPr>
      <w:bookmarkStart w:id="129" w:name="OLE_LINK158"/>
      <w:bookmarkStart w:id="130" w:name="OLE_LINK159"/>
      <w:r>
        <w:rPr>
          <w:lang w:val="ru-RU"/>
        </w:rPr>
        <w:t>Начиная с 5 голосов, допускается повторение целых нот в первом разряде</w:t>
      </w:r>
      <w:commentRangeStart w:id="131"/>
      <w:r w:rsidR="00CB5A18">
        <w:rPr>
          <w:rStyle w:val="FootnoteReference"/>
          <w:lang w:val="ru-RU"/>
        </w:rPr>
        <w:footnoteReference w:id="10"/>
      </w:r>
      <w:commentRangeEnd w:id="131"/>
      <w:r w:rsidR="00584774">
        <w:rPr>
          <w:rStyle w:val="CommentReference"/>
        </w:rPr>
        <w:commentReference w:id="131"/>
      </w:r>
      <w:r>
        <w:rPr>
          <w:lang w:val="ru-RU"/>
        </w:rPr>
        <w:t>, однако такое повторение должно использоваться как можно реже.</w:t>
      </w:r>
    </w:p>
    <w:bookmarkEnd w:id="129"/>
    <w:bookmarkEnd w:id="130"/>
    <w:p w14:paraId="1BB4F810" w14:textId="32492093" w:rsidR="00CB5A18" w:rsidRDefault="00CB5A18" w:rsidP="00CB5A18">
      <w:pPr>
        <w:pStyle w:val="Heading5"/>
        <w:rPr>
          <w:lang w:val="ru-RU"/>
        </w:rPr>
      </w:pPr>
      <w:r>
        <w:rPr>
          <w:lang w:val="ru-RU"/>
        </w:rPr>
        <w:t>Организация мелодии</w:t>
      </w:r>
    </w:p>
    <w:p w14:paraId="133EE120" w14:textId="15FE0F85" w:rsidR="00CB5A18" w:rsidRPr="00AE135A" w:rsidRDefault="00CB5A18" w:rsidP="00CB5A18">
      <w:pPr>
        <w:ind w:firstLine="360"/>
        <w:rPr>
          <w:lang w:val="ru-RU"/>
        </w:rPr>
      </w:pPr>
      <w:r>
        <w:rPr>
          <w:lang w:val="ru-RU"/>
        </w:rPr>
        <w:t xml:space="preserve">Мелодия должна постоянно развиваться без </w:t>
      </w:r>
      <w:commentRangeStart w:id="132"/>
      <w:r>
        <w:rPr>
          <w:lang w:val="ru-RU"/>
        </w:rPr>
        <w:t xml:space="preserve">симметрии </w:t>
      </w:r>
      <w:commentRangeEnd w:id="132"/>
      <w:r w:rsidR="002612F5">
        <w:rPr>
          <w:rStyle w:val="CommentReference"/>
        </w:rPr>
        <w:commentReference w:id="132"/>
      </w:r>
      <w:r>
        <w:rPr>
          <w:lang w:val="ru-RU"/>
        </w:rPr>
        <w:t>и повторов.</w:t>
      </w:r>
    </w:p>
    <w:p w14:paraId="305CE80B" w14:textId="110AC5CA" w:rsidR="00AA4614" w:rsidRDefault="00FE0E1E" w:rsidP="00C738BB">
      <w:pPr>
        <w:ind w:firstLine="360"/>
        <w:rPr>
          <w:lang w:val="ru-RU"/>
        </w:rPr>
      </w:pPr>
      <w:r>
        <w:rPr>
          <w:lang w:val="ru-RU"/>
        </w:rPr>
        <w:t>Нужно избегать:</w:t>
      </w:r>
    </w:p>
    <w:p w14:paraId="3CFF90E4" w14:textId="02D697AA" w:rsidR="00FE0E1E" w:rsidRDefault="00FE0E1E" w:rsidP="00FE0E1E">
      <w:pPr>
        <w:pStyle w:val="ListParagraph"/>
        <w:numPr>
          <w:ilvl w:val="0"/>
          <w:numId w:val="10"/>
        </w:numPr>
        <w:rPr>
          <w:lang w:val="ru-RU"/>
        </w:rPr>
      </w:pPr>
      <w:commentRangeStart w:id="133"/>
      <w:r>
        <w:rPr>
          <w:lang w:val="ru-RU"/>
        </w:rPr>
        <w:t xml:space="preserve">Регулярные скачки </w:t>
      </w:r>
      <w:commentRangeEnd w:id="133"/>
      <w:r w:rsidR="00F9033A">
        <w:rPr>
          <w:rStyle w:val="CommentReference"/>
        </w:rPr>
        <w:commentReference w:id="133"/>
      </w:r>
      <w:r>
        <w:rPr>
          <w:lang w:val="ru-RU"/>
        </w:rPr>
        <w:t>(например после каждых 4 или 8 нот):</w:t>
      </w:r>
    </w:p>
    <w:p w14:paraId="7D8506BB" w14:textId="01367E73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9DAE5D" wp14:editId="2E1C6BA8">
            <wp:extent cx="6152515" cy="500380"/>
            <wp:effectExtent l="114300" t="114300" r="114935" b="1092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038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62EC896" w14:textId="64885CF4" w:rsidR="0061749F" w:rsidRDefault="0061749F" w:rsidP="00FE0E1E">
      <w:pPr>
        <w:pStyle w:val="ListParagraph"/>
        <w:numPr>
          <w:ilvl w:val="0"/>
          <w:numId w:val="10"/>
        </w:numPr>
        <w:rPr>
          <w:lang w:val="ru-RU"/>
        </w:rPr>
      </w:pPr>
      <w:r>
        <w:rPr>
          <w:lang w:val="ru-RU"/>
        </w:rPr>
        <w:lastRenderedPageBreak/>
        <w:t>Повтор мелодических фрагментов:</w:t>
      </w:r>
    </w:p>
    <w:p w14:paraId="5E62EDC8" w14:textId="44A36042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B0968C" wp14:editId="66443503">
            <wp:extent cx="4238095" cy="438095"/>
            <wp:effectExtent l="114300" t="114300" r="105410" b="1149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4380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ED346F5" w14:textId="1B5F30AC" w:rsidR="0061749F" w:rsidRDefault="0061749F" w:rsidP="00FE0E1E">
      <w:pPr>
        <w:pStyle w:val="ListParagraph"/>
        <w:numPr>
          <w:ilvl w:val="0"/>
          <w:numId w:val="10"/>
        </w:numPr>
        <w:rPr>
          <w:lang w:val="ru-RU"/>
        </w:rPr>
      </w:pPr>
      <w:commentRangeStart w:id="134"/>
      <w:r>
        <w:rPr>
          <w:lang w:val="ru-RU"/>
        </w:rPr>
        <w:t>Возвращение три раза подряд к той же</w:t>
      </w:r>
      <w:r w:rsidR="00233A89">
        <w:rPr>
          <w:lang w:val="ru-RU"/>
        </w:rPr>
        <w:t xml:space="preserve"> ноте</w:t>
      </w:r>
      <w:commentRangeEnd w:id="134"/>
      <w:r w:rsidR="00584774">
        <w:rPr>
          <w:rStyle w:val="CommentReference"/>
        </w:rPr>
        <w:commentReference w:id="134"/>
      </w:r>
      <w:r w:rsidR="00233A89">
        <w:rPr>
          <w:lang w:val="ru-RU"/>
        </w:rPr>
        <w:t xml:space="preserve">. </w:t>
      </w:r>
      <w:r w:rsidR="002D1360">
        <w:rPr>
          <w:lang w:val="ru-RU"/>
        </w:rPr>
        <w:t>Такой оборот</w:t>
      </w:r>
      <w:r w:rsidR="00233A89">
        <w:rPr>
          <w:lang w:val="ru-RU"/>
        </w:rPr>
        <w:t xml:space="preserve"> может быть разрешен в сложных случаях:</w:t>
      </w:r>
    </w:p>
    <w:p w14:paraId="6BB01902" w14:textId="52A44277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296BEA7" wp14:editId="67E6DA2B">
            <wp:extent cx="1438095" cy="409524"/>
            <wp:effectExtent l="114300" t="114300" r="105410" b="1054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AC6C28" w14:textId="1A57F6B0" w:rsidR="00F14D61" w:rsidRDefault="00F14D61" w:rsidP="00F14D61">
      <w:pPr>
        <w:pStyle w:val="Heading4"/>
      </w:pPr>
      <w:r>
        <w:t>Мелодический минор</w:t>
      </w:r>
    </w:p>
    <w:p w14:paraId="701F120C" w14:textId="6AE631DD" w:rsidR="00F14D61" w:rsidRDefault="00F14D61" w:rsidP="00F14D61">
      <w:pPr>
        <w:pStyle w:val="Heading5"/>
      </w:pPr>
      <w:r>
        <w:rPr>
          <w:lang w:val="ru-RU"/>
        </w:rPr>
        <w:t>Две формы мелодического минора</w:t>
      </w:r>
    </w:p>
    <w:p w14:paraId="6552A1FC" w14:textId="5A6F4AB5" w:rsidR="00FE0E1E" w:rsidRDefault="00F14D61" w:rsidP="00C738BB">
      <w:pPr>
        <w:ind w:firstLine="360"/>
        <w:rPr>
          <w:lang w:val="ru-RU"/>
        </w:rPr>
      </w:pPr>
      <w:r>
        <w:rPr>
          <w:lang w:val="ru-RU"/>
        </w:rPr>
        <w:t>Мелодический минор может быть представлен одной из двух форм в зависимости от направления движения мелодии: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990"/>
      </w:tblGrid>
      <w:tr w:rsidR="006D413D" w14:paraId="363F56A7" w14:textId="77777777" w:rsidTr="00B37E0A">
        <w:tc>
          <w:tcPr>
            <w:tcW w:w="2689" w:type="dxa"/>
            <w:vAlign w:val="center"/>
          </w:tcPr>
          <w:p w14:paraId="404F1C89" w14:textId="6EB6A59A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Восходящая форма: </w:t>
            </w:r>
          </w:p>
        </w:tc>
        <w:tc>
          <w:tcPr>
            <w:tcW w:w="6990" w:type="dxa"/>
            <w:vAlign w:val="center"/>
          </w:tcPr>
          <w:p w14:paraId="36069999" w14:textId="56762BCE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E7B69F6" wp14:editId="4104FE91">
                  <wp:extent cx="2580863" cy="342265"/>
                  <wp:effectExtent l="0" t="0" r="0" b="63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142" cy="34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13D" w14:paraId="24AE4A19" w14:textId="77777777" w:rsidTr="00B37E0A">
        <w:tc>
          <w:tcPr>
            <w:tcW w:w="2689" w:type="dxa"/>
            <w:vAlign w:val="center"/>
          </w:tcPr>
          <w:p w14:paraId="36EC16DD" w14:textId="6FFBF94E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Нисходящая форма: </w:t>
            </w:r>
          </w:p>
        </w:tc>
        <w:tc>
          <w:tcPr>
            <w:tcW w:w="6990" w:type="dxa"/>
            <w:vAlign w:val="center"/>
          </w:tcPr>
          <w:p w14:paraId="1A360018" w14:textId="1ED3FCBA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5933719" wp14:editId="0B4AA4C7">
                  <wp:extent cx="2579494" cy="377190"/>
                  <wp:effectExtent l="0" t="0" r="0" b="381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488" cy="38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91DE36" w14:textId="0B171395" w:rsidR="006D413D" w:rsidRDefault="00B37E0A" w:rsidP="00C06AC4">
      <w:pPr>
        <w:pStyle w:val="Heading5"/>
        <w:rPr>
          <w:lang w:val="ru-RU"/>
        </w:rPr>
      </w:pPr>
      <w:r>
        <w:rPr>
          <w:lang w:val="ru-RU"/>
        </w:rPr>
        <w:t xml:space="preserve">Использование мелодических нот </w:t>
      </w:r>
      <w:r>
        <w:t>VI</w:t>
      </w:r>
      <w:r w:rsidRPr="006444D8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38EA3489" w14:textId="53B45832" w:rsidR="00C06AC4" w:rsidRDefault="00C06AC4" w:rsidP="00C06AC4">
      <w:pPr>
        <w:ind w:firstLine="360"/>
        <w:rPr>
          <w:lang w:val="ru-RU"/>
        </w:rPr>
      </w:pPr>
      <w:bookmarkStart w:id="135" w:name="OLE_LINK41"/>
      <w:bookmarkStart w:id="136" w:name="OLE_LINK42"/>
      <w:r>
        <w:rPr>
          <w:lang w:val="ru-RU"/>
        </w:rPr>
        <w:t xml:space="preserve">Ноты фа </w:t>
      </w:r>
      <w:r w:rsidRPr="00C06AC4">
        <w:rPr>
          <w:lang w:val="ru-RU"/>
        </w:rPr>
        <w:t>#</w:t>
      </w:r>
      <w:r>
        <w:rPr>
          <w:lang w:val="ru-RU"/>
        </w:rPr>
        <w:t xml:space="preserve"> и соль бекар в предыдущем примере являются мелодическими. Они использ</w:t>
      </w:r>
      <w:r w:rsidR="00B55EEE">
        <w:rPr>
          <w:lang w:val="ru-RU"/>
        </w:rPr>
        <w:t>уются как проходящие и вспомогательные ноты</w:t>
      </w:r>
      <w:r>
        <w:rPr>
          <w:lang w:val="ru-RU"/>
        </w:rPr>
        <w:t xml:space="preserve"> в следующих ситуациях: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60"/>
      </w:tblGrid>
      <w:tr w:rsidR="00B37E0A" w14:paraId="332EE135" w14:textId="77777777" w:rsidTr="00415595">
        <w:tc>
          <w:tcPr>
            <w:tcW w:w="3119" w:type="dxa"/>
            <w:vAlign w:val="center"/>
          </w:tcPr>
          <w:bookmarkEnd w:id="135"/>
          <w:bookmarkEnd w:id="136"/>
          <w:p w14:paraId="5CD9E9A6" w14:textId="2781ADA7" w:rsidR="00B37E0A" w:rsidRDefault="00B37E0A" w:rsidP="00415595">
            <w:pPr>
              <w:rPr>
                <w:lang w:val="ru-RU"/>
              </w:rPr>
            </w:pPr>
            <w:r>
              <w:rPr>
                <w:lang w:val="ru-RU"/>
              </w:rPr>
              <w:t>Проходящ</w:t>
            </w:r>
            <w:r w:rsidR="006A0679">
              <w:rPr>
                <w:lang w:val="ru-RU"/>
              </w:rPr>
              <w:t>ая</w:t>
            </w:r>
            <w:r>
              <w:rPr>
                <w:lang w:val="ru-RU"/>
              </w:rPr>
              <w:t xml:space="preserve"> нот</w:t>
            </w:r>
            <w:r w:rsidR="006A0679">
              <w:rPr>
                <w:lang w:val="ru-RU"/>
              </w:rPr>
              <w:t>а</w:t>
            </w:r>
            <w:r>
              <w:rPr>
                <w:lang w:val="ru-RU"/>
              </w:rPr>
              <w:t>:</w:t>
            </w:r>
          </w:p>
        </w:tc>
        <w:tc>
          <w:tcPr>
            <w:tcW w:w="6560" w:type="dxa"/>
            <w:vAlign w:val="center"/>
          </w:tcPr>
          <w:p w14:paraId="2EE5710E" w14:textId="3F9BE149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A1E754D" wp14:editId="7AD8DCE0">
                  <wp:extent cx="4026996" cy="422275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021" cy="45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E0A" w14:paraId="6132ACE5" w14:textId="77777777" w:rsidTr="00415595">
        <w:tc>
          <w:tcPr>
            <w:tcW w:w="3119" w:type="dxa"/>
            <w:vAlign w:val="center"/>
          </w:tcPr>
          <w:p w14:paraId="2EBADFC9" w14:textId="5B9B7AE8" w:rsidR="00B37E0A" w:rsidRDefault="00415595" w:rsidP="00415595">
            <w:pPr>
              <w:rPr>
                <w:lang w:val="ru-RU"/>
              </w:rPr>
            </w:pPr>
            <w:r>
              <w:rPr>
                <w:lang w:val="ru-RU"/>
              </w:rPr>
              <w:t>Вспомогательная нота</w:t>
            </w:r>
            <w:r w:rsidR="00B37E0A">
              <w:rPr>
                <w:lang w:val="ru-RU"/>
              </w:rPr>
              <w:t xml:space="preserve">: </w:t>
            </w:r>
          </w:p>
        </w:tc>
        <w:tc>
          <w:tcPr>
            <w:tcW w:w="6560" w:type="dxa"/>
            <w:vAlign w:val="center"/>
          </w:tcPr>
          <w:p w14:paraId="5227F018" w14:textId="3EDBE74D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54542D3" wp14:editId="531F1354">
                  <wp:extent cx="2152469" cy="407373"/>
                  <wp:effectExtent l="0" t="0" r="63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820" cy="449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287815" w14:textId="1AC5693D" w:rsidR="00C90D7B" w:rsidRDefault="00C90D7B" w:rsidP="00B37E0A">
      <w:pPr>
        <w:rPr>
          <w:lang w:val="ru-RU"/>
        </w:rPr>
      </w:pPr>
    </w:p>
    <w:p w14:paraId="2263198F" w14:textId="4D4F8858" w:rsidR="00B37E0A" w:rsidRPr="003D7F1B" w:rsidRDefault="006444D8" w:rsidP="006444D8">
      <w:pPr>
        <w:pStyle w:val="Heading5"/>
        <w:rPr>
          <w:lang w:val="ru-RU"/>
        </w:rPr>
      </w:pPr>
      <w:r>
        <w:rPr>
          <w:lang w:val="ru-RU"/>
        </w:rPr>
        <w:t xml:space="preserve">Использование гармонических нот </w:t>
      </w:r>
      <w:r>
        <w:t>VI</w:t>
      </w:r>
      <w:r w:rsidRPr="00A12CA7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55227F55" w14:textId="13C1F602" w:rsidR="00A12CA7" w:rsidRDefault="00A12CA7" w:rsidP="006A0679">
      <w:pPr>
        <w:pStyle w:val="ListParagraph"/>
        <w:numPr>
          <w:ilvl w:val="0"/>
          <w:numId w:val="11"/>
        </w:numPr>
        <w:rPr>
          <w:lang w:val="ru-RU"/>
        </w:rPr>
      </w:pPr>
      <w:bookmarkStart w:id="137" w:name="OLE_LINK106"/>
      <w:bookmarkStart w:id="138" w:name="OLE_LINK107"/>
      <w:bookmarkStart w:id="139" w:name="OLE_LINK108"/>
      <w:commentRangeStart w:id="140"/>
      <w:r>
        <w:rPr>
          <w:lang w:val="ru-RU"/>
        </w:rPr>
        <w:t>Нот</w:t>
      </w:r>
      <w:r w:rsidRPr="00A12CA7">
        <w:rPr>
          <w:lang w:val="ru-RU"/>
        </w:rPr>
        <w:t>а</w:t>
      </w:r>
      <w:r>
        <w:rPr>
          <w:lang w:val="ru-RU"/>
        </w:rPr>
        <w:t xml:space="preserve"> фа </w:t>
      </w:r>
      <w:r w:rsidRPr="00C06AC4">
        <w:rPr>
          <w:lang w:val="ru-RU"/>
        </w:rPr>
        <w:t>#</w:t>
      </w:r>
      <w:commentRangeEnd w:id="140"/>
      <w:r w:rsidR="00115306">
        <w:rPr>
          <w:rStyle w:val="CommentReference"/>
        </w:rPr>
        <w:commentReference w:id="140"/>
      </w:r>
      <w:r>
        <w:rPr>
          <w:lang w:val="ru-RU"/>
        </w:rPr>
        <w:t xml:space="preserve">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>
        <w:rPr>
          <w:lang w:val="ru-RU"/>
        </w:rPr>
        <w:t xml:space="preserve">при восходящем </w:t>
      </w:r>
      <w:r w:rsidR="006A0679">
        <w:rPr>
          <w:lang w:val="ru-RU"/>
        </w:rPr>
        <w:t xml:space="preserve">поступенном </w:t>
      </w:r>
      <w:commentRangeStart w:id="143"/>
      <w:r>
        <w:rPr>
          <w:lang w:val="ru-RU"/>
        </w:rPr>
        <w:t>движении</w:t>
      </w:r>
      <w:commentRangeEnd w:id="143"/>
      <w:r w:rsidR="00A1620C">
        <w:rPr>
          <w:rStyle w:val="CommentReference"/>
        </w:rPr>
        <w:commentReference w:id="143"/>
      </w:r>
      <w:bookmarkEnd w:id="137"/>
      <w:bookmarkEnd w:id="138"/>
      <w:bookmarkEnd w:id="139"/>
      <w:r>
        <w:rPr>
          <w:lang w:val="ru-RU"/>
        </w:rPr>
        <w:t>:</w:t>
      </w:r>
    </w:p>
    <w:p w14:paraId="25855975" w14:textId="656696C1" w:rsidR="00A12CA7" w:rsidRDefault="006A0679" w:rsidP="006A0679">
      <w:pPr>
        <w:rPr>
          <w:lang w:val="ru-RU"/>
        </w:rPr>
      </w:pPr>
      <w:r>
        <w:rPr>
          <w:noProof/>
        </w:rPr>
        <w:drawing>
          <wp:inline distT="0" distB="0" distL="0" distR="0" wp14:anchorId="2BB252DD" wp14:editId="12C4AB86">
            <wp:extent cx="6152515" cy="749300"/>
            <wp:effectExtent l="114300" t="114300" r="114935" b="1079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93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2E8489" w14:textId="448DABCA" w:rsidR="00A12CA7" w:rsidRPr="006A0679" w:rsidRDefault="006A0679" w:rsidP="00EF4B2A">
      <w:pPr>
        <w:pStyle w:val="ListParagraph"/>
        <w:numPr>
          <w:ilvl w:val="0"/>
          <w:numId w:val="11"/>
        </w:numPr>
        <w:rPr>
          <w:lang w:val="ru-RU"/>
        </w:rPr>
      </w:pPr>
      <w:bookmarkStart w:id="148" w:name="OLE_LINK109"/>
      <w:bookmarkStart w:id="149" w:name="OLE_LINK110"/>
      <w:r w:rsidRPr="006A0679">
        <w:rPr>
          <w:lang w:val="ru-RU"/>
        </w:rPr>
        <w:t xml:space="preserve">Нота соль бекар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 w:rsidRPr="006A0679">
        <w:rPr>
          <w:lang w:val="ru-RU"/>
        </w:rPr>
        <w:t xml:space="preserve">при нисходящем поступенном </w:t>
      </w:r>
      <w:commentRangeStart w:id="150"/>
      <w:r w:rsidRPr="006A0679">
        <w:rPr>
          <w:lang w:val="ru-RU"/>
        </w:rPr>
        <w:t>движении</w:t>
      </w:r>
      <w:commentRangeEnd w:id="150"/>
      <w:r w:rsidR="00A1620C">
        <w:rPr>
          <w:rStyle w:val="CommentReference"/>
        </w:rPr>
        <w:commentReference w:id="150"/>
      </w:r>
      <w:bookmarkEnd w:id="148"/>
      <w:bookmarkEnd w:id="149"/>
      <w:r w:rsidRPr="006A0679">
        <w:rPr>
          <w:lang w:val="ru-RU"/>
        </w:rPr>
        <w:t>:</w:t>
      </w:r>
    </w:p>
    <w:p w14:paraId="5DF30804" w14:textId="27901655" w:rsidR="006A0679" w:rsidRDefault="006A0679" w:rsidP="00A12CA7">
      <w:pPr>
        <w:rPr>
          <w:lang w:val="ru-RU"/>
        </w:rPr>
      </w:pPr>
      <w:r>
        <w:rPr>
          <w:noProof/>
        </w:rPr>
        <w:drawing>
          <wp:inline distT="0" distB="0" distL="0" distR="0" wp14:anchorId="3EDE67C6" wp14:editId="5A5FB828">
            <wp:extent cx="6152515" cy="814705"/>
            <wp:effectExtent l="114300" t="114300" r="114935" b="1187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470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DB57146" w14:textId="5F42288D" w:rsidR="009349EC" w:rsidRDefault="009349EC" w:rsidP="008A3E37">
      <w:pPr>
        <w:ind w:firstLine="360"/>
        <w:rPr>
          <w:lang w:val="ru-RU"/>
        </w:rPr>
      </w:pPr>
      <w:r>
        <w:rPr>
          <w:lang w:val="ru-RU"/>
        </w:rPr>
        <w:lastRenderedPageBreak/>
        <w:t xml:space="preserve">Избегайте удвоения нот </w:t>
      </w:r>
      <w:r w:rsidRPr="008A3E37">
        <w:rPr>
          <w:lang w:val="ru-RU"/>
        </w:rPr>
        <w:t>VI</w:t>
      </w:r>
      <w:r w:rsidRPr="009349EC">
        <w:rPr>
          <w:lang w:val="ru-RU"/>
        </w:rPr>
        <w:t xml:space="preserve"># </w:t>
      </w:r>
      <w:r>
        <w:rPr>
          <w:lang w:val="ru-RU"/>
        </w:rPr>
        <w:t xml:space="preserve">и </w:t>
      </w:r>
      <w:r w:rsidRPr="008A3E37">
        <w:rPr>
          <w:lang w:val="ru-RU"/>
        </w:rPr>
        <w:t>VII.</w:t>
      </w:r>
    </w:p>
    <w:p w14:paraId="081AA588" w14:textId="538274E9" w:rsidR="00A1620C" w:rsidRPr="00DA3E81" w:rsidRDefault="00DA3E81" w:rsidP="00A1620C">
      <w:pPr>
        <w:pStyle w:val="Heading5"/>
      </w:pPr>
      <w:r>
        <w:t>Close positioning of two forms of VI o</w:t>
      </w:r>
      <w:r w:rsidR="00897549">
        <w:t>r VII degree</w:t>
      </w:r>
      <w:r>
        <w:t xml:space="preserve"> in melodic minor</w:t>
      </w:r>
      <w:r w:rsidR="00653B86">
        <w:t xml:space="preserve"> </w:t>
      </w:r>
      <w:r w:rsidR="00653B86">
        <w:rPr>
          <w:noProof/>
        </w:rPr>
        <w:drawing>
          <wp:inline distT="0" distB="0" distL="0" distR="0" wp14:anchorId="4ECBFF0A" wp14:editId="0303F342">
            <wp:extent cx="158750" cy="158750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ok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3992" w14:textId="0635CCFB" w:rsidR="00A1620C" w:rsidRPr="009E7F8C" w:rsidRDefault="009E7F8C" w:rsidP="00A1620C">
      <w:pPr>
        <w:pStyle w:val="ListParagraph"/>
        <w:numPr>
          <w:ilvl w:val="0"/>
          <w:numId w:val="12"/>
        </w:numPr>
      </w:pPr>
      <w:r>
        <w:t>Altered</w:t>
      </w:r>
      <w:r w:rsidRPr="009E7F8C">
        <w:t xml:space="preserve"> </w:t>
      </w:r>
      <w:r>
        <w:t>and</w:t>
      </w:r>
      <w:r w:rsidRPr="009E7F8C">
        <w:t xml:space="preserve"> </w:t>
      </w:r>
      <w:r>
        <w:t>unaltered</w:t>
      </w:r>
      <w:r w:rsidRPr="009E7F8C">
        <w:t xml:space="preserve"> </w:t>
      </w:r>
      <w:r>
        <w:t>forms</w:t>
      </w:r>
      <w:r w:rsidRPr="009E7F8C">
        <w:t xml:space="preserve"> </w:t>
      </w:r>
      <w:r>
        <w:t>of</w:t>
      </w:r>
      <w:r w:rsidRPr="009E7F8C">
        <w:t xml:space="preserve"> </w:t>
      </w:r>
      <w:r>
        <w:t>the</w:t>
      </w:r>
      <w:r w:rsidRPr="009E7F8C">
        <w:t xml:space="preserve"> </w:t>
      </w:r>
      <w:r>
        <w:t>same</w:t>
      </w:r>
      <w:r w:rsidRPr="009E7F8C">
        <w:t xml:space="preserve"> </w:t>
      </w:r>
      <w:r>
        <w:t>note</w:t>
      </w:r>
      <w:r w:rsidRPr="009E7F8C">
        <w:t xml:space="preserve"> </w:t>
      </w:r>
      <w:r>
        <w:t>(VI or VII degrees in melodic minor) should</w:t>
      </w:r>
      <w:r w:rsidRPr="009E7F8C">
        <w:t xml:space="preserve"> </w:t>
      </w:r>
      <w:r>
        <w:t>not</w:t>
      </w:r>
      <w:r w:rsidRPr="009E7F8C">
        <w:t xml:space="preserve"> </w:t>
      </w:r>
      <w:r>
        <w:t>be</w:t>
      </w:r>
      <w:r w:rsidRPr="009E7F8C">
        <w:t xml:space="preserve"> </w:t>
      </w:r>
      <w:r>
        <w:t>used</w:t>
      </w:r>
      <w:r w:rsidRPr="009E7F8C">
        <w:t xml:space="preserve"> </w:t>
      </w:r>
      <w:r>
        <w:t>in</w:t>
      </w:r>
      <w:r w:rsidRPr="009E7F8C">
        <w:t xml:space="preserve"> </w:t>
      </w:r>
      <w:r>
        <w:t>the</w:t>
      </w:r>
      <w:r w:rsidRPr="009E7F8C">
        <w:t xml:space="preserve"> </w:t>
      </w:r>
      <w:r>
        <w:t>same</w:t>
      </w:r>
      <w:r w:rsidRPr="009E7F8C">
        <w:t xml:space="preserve"> </w:t>
      </w:r>
      <w:r>
        <w:t>voice</w:t>
      </w:r>
      <w:r w:rsidRPr="009E7F8C">
        <w:t xml:space="preserve"> </w:t>
      </w:r>
      <w:r>
        <w:t>close to each other. At</w:t>
      </w:r>
      <w:r w:rsidRPr="009E7F8C">
        <w:t xml:space="preserve"> </w:t>
      </w:r>
      <w:r>
        <w:t>least</w:t>
      </w:r>
      <w:r w:rsidRPr="009E7F8C">
        <w:t xml:space="preserve"> 3 </w:t>
      </w:r>
      <w:r>
        <w:t>other</w:t>
      </w:r>
      <w:r w:rsidRPr="009E7F8C">
        <w:t xml:space="preserve"> </w:t>
      </w:r>
      <w:r>
        <w:t>notes</w:t>
      </w:r>
      <w:r w:rsidRPr="009E7F8C">
        <w:t xml:space="preserve"> </w:t>
      </w:r>
      <w:r>
        <w:t>should</w:t>
      </w:r>
      <w:r w:rsidRPr="009E7F8C">
        <w:t xml:space="preserve"> </w:t>
      </w:r>
      <w:r>
        <w:t>be</w:t>
      </w:r>
      <w:r w:rsidRPr="009E7F8C">
        <w:t xml:space="preserve"> </w:t>
      </w:r>
      <w:r>
        <w:t>placed</w:t>
      </w:r>
      <w:r w:rsidRPr="009E7F8C">
        <w:t xml:space="preserve"> </w:t>
      </w:r>
      <w:r>
        <w:t>between</w:t>
      </w:r>
      <w:r w:rsidRPr="009E7F8C">
        <w:t xml:space="preserve"> </w:t>
      </w:r>
      <w:r>
        <w:t>them</w:t>
      </w:r>
      <w:r w:rsidR="00A1620C" w:rsidRPr="009E7F8C">
        <w:t>:</w:t>
      </w:r>
    </w:p>
    <w:p w14:paraId="3459098A" w14:textId="5BB69462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667510A" wp14:editId="5D948F62">
            <wp:extent cx="5609524" cy="552381"/>
            <wp:effectExtent l="114300" t="114300" r="106045" b="1149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55238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BF9A171" w14:textId="37275C80" w:rsidR="00FA3EC3" w:rsidRPr="00BA4130" w:rsidRDefault="00BA4130" w:rsidP="00FA3EC3">
      <w:pPr>
        <w:pStyle w:val="ListParagraph"/>
        <w:ind w:left="360"/>
      </w:pPr>
      <w:r>
        <w:t>In</w:t>
      </w:r>
      <w:r w:rsidRPr="00BA4130">
        <w:t xml:space="preserve"> </w:t>
      </w:r>
      <w:r>
        <w:t>difficult</w:t>
      </w:r>
      <w:r w:rsidRPr="00BA4130">
        <w:t xml:space="preserve"> </w:t>
      </w:r>
      <w:r>
        <w:t>situations</w:t>
      </w:r>
      <w:r w:rsidRPr="00BA4130">
        <w:t xml:space="preserve"> </w:t>
      </w:r>
      <w:r>
        <w:t>it is acceptable that these</w:t>
      </w:r>
      <w:r w:rsidRPr="00BA4130">
        <w:t xml:space="preserve"> </w:t>
      </w:r>
      <w:r>
        <w:t>notes can become closer</w:t>
      </w:r>
      <w:r w:rsidR="00FA3EC3" w:rsidRPr="00BA4130">
        <w:t>:</w:t>
      </w:r>
    </w:p>
    <w:p w14:paraId="359DB50A" w14:textId="5E494B3C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CD82C4A" wp14:editId="486D9ACD">
            <wp:extent cx="5590476" cy="609524"/>
            <wp:effectExtent l="114300" t="114300" r="106045" b="1149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6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C082DE9" w14:textId="56551423" w:rsidR="00FA3EC3" w:rsidRPr="00BA4130" w:rsidRDefault="00BA4130" w:rsidP="00BA4130">
      <w:pPr>
        <w:pStyle w:val="ListParagraph"/>
        <w:numPr>
          <w:ilvl w:val="0"/>
          <w:numId w:val="12"/>
        </w:numPr>
      </w:pPr>
      <w:commentRangeStart w:id="153"/>
      <w:r>
        <w:t>False</w:t>
      </w:r>
      <w:r w:rsidRPr="00BA4130">
        <w:t xml:space="preserve"> </w:t>
      </w:r>
      <w:r>
        <w:t>chromatic</w:t>
      </w:r>
      <w:r w:rsidRPr="00BA4130">
        <w:t xml:space="preserve"> </w:t>
      </w:r>
      <w:commentRangeEnd w:id="153"/>
      <w:r w:rsidR="00E92DF2">
        <w:rPr>
          <w:rStyle w:val="CommentReference"/>
        </w:rPr>
        <w:commentReference w:id="153"/>
      </w:r>
      <w:r>
        <w:t>relation</w:t>
      </w:r>
      <w:r w:rsidRPr="00BA4130">
        <w:t xml:space="preserve"> </w:t>
      </w:r>
      <w:ins w:id="154" w:author="Rualark Rualark" w:date="2018-10-28T14:10:00Z">
        <w:r>
          <w:t xml:space="preserve">is </w:t>
        </w:r>
      </w:ins>
      <w:ins w:id="155" w:author="Rualark Rualark" w:date="2018-10-28T14:11:00Z">
        <w:r>
          <w:t>a chromatic contradiction</w:t>
        </w:r>
        <w:r w:rsidRPr="00BA4130">
          <w:t xml:space="preserve"> between </w:t>
        </w:r>
      </w:ins>
      <w:ins w:id="156" w:author="Rualark Rualark" w:date="2018-10-28T14:21:00Z">
        <w:r w:rsidR="006C6410">
          <w:t>the altered and the unaltered forms of the same note</w:t>
        </w:r>
      </w:ins>
      <w:ins w:id="157" w:author="Rualark Rualark" w:date="2018-10-28T14:11:00Z">
        <w:r w:rsidRPr="00BA4130">
          <w:t xml:space="preserve"> sounding </w:t>
        </w:r>
        <w:r w:rsidR="006C6410">
          <w:t>simultaneously</w:t>
        </w:r>
        <w:r w:rsidRPr="00BA4130">
          <w:t xml:space="preserve"> (or in close proximity), in two different voices</w:t>
        </w:r>
      </w:ins>
      <w:ins w:id="158" w:author="Rualark Rualark" w:date="2018-10-28T14:19:00Z">
        <w:r w:rsidR="006C6410">
          <w:t>. It</w:t>
        </w:r>
      </w:ins>
      <w:ins w:id="159" w:author="Rualark Rualark" w:date="2018-10-28T14:11:00Z">
        <w:r w:rsidRPr="00BA4130">
          <w:t xml:space="preserve"> </w:t>
        </w:r>
      </w:ins>
      <w:r>
        <w:t>is</w:t>
      </w:r>
      <w:r w:rsidRPr="00BA4130">
        <w:t xml:space="preserve"> </w:t>
      </w:r>
      <w:r>
        <w:t>allowed</w:t>
      </w:r>
      <w:ins w:id="160" w:author="Rualark Rualark" w:date="2018-10-28T14:10:00Z">
        <w:r w:rsidRPr="00BA4130">
          <w:t xml:space="preserve"> </w:t>
        </w:r>
      </w:ins>
      <w:ins w:id="161" w:author="Rualark Rualark" w:date="2018-10-28T14:19:00Z">
        <w:r w:rsidR="006C6410">
          <w:t xml:space="preserve">in close proximity </w:t>
        </w:r>
      </w:ins>
      <w:ins w:id="162" w:author="Rualark Rualark" w:date="2018-10-28T14:10:00Z">
        <w:r>
          <w:t>only</w:t>
        </w:r>
        <w:r w:rsidRPr="00BA4130">
          <w:t xml:space="preserve"> </w:t>
        </w:r>
      </w:ins>
      <w:ins w:id="163" w:author="Rualark Rualark" w:date="2018-10-28T14:31:00Z">
        <w:r w:rsidR="005259C8">
          <w:t xml:space="preserve">when there is another harmony between related notes or </w:t>
        </w:r>
      </w:ins>
      <w:ins w:id="164" w:author="Rualark Rualark" w:date="2018-10-28T14:10:00Z">
        <w:r>
          <w:t>when</w:t>
        </w:r>
        <w:r w:rsidRPr="00BA4130">
          <w:t xml:space="preserve"> </w:t>
        </w:r>
        <w:r>
          <w:t>at least one</w:t>
        </w:r>
        <w:r w:rsidRPr="00BA4130">
          <w:t xml:space="preserve"> </w:t>
        </w:r>
        <w:r>
          <w:t>of</w:t>
        </w:r>
        <w:r w:rsidRPr="00BA4130">
          <w:t xml:space="preserve"> </w:t>
        </w:r>
        <w:r>
          <w:t>the</w:t>
        </w:r>
        <w:r w:rsidRPr="00BA4130">
          <w:t xml:space="preserve"> </w:t>
        </w:r>
      </w:ins>
      <w:ins w:id="165" w:author="Rualark Rualark" w:date="2018-10-28T14:31:00Z">
        <w:r w:rsidR="000E284F">
          <w:t xml:space="preserve">related </w:t>
        </w:r>
      </w:ins>
      <w:ins w:id="166" w:author="Rualark Rualark" w:date="2018-10-28T14:10:00Z">
        <w:r>
          <w:t xml:space="preserve">notes is </w:t>
        </w:r>
      </w:ins>
      <w:ins w:id="167" w:author="Rualark Rualark" w:date="2018-10-28T18:05:00Z">
        <w:r w:rsidR="003156E8">
          <w:t>not a chord tone</w:t>
        </w:r>
      </w:ins>
      <w:r w:rsidR="0075138C" w:rsidRPr="00BA4130">
        <w:t>:</w:t>
      </w:r>
    </w:p>
    <w:p w14:paraId="617B0F1B" w14:textId="439396F0" w:rsidR="0075138C" w:rsidRPr="0075138C" w:rsidRDefault="0075138C" w:rsidP="0075138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12479D" wp14:editId="0882B8F6">
            <wp:extent cx="6152515" cy="853440"/>
            <wp:effectExtent l="114300" t="114300" r="114935" b="1181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34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15848C8" w14:textId="711B70F2" w:rsidR="00C125F1" w:rsidRDefault="00C125F1" w:rsidP="0075138C">
      <w:pPr>
        <w:pStyle w:val="ListParagraph"/>
        <w:ind w:left="360"/>
        <w:rPr>
          <w:ins w:id="168" w:author="Rualark Rualark" w:date="2018-10-28T14:28:00Z"/>
        </w:rPr>
      </w:pPr>
      <w:ins w:id="169" w:author="Rualark Rualark" w:date="2018-10-28T14:28:00Z">
        <w:r>
          <w:t xml:space="preserve">Starting from </w:t>
        </w:r>
      </w:ins>
      <w:ins w:id="170" w:author="Rualark Rualark" w:date="2018-10-28T14:31:00Z">
        <w:r w:rsidR="00947949">
          <w:t>3 voices, fals</w:t>
        </w:r>
      </w:ins>
      <w:ins w:id="171" w:author="Rualark Rualark" w:date="2018-10-28T14:32:00Z">
        <w:r w:rsidR="00947949">
          <w:t xml:space="preserve">e chromatic relation </w:t>
        </w:r>
      </w:ins>
      <w:ins w:id="172" w:author="Rualark Rualark" w:date="2018-10-28T14:35:00Z">
        <w:r w:rsidR="00947949">
          <w:t xml:space="preserve">of chord tones </w:t>
        </w:r>
      </w:ins>
      <w:ins w:id="173" w:author="Rualark Rualark" w:date="2018-10-28T14:32:00Z">
        <w:r w:rsidR="00947949">
          <w:t xml:space="preserve">is allowed between non-extreme voices, especially when related notes </w:t>
        </w:r>
      </w:ins>
      <w:ins w:id="174" w:author="Rualark Rualark" w:date="2018-10-28T14:34:00Z">
        <w:r w:rsidR="00947949">
          <w:t>are separated in time by other notes.</w:t>
        </w:r>
      </w:ins>
    </w:p>
    <w:p w14:paraId="1959C1F5" w14:textId="5C949DD2" w:rsidR="0075138C" w:rsidRPr="00E92DF2" w:rsidRDefault="00E92DF2" w:rsidP="0075138C">
      <w:pPr>
        <w:pStyle w:val="ListParagraph"/>
        <w:ind w:left="360"/>
      </w:pPr>
      <w:r>
        <w:t>Simultaneous false</w:t>
      </w:r>
      <w:r w:rsidRPr="006C6410">
        <w:t xml:space="preserve"> </w:t>
      </w:r>
      <w:r>
        <w:t>chromatic</w:t>
      </w:r>
      <w:r w:rsidRPr="006C6410">
        <w:t xml:space="preserve"> </w:t>
      </w:r>
      <w:r>
        <w:t>relation</w:t>
      </w:r>
      <w:r w:rsidRPr="006C6410">
        <w:t xml:space="preserve"> </w:t>
      </w:r>
      <w:r>
        <w:t>is</w:t>
      </w:r>
      <w:r w:rsidRPr="006C6410">
        <w:t xml:space="preserve"> </w:t>
      </w:r>
      <w:r>
        <w:t>acceptable</w:t>
      </w:r>
      <w:r w:rsidRPr="006C6410">
        <w:t xml:space="preserve"> </w:t>
      </w:r>
      <w:r>
        <w:t>only</w:t>
      </w:r>
      <w:r w:rsidRPr="006C6410">
        <w:t xml:space="preserve"> </w:t>
      </w:r>
      <w:r>
        <w:t>when</w:t>
      </w:r>
      <w:r w:rsidRPr="006C6410">
        <w:t xml:space="preserve"> </w:t>
      </w:r>
      <w:r w:rsidR="00DC16EC">
        <w:t>related</w:t>
      </w:r>
      <w:r w:rsidRPr="006C6410">
        <w:t xml:space="preserve"> </w:t>
      </w:r>
      <w:r>
        <w:t>notes</w:t>
      </w:r>
      <w:r w:rsidRPr="006C6410">
        <w:t xml:space="preserve"> </w:t>
      </w:r>
      <w:r>
        <w:t>do</w:t>
      </w:r>
      <w:r w:rsidRPr="006C6410">
        <w:t xml:space="preserve"> </w:t>
      </w:r>
      <w:r>
        <w:t>not</w:t>
      </w:r>
      <w:r w:rsidRPr="006C6410">
        <w:t xml:space="preserve"> </w:t>
      </w:r>
      <w:r>
        <w:t>start</w:t>
      </w:r>
      <w:r w:rsidRPr="006C6410">
        <w:t xml:space="preserve"> </w:t>
      </w:r>
      <w:r w:rsidR="005259C8">
        <w:t>on</w:t>
      </w:r>
      <w:r w:rsidRPr="006C6410">
        <w:t xml:space="preserve"> </w:t>
      </w:r>
      <w:r>
        <w:t>the</w:t>
      </w:r>
      <w:r w:rsidRPr="006C6410">
        <w:t xml:space="preserve"> </w:t>
      </w:r>
      <w:r>
        <w:t>same</w:t>
      </w:r>
      <w:r w:rsidRPr="006C6410">
        <w:t xml:space="preserve"> </w:t>
      </w:r>
      <w:r>
        <w:t>beat</w:t>
      </w:r>
      <w:ins w:id="175" w:author="Rualark Rualark" w:date="2018-10-28T18:04:00Z">
        <w:r w:rsidR="0036550C">
          <w:t xml:space="preserve">. In such case at least one of </w:t>
        </w:r>
      </w:ins>
      <w:ins w:id="176" w:author="Rualark Rualark" w:date="2018-10-28T18:02:00Z">
        <w:r w:rsidR="0096197D">
          <w:t xml:space="preserve">the </w:t>
        </w:r>
        <w:r w:rsidR="007A2FD5">
          <w:t xml:space="preserve">related </w:t>
        </w:r>
        <w:r w:rsidR="0096197D">
          <w:t xml:space="preserve">notes is </w:t>
        </w:r>
      </w:ins>
      <w:ins w:id="177" w:author="Rualark Rualark" w:date="2018-10-28T18:04:00Z">
        <w:r w:rsidR="0036550C">
          <w:t xml:space="preserve">always </w:t>
        </w:r>
      </w:ins>
      <w:ins w:id="178" w:author="Rualark Rualark" w:date="2018-10-28T18:05:00Z">
        <w:r w:rsidR="003156E8">
          <w:t>not a chord tone</w:t>
        </w:r>
      </w:ins>
      <w:r w:rsidR="004C07CE" w:rsidRPr="00E92DF2">
        <w:t>:</w:t>
      </w:r>
    </w:p>
    <w:p w14:paraId="5A0C6673" w14:textId="7719CA36" w:rsidR="0075138C" w:rsidRPr="0075138C" w:rsidRDefault="0075138C" w:rsidP="00A73C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6F64EA" wp14:editId="05D03122">
            <wp:extent cx="3100930" cy="1067435"/>
            <wp:effectExtent l="114300" t="114300" r="118745" b="11366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53797" cy="108563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0C7AFF" w14:textId="77777777" w:rsidR="00530FD5" w:rsidRDefault="00530FD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>
        <w:br w:type="page"/>
      </w:r>
    </w:p>
    <w:p w14:paraId="5B9F76F2" w14:textId="18B416B5" w:rsidR="00A1620C" w:rsidRDefault="00530FD5" w:rsidP="00530FD5">
      <w:pPr>
        <w:pStyle w:val="Heading3"/>
      </w:pPr>
      <w:bookmarkStart w:id="179" w:name="_Toc513984262"/>
      <w:r>
        <w:lastRenderedPageBreak/>
        <w:t>Гармонические правила</w:t>
      </w:r>
      <w:bookmarkEnd w:id="179"/>
    </w:p>
    <w:p w14:paraId="02D93B46" w14:textId="482026D8" w:rsidR="00581E0E" w:rsidRDefault="00581E0E" w:rsidP="00581E0E">
      <w:pPr>
        <w:ind w:firstLine="360"/>
        <w:rPr>
          <w:lang w:val="ru-RU"/>
        </w:rPr>
      </w:pPr>
      <w:bookmarkStart w:id="180" w:name="OLE_LINK45"/>
      <w:bookmarkStart w:id="181" w:name="OLE_LINK46"/>
      <w:r>
        <w:rPr>
          <w:lang w:val="ru-RU"/>
        </w:rPr>
        <w:t>Для того, чтобы звук контрапунктного ансамбля был хорошим, важно, чтобы движение голосов, рассматриваемых парами, строго контролировалось</w:t>
      </w:r>
      <w:r w:rsidR="00E7485B">
        <w:rPr>
          <w:rStyle w:val="FootnoteReference"/>
          <w:lang w:val="ru-RU"/>
        </w:rPr>
        <w:footnoteReference w:id="11"/>
      </w:r>
      <w:r>
        <w:rPr>
          <w:lang w:val="ru-RU"/>
        </w:rPr>
        <w:t>. Ниже приведены правила, действующие для любых двух голосов, выделенных в полифонии. Затем, в конце главы приведены некоторые правила, касающиеся аккордов, применяющихся в контрапункте.</w:t>
      </w:r>
    </w:p>
    <w:bookmarkEnd w:id="180"/>
    <w:bookmarkEnd w:id="181"/>
    <w:p w14:paraId="79DAA174" w14:textId="4BB49231" w:rsidR="002E4F96" w:rsidRDefault="002E4F96" w:rsidP="002E4F96">
      <w:pPr>
        <w:pStyle w:val="Heading5"/>
        <w:rPr>
          <w:lang w:val="ru-RU"/>
        </w:rPr>
      </w:pPr>
      <w:r>
        <w:rPr>
          <w:lang w:val="ru-RU"/>
        </w:rPr>
        <w:t>Противоположное движение</w:t>
      </w:r>
      <w:r w:rsidR="002B74D8">
        <w:rPr>
          <w:lang w:val="ru-RU"/>
        </w:rPr>
        <w:t xml:space="preserve"> голосов</w:t>
      </w:r>
    </w:p>
    <w:p w14:paraId="4FD7EA54" w14:textId="40402E6A" w:rsidR="005616A7" w:rsidRDefault="002E4F96" w:rsidP="00630CA6">
      <w:pPr>
        <w:ind w:firstLine="360"/>
        <w:rPr>
          <w:lang w:val="ru-RU"/>
        </w:rPr>
      </w:pPr>
      <w:r w:rsidRPr="002E4F96">
        <w:rPr>
          <w:lang w:val="ru-RU"/>
        </w:rPr>
        <w:t xml:space="preserve">Противоположное движение </w:t>
      </w:r>
      <w:r>
        <w:rPr>
          <w:lang w:val="ru-RU"/>
        </w:rPr>
        <w:t xml:space="preserve">голосов </w:t>
      </w:r>
      <w:r w:rsidRPr="002E4F96">
        <w:rPr>
          <w:lang w:val="ru-RU"/>
        </w:rPr>
        <w:t>должно использоваться как можно чаще, о</w:t>
      </w:r>
      <w:r>
        <w:rPr>
          <w:lang w:val="ru-RU"/>
        </w:rPr>
        <w:t>собенно между крайними голосами.</w:t>
      </w:r>
    </w:p>
    <w:p w14:paraId="79417052" w14:textId="4E41EC18" w:rsidR="00630CA6" w:rsidRDefault="00630CA6" w:rsidP="00630CA6">
      <w:pPr>
        <w:ind w:firstLine="360"/>
        <w:rPr>
          <w:lang w:val="ru-RU"/>
        </w:rPr>
      </w:pPr>
      <w:bookmarkStart w:id="182" w:name="OLE_LINK51"/>
      <w:bookmarkStart w:id="183" w:name="OLE_LINK52"/>
      <w:r>
        <w:rPr>
          <w:lang w:val="ru-RU"/>
        </w:rPr>
        <w:t>Вместе с поступенным движением, противоположное движение составля</w:t>
      </w:r>
      <w:r w:rsidR="00C100E3">
        <w:rPr>
          <w:lang w:val="ru-RU"/>
        </w:rPr>
        <w:t>ет саму суть контрапункта. С</w:t>
      </w:r>
      <w:r>
        <w:rPr>
          <w:lang w:val="ru-RU"/>
        </w:rPr>
        <w:t>оединения нот, образующиеся при противоположном и поступенном движении, прекрасно звучат.</w:t>
      </w:r>
    </w:p>
    <w:p w14:paraId="520B245E" w14:textId="19509FD2" w:rsidR="00C574EC" w:rsidRDefault="00A0632E" w:rsidP="0017171E">
      <w:pPr>
        <w:pStyle w:val="Heading5"/>
        <w:rPr>
          <w:lang w:val="ru-RU"/>
        </w:rPr>
      </w:pPr>
      <w:bookmarkStart w:id="184" w:name="OLE_LINK49"/>
      <w:bookmarkStart w:id="185" w:name="OLE_LINK50"/>
      <w:bookmarkEnd w:id="182"/>
      <w:bookmarkEnd w:id="183"/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</w:t>
      </w:r>
    </w:p>
    <w:p w14:paraId="35F8E84A" w14:textId="4D8060B1" w:rsidR="0017171E" w:rsidRDefault="00A0632E" w:rsidP="0017171E">
      <w:pPr>
        <w:ind w:firstLine="360"/>
        <w:rPr>
          <w:lang w:val="ru-RU"/>
        </w:rPr>
      </w:pPr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 также прекрасно звучит.</w:t>
      </w:r>
    </w:p>
    <w:p w14:paraId="043159D7" w14:textId="346E2ED4" w:rsidR="0017171E" w:rsidRDefault="0017171E" w:rsidP="0017171E">
      <w:pPr>
        <w:ind w:firstLine="360"/>
        <w:rPr>
          <w:lang w:val="ru-RU"/>
        </w:rPr>
      </w:pPr>
      <w:r>
        <w:rPr>
          <w:lang w:val="ru-RU"/>
        </w:rPr>
        <w:t xml:space="preserve">Только </w:t>
      </w:r>
      <w:r w:rsidR="00A0632E">
        <w:rPr>
          <w:lang w:val="ru-RU"/>
        </w:rPr>
        <w:t>косвенное</w:t>
      </w:r>
      <w:r w:rsidR="0034144D">
        <w:rPr>
          <w:lang w:val="ru-RU"/>
        </w:rPr>
        <w:t xml:space="preserve"> </w:t>
      </w:r>
      <w:r>
        <w:rPr>
          <w:lang w:val="ru-RU"/>
        </w:rPr>
        <w:t xml:space="preserve">движение в унисон </w:t>
      </w:r>
      <w:r w:rsidR="0034144D">
        <w:rPr>
          <w:lang w:val="ru-RU"/>
        </w:rPr>
        <w:t xml:space="preserve">разрешено не во всех случаях (см. </w:t>
      </w:r>
      <w:bookmarkStart w:id="186" w:name="OLE_LINK290"/>
      <w:bookmarkStart w:id="187" w:name="OLE_LINK291"/>
      <w:r w:rsidR="0034144D">
        <w:rPr>
          <w:lang w:val="ru-RU"/>
        </w:rPr>
        <w:t>§ 53</w:t>
      </w:r>
      <w:bookmarkEnd w:id="186"/>
      <w:bookmarkEnd w:id="187"/>
      <w:r w:rsidR="0034144D">
        <w:rPr>
          <w:lang w:val="ru-RU"/>
        </w:rPr>
        <w:t>).</w:t>
      </w:r>
      <w:bookmarkEnd w:id="184"/>
      <w:bookmarkEnd w:id="185"/>
    </w:p>
    <w:p w14:paraId="0102EA1E" w14:textId="0E59D6DD" w:rsidR="007E77CF" w:rsidRDefault="007E77CF" w:rsidP="007E77CF">
      <w:pPr>
        <w:pStyle w:val="Heading5"/>
        <w:rPr>
          <w:lang w:val="ru-RU"/>
        </w:rPr>
      </w:pPr>
      <w:r>
        <w:rPr>
          <w:lang w:val="ru-RU"/>
        </w:rPr>
        <w:t>Прямое движение</w:t>
      </w:r>
    </w:p>
    <w:p w14:paraId="67DC392B" w14:textId="4C6936F3" w:rsidR="007E77CF" w:rsidRDefault="007E77CF" w:rsidP="007E77CF">
      <w:pPr>
        <w:ind w:firstLine="360"/>
        <w:rPr>
          <w:lang w:val="ru-RU"/>
        </w:rPr>
      </w:pPr>
      <w:r>
        <w:rPr>
          <w:lang w:val="ru-RU"/>
        </w:rPr>
        <w:t>Прямое движение обычно нежелательно</w:t>
      </w:r>
      <w:r w:rsidR="00171B9D">
        <w:rPr>
          <w:lang w:val="ru-RU"/>
        </w:rPr>
        <w:t>, его необходимо использовать как можно реже.</w:t>
      </w:r>
    </w:p>
    <w:p w14:paraId="068A1046" w14:textId="49381584" w:rsidR="007E77CF" w:rsidRDefault="00171B9D" w:rsidP="007E77CF">
      <w:pPr>
        <w:ind w:firstLine="360"/>
        <w:rPr>
          <w:lang w:val="ru-RU"/>
        </w:rPr>
      </w:pPr>
      <w:r>
        <w:rPr>
          <w:lang w:val="ru-RU"/>
        </w:rPr>
        <w:t>Его использование регулируется ограничениями, описанными ниже.</w:t>
      </w:r>
    </w:p>
    <w:p w14:paraId="079E4C63" w14:textId="77A1D380" w:rsidR="00B719C5" w:rsidRDefault="00B719C5" w:rsidP="00B719C5">
      <w:pPr>
        <w:pStyle w:val="Heading5"/>
        <w:rPr>
          <w:lang w:val="ru-RU"/>
        </w:rPr>
      </w:pPr>
      <w:r>
        <w:rPr>
          <w:lang w:val="ru-RU"/>
        </w:rPr>
        <w:t>Последовательные терции, кварты, сексты</w:t>
      </w:r>
    </w:p>
    <w:p w14:paraId="23BCFA1C" w14:textId="0966B63B" w:rsidR="00B719C5" w:rsidRDefault="00B719C5" w:rsidP="00B719C5">
      <w:pPr>
        <w:ind w:firstLine="360"/>
        <w:rPr>
          <w:lang w:val="ru-RU"/>
        </w:rPr>
      </w:pPr>
      <w:commentRangeStart w:id="188"/>
      <w:r>
        <w:rPr>
          <w:lang w:val="ru-RU"/>
        </w:rPr>
        <w:t>Не используйте больше трех последовательных терций, кварт или секст одной длительности</w:t>
      </w:r>
      <w:r w:rsidR="00F40DCB">
        <w:rPr>
          <w:lang w:val="ru-RU"/>
        </w:rPr>
        <w:t xml:space="preserve"> (параллельное движение</w:t>
      </w:r>
      <w:commentRangeEnd w:id="188"/>
      <w:r w:rsidR="001622F0">
        <w:rPr>
          <w:rStyle w:val="CommentReference"/>
        </w:rPr>
        <w:commentReference w:id="188"/>
      </w:r>
      <w:r w:rsidR="00F40DCB">
        <w:rPr>
          <w:lang w:val="ru-RU"/>
        </w:rPr>
        <w:t>)</w:t>
      </w:r>
      <w:r w:rsidR="00544966">
        <w:rPr>
          <w:rStyle w:val="FootnoteReference"/>
          <w:lang w:val="ru-RU"/>
        </w:rPr>
        <w:footnoteReference w:id="12"/>
      </w:r>
      <w:r>
        <w:rPr>
          <w:lang w:val="ru-RU"/>
        </w:rPr>
        <w:t>.</w:t>
      </w:r>
    </w:p>
    <w:p w14:paraId="2B081CFC" w14:textId="69BB6D70" w:rsidR="007E77CF" w:rsidRDefault="004335B6" w:rsidP="0017171E">
      <w:pPr>
        <w:ind w:firstLine="360"/>
        <w:rPr>
          <w:lang w:val="ru-RU"/>
        </w:rPr>
      </w:pPr>
      <w:commentRangeStart w:id="189"/>
      <w:r>
        <w:rPr>
          <w:lang w:val="ru-RU"/>
        </w:rPr>
        <w:t xml:space="preserve">Не пишите три </w:t>
      </w:r>
      <w:commentRangeStart w:id="190"/>
      <w:r>
        <w:rPr>
          <w:lang w:val="ru-RU"/>
        </w:rPr>
        <w:t xml:space="preserve">секстаккорда </w:t>
      </w:r>
      <w:commentRangeEnd w:id="190"/>
      <w:r w:rsidR="0014772F">
        <w:rPr>
          <w:rStyle w:val="CommentReference"/>
        </w:rPr>
        <w:commentReference w:id="190"/>
      </w:r>
      <w:r>
        <w:rPr>
          <w:lang w:val="ru-RU"/>
        </w:rPr>
        <w:t>подряд целыми нотами, если все голоса двигаются прям</w:t>
      </w:r>
      <w:r w:rsidR="0014772F">
        <w:rPr>
          <w:lang w:val="ru-RU"/>
        </w:rPr>
        <w:t>о</w:t>
      </w:r>
      <w:commentRangeEnd w:id="189"/>
      <w:r w:rsidR="004E5B5E">
        <w:rPr>
          <w:rStyle w:val="CommentReference"/>
        </w:rPr>
        <w:commentReference w:id="189"/>
      </w:r>
      <w:r w:rsidR="0014772F">
        <w:rPr>
          <w:rStyle w:val="FootnoteReference"/>
          <w:lang w:val="ru-RU"/>
        </w:rPr>
        <w:footnoteReference w:id="13"/>
      </w:r>
      <w:r>
        <w:rPr>
          <w:lang w:val="ru-RU"/>
        </w:rPr>
        <w:t>:</w:t>
      </w:r>
    </w:p>
    <w:p w14:paraId="115D7216" w14:textId="46074E9D" w:rsidR="004335B6" w:rsidRDefault="004335B6" w:rsidP="004335B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5FB8F9" wp14:editId="00ACE783">
            <wp:extent cx="2309446" cy="574651"/>
            <wp:effectExtent l="114300" t="114300" r="110490" b="11176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80314" cy="59228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CC9D857" w14:textId="19CD7ACC" w:rsidR="004335B6" w:rsidRDefault="007C54AD" w:rsidP="0017171E">
      <w:pPr>
        <w:ind w:firstLine="360"/>
        <w:rPr>
          <w:lang w:val="ru-RU"/>
        </w:rPr>
      </w:pPr>
      <w:bookmarkStart w:id="191" w:name="OLE_LINK53"/>
      <w:bookmarkStart w:id="192" w:name="OLE_LINK54"/>
      <w:bookmarkStart w:id="193" w:name="OLE_LINK55"/>
      <w:r>
        <w:rPr>
          <w:lang w:val="ru-RU"/>
        </w:rPr>
        <w:t xml:space="preserve">В четвертом разряде последовательные терции, кварты и сексты, образующиеся </w:t>
      </w:r>
      <w:commentRangeStart w:id="194"/>
      <w:r>
        <w:rPr>
          <w:lang w:val="ru-RU"/>
        </w:rPr>
        <w:t>в результате синкопы, допускаются без ограничений</w:t>
      </w:r>
      <w:commentRangeEnd w:id="194"/>
      <w:r w:rsidR="004E5B5E">
        <w:rPr>
          <w:rStyle w:val="CommentReference"/>
        </w:rPr>
        <w:commentReference w:id="194"/>
      </w:r>
      <w:r>
        <w:rPr>
          <w:lang w:val="ru-RU"/>
        </w:rPr>
        <w:t>.</w:t>
      </w:r>
    </w:p>
    <w:bookmarkEnd w:id="191"/>
    <w:bookmarkEnd w:id="192"/>
    <w:bookmarkEnd w:id="193"/>
    <w:p w14:paraId="7AEC9196" w14:textId="13F0E848" w:rsidR="00052780" w:rsidRDefault="00052780" w:rsidP="00052780">
      <w:pPr>
        <w:pStyle w:val="Heading5"/>
        <w:rPr>
          <w:lang w:val="ru-RU"/>
        </w:rPr>
      </w:pPr>
      <w:r>
        <w:rPr>
          <w:lang w:val="ru-RU"/>
        </w:rPr>
        <w:t xml:space="preserve">Прямое движение </w:t>
      </w:r>
      <w:r w:rsidRPr="00D56319">
        <w:rPr>
          <w:lang w:val="ru-RU"/>
        </w:rPr>
        <w:t>в</w:t>
      </w:r>
      <w:r>
        <w:rPr>
          <w:lang w:val="ru-RU"/>
        </w:rPr>
        <w:t xml:space="preserve"> терцию, кварту, сексту</w:t>
      </w:r>
    </w:p>
    <w:p w14:paraId="5B7FCD11" w14:textId="432310C4" w:rsidR="00052780" w:rsidRDefault="00052780" w:rsidP="00052780">
      <w:pPr>
        <w:ind w:firstLine="360"/>
        <w:rPr>
          <w:lang w:val="ru-RU"/>
        </w:rPr>
      </w:pPr>
      <w:r>
        <w:rPr>
          <w:lang w:val="ru-RU"/>
        </w:rPr>
        <w:t>Разрешено.</w:t>
      </w:r>
    </w:p>
    <w:p w14:paraId="3346F9FC" w14:textId="4184E535" w:rsidR="00052780" w:rsidRDefault="00C60C8C" w:rsidP="00C60C8C">
      <w:pPr>
        <w:pStyle w:val="Heading5"/>
        <w:rPr>
          <w:lang w:val="ru-RU"/>
        </w:rPr>
      </w:pPr>
      <w:r>
        <w:rPr>
          <w:lang w:val="ru-RU"/>
        </w:rPr>
        <w:t>Последовательные квинты и октавы</w:t>
      </w:r>
    </w:p>
    <w:p w14:paraId="698CDC9A" w14:textId="779C8FDA" w:rsidR="00C60C8C" w:rsidRDefault="00C60C8C" w:rsidP="00C60C8C">
      <w:pPr>
        <w:ind w:firstLine="360"/>
        <w:rPr>
          <w:lang w:val="ru-RU"/>
        </w:rPr>
      </w:pPr>
      <w:r>
        <w:rPr>
          <w:lang w:val="ru-RU"/>
        </w:rPr>
        <w:t xml:space="preserve">Запрещается писать две последовательные квинты или октавы, даже </w:t>
      </w:r>
      <w:r w:rsidR="004E192D">
        <w:rPr>
          <w:lang w:val="ru-RU"/>
        </w:rPr>
        <w:t xml:space="preserve">в </w:t>
      </w:r>
      <w:r>
        <w:rPr>
          <w:lang w:val="ru-RU"/>
        </w:rPr>
        <w:t>противоположн</w:t>
      </w:r>
      <w:r w:rsidR="004E192D">
        <w:rPr>
          <w:lang w:val="ru-RU"/>
        </w:rPr>
        <w:t>о</w:t>
      </w:r>
      <w:r>
        <w:rPr>
          <w:lang w:val="ru-RU"/>
        </w:rPr>
        <w:t>м движени</w:t>
      </w:r>
      <w:r w:rsidR="004E192D">
        <w:rPr>
          <w:lang w:val="ru-RU"/>
        </w:rPr>
        <w:t>и</w:t>
      </w:r>
      <w:r w:rsidR="00641E97">
        <w:rPr>
          <w:lang w:val="ru-RU"/>
        </w:rPr>
        <w:t>:</w:t>
      </w:r>
    </w:p>
    <w:p w14:paraId="4C4792A2" w14:textId="7CBD0473" w:rsidR="00641E97" w:rsidRDefault="00641E97" w:rsidP="00641E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A60B05A" wp14:editId="0DAFBFE7">
            <wp:extent cx="6152515" cy="1076325"/>
            <wp:effectExtent l="114300" t="114300" r="114935" b="1238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632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F407A31" w14:textId="3E587BEC" w:rsidR="00641E97" w:rsidRDefault="00641E97" w:rsidP="00C60C8C">
      <w:pPr>
        <w:ind w:firstLine="360"/>
        <w:rPr>
          <w:lang w:val="ru-RU"/>
        </w:rPr>
      </w:pPr>
      <w:bookmarkStart w:id="195" w:name="OLE_LINK56"/>
      <w:bookmarkStart w:id="196" w:name="OLE_LINK57"/>
      <w:r>
        <w:rPr>
          <w:lang w:val="ru-RU"/>
        </w:rPr>
        <w:t>Унисон приравнивается к октаве. Запрещено писать два последовательных унисона или последовательные</w:t>
      </w:r>
      <w:r w:rsidR="002E1AEF">
        <w:rPr>
          <w:lang w:val="ru-RU"/>
        </w:rPr>
        <w:t xml:space="preserve"> унисон и октаву (</w:t>
      </w:r>
      <w:r w:rsidR="00F62DFC">
        <w:rPr>
          <w:lang w:val="ru-RU"/>
        </w:rPr>
        <w:t>или октаву и унисон</w:t>
      </w:r>
      <w:r w:rsidR="002E1AEF">
        <w:rPr>
          <w:lang w:val="ru-RU"/>
        </w:rPr>
        <w:t>):</w:t>
      </w:r>
    </w:p>
    <w:bookmarkEnd w:id="195"/>
    <w:bookmarkEnd w:id="196"/>
    <w:p w14:paraId="441199BC" w14:textId="2B0D2D21" w:rsidR="002E1AEF" w:rsidRDefault="002E1AEF" w:rsidP="002E1AE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8912C5" wp14:editId="5C47674A">
            <wp:extent cx="5392615" cy="544326"/>
            <wp:effectExtent l="114300" t="114300" r="113030" b="1225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60782" cy="5713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70DAE5" w14:textId="05CC0346" w:rsidR="002E1AEF" w:rsidRDefault="002E1AEF" w:rsidP="00C60C8C">
      <w:pPr>
        <w:ind w:firstLine="360"/>
        <w:rPr>
          <w:lang w:val="ru-RU"/>
        </w:rPr>
      </w:pPr>
      <w:r w:rsidRPr="005A6B8A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34B8B6A3" w14:textId="6673C74A" w:rsidR="002E1AEF" w:rsidRDefault="002E1AEF" w:rsidP="002E1AEF">
      <w:pPr>
        <w:ind w:firstLine="360"/>
        <w:rPr>
          <w:lang w:val="ru-RU"/>
        </w:rPr>
      </w:pPr>
      <w:bookmarkStart w:id="197" w:name="OLE_LINK160"/>
      <w:bookmarkStart w:id="198" w:name="OLE_LINK161"/>
      <w:r>
        <w:rPr>
          <w:lang w:val="ru-RU"/>
        </w:rPr>
        <w:t>Начиная с 6 голосов, разрешены квинты и октавы в противоположном движении между внутренними голосами (внешние голоса – это самый верхний и самый нижний голос).</w:t>
      </w:r>
    </w:p>
    <w:p w14:paraId="03455828" w14:textId="5361022C" w:rsidR="00D728EA" w:rsidRDefault="008A2FCE" w:rsidP="002E1AEF">
      <w:pPr>
        <w:ind w:firstLine="360"/>
        <w:rPr>
          <w:lang w:val="ru-RU"/>
        </w:rPr>
      </w:pPr>
      <w:bookmarkStart w:id="199" w:name="OLE_LINK58"/>
      <w:bookmarkStart w:id="200" w:name="OLE_LINK59"/>
      <w:r>
        <w:rPr>
          <w:lang w:val="ru-RU"/>
        </w:rPr>
        <w:t>Нач</w:t>
      </w:r>
      <w:r w:rsidR="00BF6666">
        <w:rPr>
          <w:lang w:val="ru-RU"/>
        </w:rPr>
        <w:t>и</w:t>
      </w:r>
      <w:r>
        <w:rPr>
          <w:lang w:val="ru-RU"/>
        </w:rPr>
        <w:t>ная с 7 голосов, разрешены квинты и октавы в противоположном движении между любыми голосами.</w:t>
      </w:r>
    </w:p>
    <w:p w14:paraId="1EEC5537" w14:textId="0AD0AD23" w:rsidR="004C2984" w:rsidRDefault="00394B65" w:rsidP="00394B65">
      <w:pPr>
        <w:ind w:firstLine="360"/>
        <w:rPr>
          <w:lang w:val="ru-RU"/>
        </w:rPr>
      </w:pPr>
      <w:bookmarkStart w:id="201" w:name="OLE_LINK60"/>
      <w:bookmarkStart w:id="202" w:name="OLE_LINK61"/>
      <w:bookmarkEnd w:id="199"/>
      <w:bookmarkEnd w:id="200"/>
      <w:r>
        <w:rPr>
          <w:lang w:val="ru-RU"/>
        </w:rPr>
        <w:t xml:space="preserve">Правила выше применимы к чистым квинтам. </w:t>
      </w:r>
      <w:commentRangeStart w:id="203"/>
      <w:r>
        <w:rPr>
          <w:lang w:val="ru-RU"/>
        </w:rPr>
        <w:t xml:space="preserve">Начиная с 3 голосов, разрешена </w:t>
      </w:r>
      <w:r w:rsidR="00F25FD1" w:rsidRPr="00F25FD1">
        <w:rPr>
          <w:lang w:val="ru-RU"/>
        </w:rPr>
        <w:t>уменьшенная</w:t>
      </w:r>
      <w:r>
        <w:rPr>
          <w:lang w:val="ru-RU"/>
        </w:rPr>
        <w:t xml:space="preserve"> квинта сразу после </w:t>
      </w:r>
      <w:r w:rsidR="00F25FD1" w:rsidRPr="00F25FD1">
        <w:rPr>
          <w:lang w:val="ru-RU"/>
        </w:rPr>
        <w:t>чистой</w:t>
      </w:r>
      <w:r>
        <w:rPr>
          <w:lang w:val="ru-RU"/>
        </w:rPr>
        <w:t xml:space="preserve"> квинты.</w:t>
      </w:r>
      <w:r w:rsidR="008D38BD">
        <w:rPr>
          <w:lang w:val="ru-RU"/>
        </w:rPr>
        <w:t xml:space="preserve"> </w:t>
      </w:r>
      <w:bookmarkEnd w:id="197"/>
      <w:bookmarkEnd w:id="198"/>
      <w:r w:rsidR="004C2984">
        <w:rPr>
          <w:lang w:val="ru-RU"/>
        </w:rPr>
        <w:t xml:space="preserve">Обратное, то есть </w:t>
      </w:r>
      <w:r w:rsidR="00F25FD1" w:rsidRPr="00F25FD1">
        <w:rPr>
          <w:lang w:val="ru-RU"/>
        </w:rPr>
        <w:t>чистая</w:t>
      </w:r>
      <w:r w:rsidR="004C2984">
        <w:rPr>
          <w:lang w:val="ru-RU"/>
        </w:rPr>
        <w:t xml:space="preserve"> квинта сразу после </w:t>
      </w:r>
      <w:r w:rsidR="00F25FD1" w:rsidRPr="00F25FD1">
        <w:rPr>
          <w:lang w:val="ru-RU"/>
        </w:rPr>
        <w:t>уменьшенной</w:t>
      </w:r>
      <w:r w:rsidR="004C2984">
        <w:rPr>
          <w:lang w:val="ru-RU"/>
        </w:rPr>
        <w:t xml:space="preserve"> квинты, всегда запрещено</w:t>
      </w:r>
      <w:commentRangeEnd w:id="203"/>
      <w:r w:rsidR="00563667">
        <w:rPr>
          <w:rStyle w:val="CommentReference"/>
        </w:rPr>
        <w:commentReference w:id="203"/>
      </w:r>
      <w:r w:rsidR="004C2984">
        <w:rPr>
          <w:lang w:val="ru-RU"/>
        </w:rPr>
        <w:t>.</w:t>
      </w:r>
    </w:p>
    <w:bookmarkEnd w:id="201"/>
    <w:bookmarkEnd w:id="202"/>
    <w:p w14:paraId="3D92C45D" w14:textId="494D01F3" w:rsidR="004C2984" w:rsidRDefault="004C2984" w:rsidP="004C2984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633356" wp14:editId="6903350F">
            <wp:extent cx="1899139" cy="555230"/>
            <wp:effectExtent l="114300" t="114300" r="120650" b="11176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39641" cy="5670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2A50B161" wp14:editId="06DB5D4F">
            <wp:extent cx="3710353" cy="584463"/>
            <wp:effectExtent l="114300" t="114300" r="118745" b="1206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592458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C022F4" w14:textId="184D9308" w:rsidR="00394B65" w:rsidRDefault="001875E3" w:rsidP="001875E3">
      <w:pPr>
        <w:pStyle w:val="Heading5"/>
        <w:rPr>
          <w:lang w:val="ru-RU"/>
        </w:rPr>
      </w:pPr>
      <w:r>
        <w:rPr>
          <w:lang w:val="ru-RU"/>
        </w:rPr>
        <w:lastRenderedPageBreak/>
        <w:t>Квинты и октавы, разделенные одной или несколькими нотами</w:t>
      </w:r>
    </w:p>
    <w:p w14:paraId="6E480DCE" w14:textId="510ABA29" w:rsidR="00040238" w:rsidRPr="001F7897" w:rsidRDefault="00040238" w:rsidP="00040238">
      <w:pPr>
        <w:ind w:firstLine="360"/>
        <w:rPr>
          <w:lang w:val="ru-RU"/>
        </w:rPr>
      </w:pPr>
      <w:r>
        <w:rPr>
          <w:lang w:val="ru-RU"/>
        </w:rPr>
        <w:t>Такие квинты и октавы разрешены, когда они разделены как минимум эквивалентом одной целой ноты, то есть двумя половинными или четырьмя четвертными нотами:</w:t>
      </w:r>
    </w:p>
    <w:p w14:paraId="0F05BFF9" w14:textId="404DC87D" w:rsidR="004C2984" w:rsidRPr="00040238" w:rsidRDefault="00BD7E14" w:rsidP="004C2984">
      <w:pPr>
        <w:rPr>
          <w:lang w:val="ru-RU"/>
        </w:rPr>
      </w:pPr>
      <w:r>
        <w:rPr>
          <w:noProof/>
        </w:rPr>
        <w:drawing>
          <wp:inline distT="0" distB="0" distL="0" distR="0" wp14:anchorId="2AA42AA3" wp14:editId="3064F08C">
            <wp:extent cx="2373923" cy="987589"/>
            <wp:effectExtent l="114300" t="114300" r="121920" b="1174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42627" cy="10161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F5DCA" wp14:editId="3B7F6798">
            <wp:extent cx="3270738" cy="1036347"/>
            <wp:effectExtent l="114300" t="114300" r="120650" b="1066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57728" cy="106391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60126E5" w14:textId="6F6B3F7E" w:rsidR="004C2984" w:rsidRDefault="00BD7E14" w:rsidP="00394B65">
      <w:pPr>
        <w:ind w:firstLine="360"/>
        <w:rPr>
          <w:lang w:val="ru-RU"/>
        </w:rPr>
      </w:pPr>
      <w:r w:rsidRPr="00BD7E14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006FC32F" w14:textId="2398038B" w:rsidR="00BD7E14" w:rsidRDefault="006B6603" w:rsidP="00394B65">
      <w:pPr>
        <w:ind w:firstLine="360"/>
        <w:rPr>
          <w:lang w:val="ru-RU"/>
        </w:rPr>
      </w:pPr>
      <w:bookmarkStart w:id="204" w:name="OLE_LINK62"/>
      <w:bookmarkStart w:id="205" w:name="OLE_LINK63"/>
      <w:r>
        <w:rPr>
          <w:lang w:val="ru-RU"/>
        </w:rPr>
        <w:t xml:space="preserve">Квинты и октавы, разделенные менее чем эквивалентом одной целой ноты, допускаются в следующих случаях при условии, что вторая квинта или октава находятся на слабую </w:t>
      </w:r>
      <w:commentRangeStart w:id="206"/>
      <w:r>
        <w:rPr>
          <w:lang w:val="ru-RU"/>
        </w:rPr>
        <w:t>долю</w:t>
      </w:r>
      <w:commentRangeEnd w:id="206"/>
      <w:r w:rsidR="006D1284">
        <w:rPr>
          <w:rStyle w:val="CommentReference"/>
        </w:rPr>
        <w:commentReference w:id="206"/>
      </w:r>
      <w:r>
        <w:rPr>
          <w:lang w:val="ru-RU"/>
        </w:rPr>
        <w:t>:</w:t>
      </w:r>
    </w:p>
    <w:bookmarkEnd w:id="204"/>
    <w:bookmarkEnd w:id="205"/>
    <w:p w14:paraId="19CCB288" w14:textId="63975A32" w:rsidR="00D1521F" w:rsidRDefault="00D1521F" w:rsidP="00D1521F">
      <w:pPr>
        <w:pStyle w:val="ListParagraph"/>
        <w:numPr>
          <w:ilvl w:val="0"/>
          <w:numId w:val="13"/>
        </w:numPr>
        <w:rPr>
          <w:lang w:val="ru-RU"/>
        </w:rPr>
      </w:pPr>
      <w:r>
        <w:rPr>
          <w:lang w:val="ru-RU"/>
        </w:rPr>
        <w:t>В противоположном движении:</w:t>
      </w:r>
    </w:p>
    <w:p w14:paraId="406C111F" w14:textId="203CDB1D" w:rsidR="00824B2C" w:rsidRPr="00824B2C" w:rsidRDefault="00824B2C" w:rsidP="00824B2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AEB5AF" wp14:editId="2D3A87E7">
            <wp:extent cx="5726723" cy="1321006"/>
            <wp:effectExtent l="114300" t="114300" r="121920" b="1079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2923" cy="132935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DEE6970" w14:textId="01FF84A1" w:rsidR="00D1521F" w:rsidRDefault="00D1521F" w:rsidP="00D1521F">
      <w:pPr>
        <w:pStyle w:val="ListParagraph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Даже в прямом движении, когда одна из двух квинт или октав образована </w:t>
      </w:r>
      <w:commentRangeStart w:id="207"/>
      <w:r>
        <w:rPr>
          <w:lang w:val="ru-RU"/>
        </w:rPr>
        <w:t>мелодической нотой</w:t>
      </w:r>
      <w:commentRangeEnd w:id="207"/>
      <w:r w:rsidR="00D56301">
        <w:rPr>
          <w:rStyle w:val="CommentReference"/>
        </w:rPr>
        <w:commentReference w:id="207"/>
      </w:r>
      <w:commentRangeStart w:id="208"/>
      <w:r w:rsidR="00171F07">
        <w:rPr>
          <w:rStyle w:val="FootnoteReference"/>
          <w:lang w:val="ru-RU"/>
        </w:rPr>
        <w:footnoteReference w:id="14"/>
      </w:r>
      <w:commentRangeEnd w:id="208"/>
      <w:r w:rsidR="00682367">
        <w:rPr>
          <w:rStyle w:val="CommentReference"/>
        </w:rPr>
        <w:commentReference w:id="208"/>
      </w:r>
      <w:r>
        <w:rPr>
          <w:lang w:val="ru-RU"/>
        </w:rPr>
        <w:t>:</w:t>
      </w:r>
    </w:p>
    <w:p w14:paraId="1C0BD9A4" w14:textId="11451298" w:rsidR="00052780" w:rsidRDefault="00824B2C" w:rsidP="0005278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E70333" wp14:editId="30CB0E0A">
            <wp:extent cx="6152515" cy="1196340"/>
            <wp:effectExtent l="114300" t="114300" r="114935" b="1181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63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34EE103" w14:textId="640BABA9" w:rsidR="00EB0C6E" w:rsidRDefault="00EB0C6E" w:rsidP="00EB0C6E">
      <w:pPr>
        <w:ind w:firstLine="360"/>
        <w:rPr>
          <w:lang w:val="ru-RU"/>
        </w:rPr>
      </w:pPr>
      <w:bookmarkStart w:id="211" w:name="OLE_LINK66"/>
      <w:bookmarkStart w:id="212" w:name="OLE_LINK67"/>
      <w:bookmarkStart w:id="213" w:name="OLE_LINK162"/>
      <w:bookmarkStart w:id="214" w:name="OLE_LINK163"/>
      <w:r>
        <w:rPr>
          <w:lang w:val="ru-RU"/>
        </w:rPr>
        <w:t xml:space="preserve">Начиная с 5 голосов квинты и октавы, разделенные одной половинной или двумя четвертными нотами, допускаются, если вторая квинта или октава приходится на слабую долю, без каких-либо </w:t>
      </w:r>
      <w:commentRangeStart w:id="215"/>
      <w:r>
        <w:rPr>
          <w:lang w:val="ru-RU"/>
        </w:rPr>
        <w:t>дополнительных условий</w:t>
      </w:r>
      <w:commentRangeEnd w:id="215"/>
      <w:r w:rsidR="00622547">
        <w:rPr>
          <w:rStyle w:val="CommentReference"/>
        </w:rPr>
        <w:commentReference w:id="215"/>
      </w:r>
      <w:r w:rsidR="008108D4">
        <w:rPr>
          <w:rStyle w:val="FootnoteReference"/>
          <w:lang w:val="ru-RU"/>
        </w:rPr>
        <w:footnoteReference w:id="15"/>
      </w:r>
      <w:r>
        <w:rPr>
          <w:lang w:val="ru-RU"/>
        </w:rPr>
        <w:t>.</w:t>
      </w:r>
    </w:p>
    <w:p w14:paraId="6EA88DA5" w14:textId="242A14D1" w:rsidR="00EB0C6E" w:rsidRDefault="000C0924" w:rsidP="000C0924">
      <w:pPr>
        <w:pStyle w:val="Heading5"/>
        <w:rPr>
          <w:lang w:val="ru-RU"/>
        </w:rPr>
      </w:pPr>
      <w:bookmarkStart w:id="216" w:name="OLE_LINK70"/>
      <w:bookmarkStart w:id="217" w:name="OLE_LINK71"/>
      <w:bookmarkEnd w:id="211"/>
      <w:bookmarkEnd w:id="212"/>
      <w:r>
        <w:rPr>
          <w:lang w:val="ru-RU"/>
        </w:rPr>
        <w:t>Прям</w:t>
      </w:r>
      <w:r w:rsidR="009F2AA1">
        <w:rPr>
          <w:lang w:val="ru-RU"/>
        </w:rPr>
        <w:t>ое движение в</w:t>
      </w:r>
      <w:r w:rsidR="00D51309">
        <w:rPr>
          <w:lang w:val="ru-RU"/>
        </w:rPr>
        <w:t xml:space="preserve"> квинту</w:t>
      </w:r>
      <w:r>
        <w:rPr>
          <w:lang w:val="ru-RU"/>
        </w:rPr>
        <w:t xml:space="preserve"> и</w:t>
      </w:r>
      <w:r w:rsidR="00D51309">
        <w:rPr>
          <w:lang w:val="ru-RU"/>
        </w:rPr>
        <w:t>ли октаву</w:t>
      </w:r>
      <w:r>
        <w:rPr>
          <w:lang w:val="ru-RU"/>
        </w:rPr>
        <w:t xml:space="preserve"> между крайними голосами</w:t>
      </w:r>
    </w:p>
    <w:bookmarkEnd w:id="216"/>
    <w:bookmarkEnd w:id="217"/>
    <w:p w14:paraId="232E7334" w14:textId="1736F775" w:rsidR="000C0924" w:rsidRDefault="009F2AA1" w:rsidP="000C0924">
      <w:pPr>
        <w:ind w:firstLine="360"/>
        <w:rPr>
          <w:lang w:val="ru-RU"/>
        </w:rPr>
      </w:pPr>
      <w:r>
        <w:rPr>
          <w:lang w:val="ru-RU"/>
        </w:rPr>
        <w:t xml:space="preserve">Между крайними голосами запрещено двигаться прямо в квинту или </w:t>
      </w:r>
      <w:commentRangeStart w:id="218"/>
      <w:r>
        <w:rPr>
          <w:lang w:val="ru-RU"/>
        </w:rPr>
        <w:t>октаву</w:t>
      </w:r>
      <w:commentRangeEnd w:id="218"/>
      <w:r w:rsidR="00C001AD">
        <w:rPr>
          <w:rStyle w:val="CommentReference"/>
        </w:rPr>
        <w:commentReference w:id="218"/>
      </w:r>
      <w:r>
        <w:rPr>
          <w:lang w:val="ru-RU"/>
        </w:rPr>
        <w:t>.</w:t>
      </w:r>
    </w:p>
    <w:p w14:paraId="1A5B9361" w14:textId="0F45DF25" w:rsidR="000C0924" w:rsidRDefault="00495D6B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C02A23D" wp14:editId="5DE7BA88">
            <wp:extent cx="6152515" cy="558800"/>
            <wp:effectExtent l="114300" t="114300" r="114935" b="1079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880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68E406C" w14:textId="6FAF5207" w:rsidR="00495D6B" w:rsidRPr="00495D6B" w:rsidRDefault="00495D6B" w:rsidP="00495D6B">
      <w:pPr>
        <w:ind w:firstLine="360"/>
        <w:rPr>
          <w:b/>
          <w:u w:val="single"/>
          <w:lang w:val="ru-RU"/>
        </w:rPr>
      </w:pPr>
      <w:bookmarkStart w:id="219" w:name="OLE_LINK74"/>
      <w:bookmarkStart w:id="220" w:name="OLE_LINK75"/>
      <w:r w:rsidRPr="00495D6B">
        <w:rPr>
          <w:b/>
          <w:u w:val="single"/>
          <w:lang w:val="ru-RU"/>
        </w:rPr>
        <w:t>Исключения:</w:t>
      </w:r>
    </w:p>
    <w:p w14:paraId="33EABB8C" w14:textId="2FFA453B" w:rsidR="00495D6B" w:rsidRDefault="00495D6B" w:rsidP="00495D6B">
      <w:pPr>
        <w:ind w:firstLine="360"/>
        <w:rPr>
          <w:lang w:val="ru-RU"/>
        </w:rPr>
      </w:pPr>
      <w:bookmarkStart w:id="221" w:name="OLE_LINK189"/>
      <w:bookmarkStart w:id="222" w:name="OLE_LINK68"/>
      <w:bookmarkStart w:id="223" w:name="OLE_LINK69"/>
      <w:r>
        <w:rPr>
          <w:lang w:val="ru-RU"/>
        </w:rPr>
        <w:t xml:space="preserve">Начиная с 3 голосов, разрешено прямое движение в октаву между крайними голосами </w:t>
      </w:r>
      <w:r w:rsidR="008C0FC3">
        <w:rPr>
          <w:lang w:val="ru-RU"/>
        </w:rPr>
        <w:t xml:space="preserve">в заключительной каденции </w:t>
      </w:r>
      <w:r>
        <w:rPr>
          <w:lang w:val="ru-RU"/>
        </w:rPr>
        <w:t>при условии, что вер</w:t>
      </w:r>
      <w:r w:rsidR="00EF0FA1">
        <w:rPr>
          <w:lang w:val="ru-RU"/>
        </w:rPr>
        <w:t>хний голос двигается поступенно</w:t>
      </w:r>
      <w:bookmarkEnd w:id="221"/>
      <w:r w:rsidR="00EF0FA1">
        <w:rPr>
          <w:lang w:val="ru-RU"/>
        </w:rPr>
        <w:t>:</w:t>
      </w:r>
    </w:p>
    <w:bookmarkEnd w:id="213"/>
    <w:bookmarkEnd w:id="214"/>
    <w:bookmarkEnd w:id="219"/>
    <w:bookmarkEnd w:id="220"/>
    <w:bookmarkEnd w:id="222"/>
    <w:bookmarkEnd w:id="223"/>
    <w:p w14:paraId="58C9A6A5" w14:textId="002F4383" w:rsidR="00EF0FA1" w:rsidRDefault="00EF0FA1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03DBBF4" wp14:editId="57B8088A">
            <wp:extent cx="2455985" cy="920109"/>
            <wp:effectExtent l="114300" t="114300" r="116205" b="1092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99395" cy="93637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9AD514" w14:textId="0BF75A38" w:rsidR="00105D45" w:rsidRDefault="00105D45" w:rsidP="00105D45">
      <w:pPr>
        <w:ind w:firstLine="360"/>
        <w:rPr>
          <w:lang w:val="ru-RU"/>
        </w:rPr>
      </w:pPr>
      <w:bookmarkStart w:id="224" w:name="OLE_LINK164"/>
      <w:bookmarkStart w:id="225" w:name="OLE_LINK165"/>
      <w:bookmarkStart w:id="226" w:name="OLE_LINK72"/>
      <w:bookmarkStart w:id="227" w:name="OLE_LINK73"/>
      <w:r>
        <w:rPr>
          <w:lang w:val="ru-RU"/>
        </w:rPr>
        <w:t xml:space="preserve">Начиная с 6 голосов, разрешено прямое движение в квинту и октаву между крайними голосами </w:t>
      </w:r>
      <w:r w:rsidRPr="003378B8">
        <w:rPr>
          <w:lang w:val="ru-RU"/>
        </w:rPr>
        <w:t>на основных ступенях (</w:t>
      </w:r>
      <w:r w:rsidRPr="003378B8">
        <w:t>I</w:t>
      </w:r>
      <w:r w:rsidR="00AC6AEA" w:rsidRPr="003378B8">
        <w:rPr>
          <w:lang w:val="ru-RU"/>
        </w:rPr>
        <w:t xml:space="preserve">, </w:t>
      </w:r>
      <w:r w:rsidRPr="003378B8">
        <w:t>IV</w:t>
      </w:r>
      <w:r w:rsidR="00AC6AEA" w:rsidRPr="003378B8">
        <w:rPr>
          <w:lang w:val="ru-RU"/>
        </w:rPr>
        <w:t xml:space="preserve">, </w:t>
      </w:r>
      <w:r w:rsidRPr="003378B8">
        <w:t>V</w:t>
      </w:r>
      <w:r w:rsidRPr="003378B8">
        <w:rPr>
          <w:lang w:val="ru-RU"/>
        </w:rPr>
        <w:t>) при</w:t>
      </w:r>
      <w:r>
        <w:rPr>
          <w:lang w:val="ru-RU"/>
        </w:rPr>
        <w:t xml:space="preserve"> условии, что вер</w:t>
      </w:r>
      <w:r w:rsidR="00F30313">
        <w:rPr>
          <w:lang w:val="ru-RU"/>
        </w:rPr>
        <w:t>хний голос двигается поступенно.</w:t>
      </w:r>
      <w:bookmarkEnd w:id="224"/>
      <w:bookmarkEnd w:id="225"/>
    </w:p>
    <w:bookmarkEnd w:id="226"/>
    <w:bookmarkEnd w:id="227"/>
    <w:p w14:paraId="601F4D2B" w14:textId="63C0BFD4" w:rsidR="0014505D" w:rsidRDefault="0014505D" w:rsidP="0014505D">
      <w:pPr>
        <w:pStyle w:val="Heading5"/>
        <w:rPr>
          <w:lang w:val="ru-RU"/>
        </w:rPr>
      </w:pPr>
      <w:r>
        <w:rPr>
          <w:lang w:val="ru-RU"/>
        </w:rPr>
        <w:t xml:space="preserve">Прямое движение в квинту или октаву между не </w:t>
      </w:r>
      <w:r w:rsidR="00D40D53">
        <w:rPr>
          <w:lang w:val="ru-RU"/>
        </w:rPr>
        <w:t>крайними голосами</w:t>
      </w:r>
    </w:p>
    <w:p w14:paraId="7F221DAE" w14:textId="49F99395" w:rsidR="00EF0FA1" w:rsidRDefault="00F53A77" w:rsidP="00495D6B">
      <w:pPr>
        <w:ind w:firstLine="360"/>
        <w:rPr>
          <w:lang w:val="ru-RU"/>
        </w:rPr>
      </w:pPr>
      <w:bookmarkStart w:id="228" w:name="OLE_LINK166"/>
      <w:bookmarkStart w:id="229" w:name="OLE_LINK167"/>
      <w:r>
        <w:rPr>
          <w:lang w:val="ru-RU"/>
        </w:rPr>
        <w:t>Между голосами, отличными от крайних</w:t>
      </w:r>
      <w:r w:rsidR="006552C6">
        <w:rPr>
          <w:rStyle w:val="FootnoteReference"/>
          <w:lang w:val="ru-RU"/>
        </w:rPr>
        <w:footnoteReference w:id="16"/>
      </w:r>
      <w:r>
        <w:rPr>
          <w:lang w:val="ru-RU"/>
        </w:rPr>
        <w:t>, разрешено двигаться прямо в квинту или октаву</w:t>
      </w:r>
      <w:bookmarkEnd w:id="228"/>
      <w:bookmarkEnd w:id="229"/>
      <w:r>
        <w:rPr>
          <w:lang w:val="ru-RU"/>
        </w:rPr>
        <w:t>:</w:t>
      </w:r>
    </w:p>
    <w:p w14:paraId="55C6CED3" w14:textId="3B14D7A0" w:rsidR="00F53A77" w:rsidRDefault="009D10D4" w:rsidP="009D10D4">
      <w:pPr>
        <w:pStyle w:val="ListParagraph"/>
        <w:numPr>
          <w:ilvl w:val="0"/>
          <w:numId w:val="14"/>
        </w:numPr>
        <w:rPr>
          <w:lang w:val="ru-RU"/>
        </w:rPr>
      </w:pPr>
      <w:bookmarkStart w:id="230" w:name="OLE_LINK275"/>
      <w:bookmarkStart w:id="231" w:name="OLE_LINK276"/>
      <w:r>
        <w:rPr>
          <w:lang w:val="ru-RU"/>
        </w:rPr>
        <w:lastRenderedPageBreak/>
        <w:t>Если один из двух голосов двигается поступенно</w:t>
      </w:r>
      <w:r w:rsidR="00540CF0">
        <w:rPr>
          <w:rStyle w:val="FootnoteReference"/>
          <w:lang w:val="ru-RU"/>
        </w:rPr>
        <w:footnoteReference w:id="17"/>
      </w:r>
      <w:r>
        <w:rPr>
          <w:lang w:val="ru-RU"/>
        </w:rPr>
        <w:t>:</w:t>
      </w:r>
    </w:p>
    <w:bookmarkEnd w:id="230"/>
    <w:bookmarkEnd w:id="231"/>
    <w:p w14:paraId="29A0D8C9" w14:textId="36274FC6" w:rsidR="00927397" w:rsidRPr="00927397" w:rsidRDefault="00927397" w:rsidP="009273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D2C2597" wp14:editId="58DD7BF1">
            <wp:extent cx="6152515" cy="920115"/>
            <wp:effectExtent l="114300" t="114300" r="114935" b="1085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011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B780D64" w14:textId="54F2059A" w:rsidR="009D10D4" w:rsidRDefault="009D10D4" w:rsidP="009D10D4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Даже в случае скачкового движения в обоих голосах, если одна из нот квинты или октавы является частью предыдущей гармонии</w:t>
      </w:r>
      <w:r w:rsidR="00E20E80">
        <w:rPr>
          <w:lang w:val="ru-RU"/>
        </w:rPr>
        <w:t xml:space="preserve"> (общая нота):</w:t>
      </w:r>
    </w:p>
    <w:p w14:paraId="63CDC946" w14:textId="6403A776" w:rsidR="00D52248" w:rsidRPr="00D52248" w:rsidRDefault="00D52248" w:rsidP="00D5224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3C4A2E" wp14:editId="492A5B66">
            <wp:extent cx="2309446" cy="873661"/>
            <wp:effectExtent l="114300" t="114300" r="110490" b="1174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335341" cy="88345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8CEF925" w14:textId="68AFB233" w:rsidR="00E20E80" w:rsidRPr="00653B86" w:rsidRDefault="002E6CA6" w:rsidP="00E20E80">
      <w:pPr>
        <w:ind w:firstLine="360"/>
        <w:rPr>
          <w:lang w:val="ru-RU"/>
        </w:rPr>
      </w:pPr>
      <w:r>
        <w:t xml:space="preserve">Similar motion to unison is prohibited. </w:t>
      </w:r>
      <w:del w:id="232" w:author="Rualark Rualark" w:date="2018-10-26T11:10:00Z">
        <w:r w:rsidDel="002E6CA6">
          <w:delText>Starting from 3 voices, similar motion to tritone is allowed</w:delText>
        </w:r>
      </w:del>
      <w:ins w:id="233" w:author="Rualark Rualark" w:date="2018-10-26T11:10:00Z">
        <w:r>
          <w:t>Similar</w:t>
        </w:r>
        <w:r w:rsidRPr="00653B86">
          <w:rPr>
            <w:lang w:val="ru-RU"/>
          </w:rPr>
          <w:t xml:space="preserve"> </w:t>
        </w:r>
        <w:r>
          <w:t>motion</w:t>
        </w:r>
        <w:r w:rsidRPr="00653B86">
          <w:rPr>
            <w:lang w:val="ru-RU"/>
          </w:rPr>
          <w:t xml:space="preserve"> </w:t>
        </w:r>
        <w:r>
          <w:t>to</w:t>
        </w:r>
        <w:r w:rsidRPr="00653B86">
          <w:rPr>
            <w:lang w:val="ru-RU"/>
          </w:rPr>
          <w:t xml:space="preserve"> </w:t>
        </w:r>
        <w:r>
          <w:t>tritone</w:t>
        </w:r>
        <w:r w:rsidRPr="00653B86">
          <w:rPr>
            <w:lang w:val="ru-RU"/>
          </w:rPr>
          <w:t xml:space="preserve"> </w:t>
        </w:r>
        <w:r>
          <w:t>without</w:t>
        </w:r>
        <w:r w:rsidRPr="00653B86">
          <w:rPr>
            <w:lang w:val="ru-RU"/>
          </w:rPr>
          <w:t xml:space="preserve"> </w:t>
        </w:r>
        <w:r>
          <w:t>bass</w:t>
        </w:r>
        <w:r w:rsidRPr="00653B86">
          <w:rPr>
            <w:lang w:val="ru-RU"/>
          </w:rPr>
          <w:t xml:space="preserve"> </w:t>
        </w:r>
        <w:r>
          <w:t>is</w:t>
        </w:r>
        <w:r w:rsidRPr="00653B86">
          <w:rPr>
            <w:lang w:val="ru-RU"/>
          </w:rPr>
          <w:t xml:space="preserve"> </w:t>
        </w:r>
        <w:r>
          <w:t>allowed</w:t>
        </w:r>
      </w:ins>
      <w:r w:rsidRPr="00653B86">
        <w:rPr>
          <w:lang w:val="ru-RU"/>
        </w:rPr>
        <w:t>.</w:t>
      </w:r>
    </w:p>
    <w:p w14:paraId="0EFB7C74" w14:textId="77777777" w:rsidR="0048207D" w:rsidRPr="00495D6B" w:rsidRDefault="0048207D" w:rsidP="0048207D">
      <w:pPr>
        <w:ind w:firstLine="360"/>
        <w:rPr>
          <w:b/>
          <w:u w:val="single"/>
          <w:lang w:val="ru-RU"/>
        </w:rPr>
      </w:pPr>
      <w:r w:rsidRPr="00495D6B">
        <w:rPr>
          <w:b/>
          <w:u w:val="single"/>
          <w:lang w:val="ru-RU"/>
        </w:rPr>
        <w:t>Исключения:</w:t>
      </w:r>
    </w:p>
    <w:p w14:paraId="60E2218A" w14:textId="71B2AD9D" w:rsidR="0048207D" w:rsidRDefault="0048207D" w:rsidP="0048207D">
      <w:pPr>
        <w:ind w:firstLine="360"/>
        <w:rPr>
          <w:lang w:val="ru-RU"/>
        </w:rPr>
      </w:pPr>
      <w:bookmarkStart w:id="234" w:name="OLE_LINK170"/>
      <w:bookmarkStart w:id="235" w:name="OLE_LINK171"/>
      <w:r>
        <w:rPr>
          <w:lang w:val="ru-RU"/>
        </w:rPr>
        <w:t xml:space="preserve">Начиная с 6 голосов, разрешено прямое движение в октаву между не крайними голосами скачком </w:t>
      </w:r>
      <w:r w:rsidR="00105A1A">
        <w:rPr>
          <w:lang w:val="ru-RU"/>
        </w:rPr>
        <w:t xml:space="preserve">в обоих голосах </w:t>
      </w:r>
      <w:r>
        <w:rPr>
          <w:lang w:val="ru-RU"/>
        </w:rPr>
        <w:t>даже без общей ноты.</w:t>
      </w:r>
    </w:p>
    <w:bookmarkEnd w:id="234"/>
    <w:bookmarkEnd w:id="235"/>
    <w:p w14:paraId="4A8FF01E" w14:textId="34445698" w:rsidR="0048207D" w:rsidRDefault="00D825D6" w:rsidP="00D825D6">
      <w:pPr>
        <w:pStyle w:val="Heading5"/>
        <w:rPr>
          <w:lang w:val="ru-RU"/>
        </w:rPr>
      </w:pPr>
      <w:commentRangeStart w:id="236"/>
      <w:r>
        <w:rPr>
          <w:lang w:val="ru-RU"/>
        </w:rPr>
        <w:t>Последовательные секунды, септимы, ноны</w:t>
      </w:r>
      <w:commentRangeEnd w:id="236"/>
      <w:r w:rsidR="002533F2">
        <w:rPr>
          <w:rStyle w:val="CommentReference"/>
          <w:rFonts w:asciiTheme="minorHAnsi" w:eastAsiaTheme="minorHAnsi" w:hAnsiTheme="minorHAnsi" w:cstheme="minorBidi"/>
          <w:color w:val="auto"/>
        </w:rPr>
        <w:commentReference w:id="236"/>
      </w:r>
    </w:p>
    <w:p w14:paraId="0CF1ECCD" w14:textId="2D0FD2ED" w:rsidR="00D825D6" w:rsidRDefault="00D825D6" w:rsidP="00D825D6">
      <w:pPr>
        <w:pStyle w:val="ListParagraph"/>
        <w:numPr>
          <w:ilvl w:val="0"/>
          <w:numId w:val="15"/>
        </w:numPr>
        <w:rPr>
          <w:lang w:val="ru-RU"/>
        </w:rPr>
      </w:pPr>
      <w:bookmarkStart w:id="240" w:name="OLE_LINK279"/>
      <w:bookmarkStart w:id="241" w:name="OLE_LINK280"/>
      <w:r>
        <w:rPr>
          <w:lang w:val="ru-RU"/>
        </w:rPr>
        <w:t>Последовательные секунды – необходимо избегать</w:t>
      </w:r>
      <w:r w:rsidR="008B1587">
        <w:rPr>
          <w:rStyle w:val="FootnoteReference"/>
          <w:lang w:val="ru-RU"/>
        </w:rPr>
        <w:footnoteReference w:id="18"/>
      </w:r>
      <w:r>
        <w:rPr>
          <w:lang w:val="ru-RU"/>
        </w:rPr>
        <w:t>:</w:t>
      </w:r>
    </w:p>
    <w:bookmarkEnd w:id="240"/>
    <w:bookmarkEnd w:id="241"/>
    <w:p w14:paraId="25B5FC3D" w14:textId="4DEF60C1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5FA5E0" wp14:editId="2ADFCA78">
            <wp:extent cx="1822939" cy="519764"/>
            <wp:effectExtent l="114300" t="114300" r="120650" b="1092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67759" cy="53254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A62BB08" w14:textId="7FF2D753" w:rsidR="00D825D6" w:rsidRDefault="00D825D6" w:rsidP="00D825D6">
      <w:pPr>
        <w:pStyle w:val="ListParagraph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Последовательные септимы и ноны – разрешены, особенно если второй интервал является </w:t>
      </w:r>
      <w:r w:rsidR="002916E6">
        <w:rPr>
          <w:lang w:val="ru-RU"/>
        </w:rPr>
        <w:t>малой</w:t>
      </w:r>
      <w:r>
        <w:rPr>
          <w:lang w:val="ru-RU"/>
        </w:rPr>
        <w:t xml:space="preserve"> септимой или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ноной</w:t>
      </w:r>
      <w:r w:rsidR="00295E44">
        <w:rPr>
          <w:lang w:val="ru-RU"/>
        </w:rPr>
        <w:t>:</w:t>
      </w:r>
    </w:p>
    <w:p w14:paraId="085EA06A" w14:textId="2B3E273E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A743059" wp14:editId="2531FFBF">
            <wp:extent cx="2649415" cy="494476"/>
            <wp:effectExtent l="114300" t="114300" r="113030" b="1155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52548" cy="5137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F600E67" w14:textId="3AD150B4" w:rsidR="00D825D6" w:rsidRDefault="00D555A1" w:rsidP="001B7C0D">
      <w:pPr>
        <w:ind w:firstLine="360"/>
        <w:rPr>
          <w:lang w:val="ru-RU"/>
        </w:rPr>
      </w:pPr>
      <w:bookmarkStart w:id="242" w:name="OLE_LINK283"/>
      <w:bookmarkStart w:id="243" w:name="OLE_LINK284"/>
      <w:bookmarkStart w:id="244" w:name="OLE_LINK172"/>
      <w:r>
        <w:rPr>
          <w:lang w:val="ru-RU"/>
        </w:rPr>
        <w:t>Большая септима</w:t>
      </w:r>
      <w:r w:rsidR="00195D0D">
        <w:rPr>
          <w:lang w:val="ru-RU"/>
        </w:rPr>
        <w:t xml:space="preserve"> и </w:t>
      </w:r>
      <w:r>
        <w:rPr>
          <w:lang w:val="ru-RU"/>
        </w:rPr>
        <w:t>малая нона</w:t>
      </w:r>
      <w:r w:rsidR="00195D0D">
        <w:rPr>
          <w:lang w:val="ru-RU"/>
        </w:rPr>
        <w:t xml:space="preserve"> </w:t>
      </w:r>
      <w:r w:rsidR="00EA6CE5" w:rsidRPr="008A2273">
        <w:rPr>
          <w:lang w:val="ru-RU"/>
        </w:rPr>
        <w:t>резко звучат</w:t>
      </w:r>
      <w:r w:rsidR="008A2273" w:rsidRPr="008A2273">
        <w:rPr>
          <w:lang w:val="ru-RU"/>
        </w:rPr>
        <w:t xml:space="preserve"> в отсутствии другого г</w:t>
      </w:r>
      <w:r w:rsidR="008A2273" w:rsidRPr="00F86885">
        <w:rPr>
          <w:lang w:val="ru-RU"/>
        </w:rPr>
        <w:t>олоса</w:t>
      </w:r>
      <w:r w:rsidR="00195D0D">
        <w:rPr>
          <w:lang w:val="ru-RU"/>
        </w:rPr>
        <w:t xml:space="preserve">. </w:t>
      </w:r>
      <w:r w:rsidR="00A95199">
        <w:rPr>
          <w:lang w:val="ru-RU"/>
        </w:rPr>
        <w:t xml:space="preserve">Они разрешены, если сопровождаются третьим голосом, образующим консонансный гармонический интервал с одной из нот </w:t>
      </w:r>
      <w:r w:rsidR="002916E6">
        <w:rPr>
          <w:lang w:val="ru-RU"/>
        </w:rPr>
        <w:t>большой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 xml:space="preserve">септимы или </w:t>
      </w:r>
      <w:r w:rsidR="002916E6">
        <w:rPr>
          <w:lang w:val="ru-RU"/>
        </w:rPr>
        <w:t>малой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>ноны.</w:t>
      </w:r>
    </w:p>
    <w:bookmarkEnd w:id="242"/>
    <w:bookmarkEnd w:id="243"/>
    <w:bookmarkEnd w:id="244"/>
    <w:p w14:paraId="7319E2B6" w14:textId="328FA8E4" w:rsidR="00D825D6" w:rsidRPr="00D33DC2" w:rsidRDefault="00271D00" w:rsidP="00530E81">
      <w:pPr>
        <w:pStyle w:val="Heading5"/>
      </w:pPr>
      <w:r>
        <w:t xml:space="preserve">Similar </w:t>
      </w:r>
      <w:r w:rsidR="00D33DC2">
        <w:t xml:space="preserve">motion to </w:t>
      </w:r>
      <w:r>
        <w:t>2nd, 7th and 9th</w:t>
      </w:r>
    </w:p>
    <w:p w14:paraId="64500A87" w14:textId="3DA497F6" w:rsidR="008B1587" w:rsidRPr="00271D00" w:rsidRDefault="00271D00" w:rsidP="008B1587">
      <w:pPr>
        <w:pStyle w:val="ListParagraph"/>
        <w:numPr>
          <w:ilvl w:val="0"/>
          <w:numId w:val="16"/>
        </w:numPr>
      </w:pPr>
      <w:bookmarkStart w:id="245" w:name="OLE_LINK281"/>
      <w:bookmarkStart w:id="246" w:name="OLE_LINK282"/>
      <w:bookmarkStart w:id="247" w:name="OLE_LINK287"/>
      <w:r>
        <w:t>Similar</w:t>
      </w:r>
      <w:r w:rsidRPr="00271D00">
        <w:t xml:space="preserve"> </w:t>
      </w:r>
      <w:r>
        <w:t>motion</w:t>
      </w:r>
      <w:r w:rsidRPr="00271D00">
        <w:t xml:space="preserve"> </w:t>
      </w:r>
      <w:r>
        <w:t>to</w:t>
      </w:r>
      <w:r w:rsidRPr="00271D00">
        <w:t xml:space="preserve"> </w:t>
      </w:r>
      <w:r>
        <w:t>major</w:t>
      </w:r>
      <w:r w:rsidRPr="00271D00">
        <w:t xml:space="preserve"> </w:t>
      </w:r>
      <w:r>
        <w:t xml:space="preserve">or minor second should be </w:t>
      </w:r>
      <w:commentRangeStart w:id="248"/>
      <w:r>
        <w:t>avoided</w:t>
      </w:r>
      <w:commentRangeEnd w:id="248"/>
      <w:r w:rsidR="00611878">
        <w:rPr>
          <w:rStyle w:val="CommentReference"/>
        </w:rPr>
        <w:commentReference w:id="248"/>
      </w:r>
      <w:r w:rsidR="000D3BDF">
        <w:rPr>
          <w:rStyle w:val="FootnoteReference"/>
          <w:lang w:val="ru-RU"/>
        </w:rPr>
        <w:footnoteReference w:id="19"/>
      </w:r>
      <w:r w:rsidR="008B1587" w:rsidRPr="00271D00">
        <w:t>.</w:t>
      </w:r>
    </w:p>
    <w:bookmarkEnd w:id="245"/>
    <w:bookmarkEnd w:id="246"/>
    <w:bookmarkEnd w:id="247"/>
    <w:p w14:paraId="504B7252" w14:textId="56A78277" w:rsidR="00530E81" w:rsidRDefault="00530E81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3B1E25D" wp14:editId="481D0BF6">
            <wp:extent cx="2579077" cy="403734"/>
            <wp:effectExtent l="114300" t="114300" r="107315" b="1111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62703" cy="43247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D3422FC" w14:textId="50B4EA5E" w:rsidR="00583156" w:rsidRPr="00271D00" w:rsidRDefault="00271D00" w:rsidP="00583156">
      <w:pPr>
        <w:pStyle w:val="ListParagraph"/>
        <w:numPr>
          <w:ilvl w:val="0"/>
          <w:numId w:val="16"/>
        </w:numPr>
      </w:pPr>
      <w:r w:rsidRPr="004E10A8">
        <w:rPr>
          <w:highlight w:val="cyan"/>
        </w:rPr>
        <w:t xml:space="preserve">Similar motion to 7th or 9th is acceptable, especially if it is minor 7th or major </w:t>
      </w:r>
      <w:commentRangeStart w:id="249"/>
      <w:r w:rsidRPr="004E10A8">
        <w:rPr>
          <w:highlight w:val="cyan"/>
        </w:rPr>
        <w:t>9th</w:t>
      </w:r>
      <w:commentRangeEnd w:id="249"/>
      <w:r w:rsidRPr="004E10A8">
        <w:rPr>
          <w:rStyle w:val="CommentReference"/>
          <w:highlight w:val="cyan"/>
        </w:rPr>
        <w:commentReference w:id="249"/>
      </w:r>
      <w:r w:rsidR="00583156" w:rsidRPr="00271D00">
        <w:t>:</w:t>
      </w:r>
    </w:p>
    <w:p w14:paraId="577097BC" w14:textId="40F24306" w:rsidR="00583156" w:rsidRPr="00583156" w:rsidRDefault="00583156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9021A64" wp14:editId="7AF0695C">
            <wp:extent cx="2737339" cy="838961"/>
            <wp:effectExtent l="114300" t="114300" r="120650" b="11366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27281" cy="866527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C9B5131" w14:textId="0C2D759C" w:rsidR="00583156" w:rsidRPr="00271D00" w:rsidRDefault="00271D00" w:rsidP="00461256">
      <w:pPr>
        <w:ind w:firstLine="360"/>
      </w:pPr>
      <w:r w:rsidRPr="004E10A8">
        <w:rPr>
          <w:highlight w:val="cyan"/>
        </w:rPr>
        <w:t>Major 7th and minor 9th can be alleviated with a common note</w:t>
      </w:r>
      <w:ins w:id="250" w:author="Rualark Rualark" w:date="2018-10-25T23:54:00Z">
        <w:r w:rsidR="002E5016" w:rsidRPr="004E10A8">
          <w:rPr>
            <w:highlight w:val="cyan"/>
          </w:rPr>
          <w:t xml:space="preserve"> when there are at least three voices</w:t>
        </w:r>
      </w:ins>
      <w:r w:rsidR="00902A88" w:rsidRPr="00271D00">
        <w:t>:</w:t>
      </w:r>
    </w:p>
    <w:p w14:paraId="734501DE" w14:textId="3690F370" w:rsidR="00530E81" w:rsidRDefault="00461256" w:rsidP="004612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8A05A2" wp14:editId="41961ADA">
            <wp:extent cx="2631831" cy="774764"/>
            <wp:effectExtent l="114300" t="114300" r="111760" b="1206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82544" cy="78969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1D7EC25" w14:textId="5B7BC31D" w:rsidR="00461256" w:rsidRDefault="008C6332" w:rsidP="008C6332">
      <w:pPr>
        <w:pStyle w:val="Heading5"/>
        <w:rPr>
          <w:lang w:val="ru-RU"/>
        </w:rPr>
      </w:pPr>
      <w:r>
        <w:rPr>
          <w:lang w:val="ru-RU"/>
        </w:rPr>
        <w:t>Секунда, септима и нона в начале голоса</w:t>
      </w:r>
    </w:p>
    <w:p w14:paraId="35F90B9F" w14:textId="23EFA3AB" w:rsidR="008C6332" w:rsidRDefault="008B65B9" w:rsidP="008C6332">
      <w:pPr>
        <w:ind w:firstLine="360"/>
        <w:rPr>
          <w:lang w:val="ru-RU"/>
        </w:rPr>
      </w:pPr>
      <w:r>
        <w:rPr>
          <w:lang w:val="ru-RU"/>
        </w:rPr>
        <w:t>Р</w:t>
      </w:r>
      <w:r w:rsidR="008C6332">
        <w:rPr>
          <w:lang w:val="ru-RU"/>
        </w:rPr>
        <w:t xml:space="preserve">азрешено начинать голос </w:t>
      </w:r>
      <w:r w:rsidR="001F7897">
        <w:rPr>
          <w:lang w:val="ru-RU"/>
        </w:rPr>
        <w:t xml:space="preserve">вертикальной </w:t>
      </w:r>
      <w:commentRangeStart w:id="251"/>
      <w:r w:rsidR="002916E6">
        <w:rPr>
          <w:lang w:val="ru-RU"/>
        </w:rPr>
        <w:t xml:space="preserve">большой </w:t>
      </w:r>
      <w:commentRangeEnd w:id="251"/>
      <w:r w:rsidR="00F30E3B">
        <w:rPr>
          <w:rStyle w:val="CommentReference"/>
        </w:rPr>
        <w:commentReference w:id="251"/>
      </w:r>
      <w:commentRangeStart w:id="252"/>
      <w:r w:rsidR="008C6332">
        <w:rPr>
          <w:lang w:val="ru-RU"/>
        </w:rPr>
        <w:t xml:space="preserve">секундой, </w:t>
      </w:r>
      <w:r w:rsidR="002916E6">
        <w:rPr>
          <w:lang w:val="ru-RU"/>
        </w:rPr>
        <w:t xml:space="preserve">малой </w:t>
      </w:r>
      <w:r w:rsidR="008C6332">
        <w:rPr>
          <w:lang w:val="ru-RU"/>
        </w:rPr>
        <w:t xml:space="preserve">септимой или </w:t>
      </w:r>
      <w:r w:rsidR="002916E6">
        <w:rPr>
          <w:lang w:val="ru-RU"/>
        </w:rPr>
        <w:t xml:space="preserve">большой </w:t>
      </w:r>
      <w:r w:rsidR="008C6332">
        <w:rPr>
          <w:lang w:val="ru-RU"/>
        </w:rPr>
        <w:t>ноной</w:t>
      </w:r>
      <w:commentRangeEnd w:id="252"/>
      <w:r w:rsidR="004F203A">
        <w:rPr>
          <w:rStyle w:val="CommentReference"/>
        </w:rPr>
        <w:commentReference w:id="252"/>
      </w:r>
      <w:r w:rsidR="008C6332">
        <w:rPr>
          <w:lang w:val="ru-RU"/>
        </w:rPr>
        <w:t>:</w:t>
      </w:r>
    </w:p>
    <w:p w14:paraId="2F35B0A3" w14:textId="21BDB2F2" w:rsidR="008C6332" w:rsidRDefault="008C6332" w:rsidP="008C6332">
      <w:pPr>
        <w:ind w:firstLine="360"/>
        <w:rPr>
          <w:lang w:val="ru-RU"/>
        </w:rPr>
      </w:pPr>
      <w:bookmarkStart w:id="253" w:name="OLE_LINK173"/>
      <w:bookmarkStart w:id="254" w:name="OLE_LINK174"/>
      <w:r>
        <w:rPr>
          <w:lang w:val="ru-RU"/>
        </w:rPr>
        <w:t xml:space="preserve">Запрещено начинать голос с </w:t>
      </w:r>
      <w:r w:rsidR="007971ED">
        <w:rPr>
          <w:lang w:val="ru-RU"/>
        </w:rPr>
        <w:t xml:space="preserve">вертикальной </w:t>
      </w:r>
      <w:r>
        <w:rPr>
          <w:lang w:val="ru-RU"/>
        </w:rPr>
        <w:t>малой секунды, большой септимы или малой нон</w:t>
      </w:r>
      <w:r w:rsidR="00B6200D">
        <w:rPr>
          <w:lang w:val="ru-RU"/>
        </w:rPr>
        <w:t>ы</w:t>
      </w:r>
      <w:r w:rsidR="00104392">
        <w:rPr>
          <w:lang w:val="ru-RU"/>
        </w:rPr>
        <w:t xml:space="preserve">, </w:t>
      </w:r>
      <w:r w:rsidR="0007100B" w:rsidRPr="0007100B">
        <w:rPr>
          <w:lang w:val="ru-RU"/>
        </w:rPr>
        <w:t>особенно если другой голос не образует консонанс с одной из диссонирующих нот</w:t>
      </w:r>
      <w:r>
        <w:rPr>
          <w:lang w:val="ru-RU"/>
        </w:rPr>
        <w:t>:</w:t>
      </w:r>
    </w:p>
    <w:bookmarkEnd w:id="253"/>
    <w:bookmarkEnd w:id="254"/>
    <w:p w14:paraId="1322A779" w14:textId="67BCEDEE" w:rsidR="008C6332" w:rsidRDefault="00AF2B50" w:rsidP="008C6332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600BA5F" wp14:editId="74FAB277">
            <wp:extent cx="2579077" cy="725543"/>
            <wp:effectExtent l="114300" t="114300" r="107315" b="11303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640555" cy="7428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8C6332">
        <w:rPr>
          <w:noProof/>
        </w:rPr>
        <w:drawing>
          <wp:inline distT="0" distB="0" distL="0" distR="0" wp14:anchorId="7A1FD581" wp14:editId="7AB38E07">
            <wp:extent cx="2186354" cy="715935"/>
            <wp:effectExtent l="114300" t="114300" r="118745" b="12255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236326" cy="73229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DE8FA5C" w14:textId="1AE6AF62" w:rsidR="008C6332" w:rsidRDefault="00D56025" w:rsidP="00D56025">
      <w:pPr>
        <w:pStyle w:val="Heading5"/>
        <w:rPr>
          <w:lang w:val="ru-RU"/>
        </w:rPr>
      </w:pPr>
      <w:r>
        <w:rPr>
          <w:lang w:val="ru-RU"/>
        </w:rPr>
        <w:t>Расстояние между соседними голосами</w:t>
      </w:r>
    </w:p>
    <w:p w14:paraId="1EE195AF" w14:textId="77777777" w:rsidR="00582322" w:rsidRDefault="00D56025" w:rsidP="00EE262F">
      <w:pPr>
        <w:ind w:firstLine="360"/>
        <w:rPr>
          <w:lang w:val="ru-RU"/>
        </w:rPr>
      </w:pPr>
      <w:commentRangeStart w:id="255"/>
      <w:r>
        <w:rPr>
          <w:lang w:val="ru-RU"/>
        </w:rPr>
        <w:t xml:space="preserve">Это расстояние </w:t>
      </w:r>
      <w:commentRangeEnd w:id="255"/>
      <w:r w:rsidR="00622547">
        <w:rPr>
          <w:rStyle w:val="CommentReference"/>
        </w:rPr>
        <w:commentReference w:id="255"/>
      </w:r>
      <w:r>
        <w:rPr>
          <w:lang w:val="ru-RU"/>
        </w:rPr>
        <w:t xml:space="preserve">является результатом мелодического поведения голосов и может быть очень переменным. Однако на сильную долю каждого такта расстояние между соседними голосами должно быть меньше </w:t>
      </w:r>
      <w:commentRangeStart w:id="256"/>
      <w:r>
        <w:rPr>
          <w:lang w:val="ru-RU"/>
        </w:rPr>
        <w:t>двух октав</w:t>
      </w:r>
      <w:commentRangeEnd w:id="256"/>
      <w:r w:rsidR="00091651">
        <w:rPr>
          <w:rStyle w:val="CommentReference"/>
        </w:rPr>
        <w:commentReference w:id="256"/>
      </w:r>
      <w:r>
        <w:rPr>
          <w:lang w:val="ru-RU"/>
        </w:rPr>
        <w:t>.</w:t>
      </w:r>
      <w:r w:rsidR="00CE0FE0">
        <w:rPr>
          <w:lang w:val="ru-RU"/>
        </w:rPr>
        <w:t xml:space="preserve"> </w:t>
      </w:r>
    </w:p>
    <w:p w14:paraId="1EE3013E" w14:textId="59D48A25" w:rsidR="00D56025" w:rsidRDefault="00482B7D" w:rsidP="00EE262F">
      <w:pPr>
        <w:ind w:firstLine="360"/>
        <w:rPr>
          <w:lang w:val="ru-RU"/>
        </w:rPr>
      </w:pPr>
      <w:r>
        <w:rPr>
          <w:lang w:val="ru-RU"/>
        </w:rPr>
        <w:t>Это р</w:t>
      </w:r>
      <w:r w:rsidR="00CE0FE0">
        <w:rPr>
          <w:lang w:val="ru-RU"/>
        </w:rPr>
        <w:t>асстояние может достигать двух октав или даже превышать их в течение такта.</w:t>
      </w:r>
    </w:p>
    <w:p w14:paraId="49C48D80" w14:textId="4C71EBD3" w:rsidR="00091651" w:rsidRDefault="004F203A" w:rsidP="004F203A">
      <w:pPr>
        <w:pStyle w:val="Heading5"/>
        <w:rPr>
          <w:lang w:val="ru-RU"/>
        </w:rPr>
      </w:pPr>
      <w:r>
        <w:rPr>
          <w:lang w:val="ru-RU"/>
        </w:rPr>
        <w:t>Пересечения голосов</w:t>
      </w:r>
    </w:p>
    <w:p w14:paraId="4970DCF6" w14:textId="1DECDEF3" w:rsidR="004F203A" w:rsidRDefault="004F203A" w:rsidP="004F203A">
      <w:pPr>
        <w:ind w:firstLine="360"/>
        <w:rPr>
          <w:lang w:val="ru-RU"/>
        </w:rPr>
      </w:pPr>
      <w:r>
        <w:rPr>
          <w:lang w:val="ru-RU"/>
        </w:rPr>
        <w:t xml:space="preserve">Пересечения голосов часто оправданы мелодическим поведением голосов. Однако, пересечения голосов следует избегать для </w:t>
      </w:r>
      <w:r w:rsidRPr="00866031">
        <w:rPr>
          <w:lang w:val="ru-RU"/>
        </w:rPr>
        <w:t xml:space="preserve">хорошего </w:t>
      </w:r>
      <w:r w:rsidR="00F51ACC" w:rsidRPr="00F365DC">
        <w:rPr>
          <w:lang w:val="ru-RU"/>
        </w:rPr>
        <w:t>полифонического баланса</w:t>
      </w:r>
      <w:r>
        <w:rPr>
          <w:lang w:val="ru-RU"/>
        </w:rPr>
        <w:t>.</w:t>
      </w:r>
    </w:p>
    <w:p w14:paraId="02A5EA39" w14:textId="1E6A4500" w:rsidR="004F203A" w:rsidRPr="001F7897" w:rsidRDefault="00054A42" w:rsidP="004F203A">
      <w:pPr>
        <w:ind w:firstLine="360"/>
        <w:rPr>
          <w:lang w:val="ru-RU"/>
        </w:rPr>
      </w:pPr>
      <w:commentRangeStart w:id="257"/>
      <w:r w:rsidRPr="00054A42">
        <w:rPr>
          <w:b/>
          <w:u w:val="single"/>
          <w:lang w:val="ru-RU"/>
        </w:rPr>
        <w:t>Исключения</w:t>
      </w:r>
      <w:commentRangeEnd w:id="257"/>
      <w:r>
        <w:rPr>
          <w:rStyle w:val="CommentReference"/>
        </w:rPr>
        <w:commentReference w:id="257"/>
      </w:r>
      <w:r>
        <w:rPr>
          <w:lang w:val="ru-RU"/>
        </w:rPr>
        <w:t>:</w:t>
      </w:r>
    </w:p>
    <w:p w14:paraId="6DE5C3F3" w14:textId="7AC73347" w:rsidR="00054A42" w:rsidRDefault="00054A42" w:rsidP="004F203A">
      <w:pPr>
        <w:ind w:firstLine="360"/>
        <w:rPr>
          <w:lang w:val="ru-RU"/>
        </w:rPr>
      </w:pPr>
      <w:bookmarkStart w:id="258" w:name="OLE_LINK79"/>
      <w:bookmarkStart w:id="259" w:name="OLE_LINK80"/>
      <w:bookmarkStart w:id="260" w:name="OLE_LINK85"/>
      <w:bookmarkStart w:id="261" w:name="OLE_LINK175"/>
      <w:bookmarkStart w:id="262" w:name="OLE_LINK176"/>
      <w:r>
        <w:rPr>
          <w:lang w:val="ru-RU"/>
        </w:rPr>
        <w:t>Начиная с трех голосов, допускаются короткие пересечения между соседними голосами, за исключением первого и последнего тактов.</w:t>
      </w:r>
    </w:p>
    <w:p w14:paraId="47071EC8" w14:textId="0E9816A8" w:rsidR="00054A42" w:rsidRDefault="00054A42" w:rsidP="004F203A">
      <w:pPr>
        <w:ind w:firstLine="360"/>
        <w:rPr>
          <w:lang w:val="ru-RU"/>
        </w:rPr>
      </w:pPr>
      <w:bookmarkStart w:id="263" w:name="OLE_LINK285"/>
      <w:bookmarkStart w:id="264" w:name="OLE_LINK286"/>
      <w:bookmarkEnd w:id="258"/>
      <w:bookmarkEnd w:id="259"/>
      <w:bookmarkEnd w:id="260"/>
      <w:r>
        <w:rPr>
          <w:lang w:val="ru-RU"/>
        </w:rPr>
        <w:t>Начиная с 5 голосов, допускаются пересечения даже в последнем такте. В первом такте они всегда запрещены.</w:t>
      </w:r>
    </w:p>
    <w:bookmarkEnd w:id="261"/>
    <w:bookmarkEnd w:id="262"/>
    <w:bookmarkEnd w:id="263"/>
    <w:bookmarkEnd w:id="264"/>
    <w:p w14:paraId="7BA9DF67" w14:textId="6E60CDFA" w:rsidR="00964963" w:rsidRDefault="00135BDF" w:rsidP="00135BDF">
      <w:pPr>
        <w:pStyle w:val="Heading5"/>
        <w:rPr>
          <w:lang w:val="ru-RU"/>
        </w:rPr>
      </w:pPr>
      <w:r>
        <w:rPr>
          <w:lang w:val="ru-RU"/>
        </w:rPr>
        <w:t>Расположение пересечений голосов</w:t>
      </w:r>
    </w:p>
    <w:p w14:paraId="498C51B0" w14:textId="16015CA4" w:rsidR="00135BDF" w:rsidRDefault="00135BDF" w:rsidP="00135BDF">
      <w:pPr>
        <w:ind w:firstLine="360"/>
        <w:rPr>
          <w:lang w:val="ru-RU"/>
        </w:rPr>
      </w:pPr>
      <w:r>
        <w:rPr>
          <w:lang w:val="ru-RU"/>
        </w:rPr>
        <w:t xml:space="preserve">Пересечение может происходить при противоположном или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голосов, но не должно происходить при прямом движении голосов</w:t>
      </w:r>
      <w:r w:rsidR="00696E93">
        <w:rPr>
          <w:rStyle w:val="FootnoteReference"/>
          <w:lang w:val="ru-RU"/>
        </w:rPr>
        <w:footnoteReference w:id="20"/>
      </w:r>
      <w:r>
        <w:rPr>
          <w:lang w:val="ru-RU"/>
        </w:rPr>
        <w:t>.</w:t>
      </w:r>
    </w:p>
    <w:p w14:paraId="6BCB0503" w14:textId="0ACA393D" w:rsidR="000B6295" w:rsidRDefault="000B6295" w:rsidP="000B6295">
      <w:pPr>
        <w:pStyle w:val="ListParagraph"/>
        <w:numPr>
          <w:ilvl w:val="0"/>
          <w:numId w:val="17"/>
        </w:numPr>
        <w:rPr>
          <w:lang w:val="ru-RU"/>
        </w:rPr>
      </w:pPr>
      <w:bookmarkStart w:id="265" w:name="OLE_LINK288"/>
      <w:bookmarkStart w:id="266" w:name="OLE_LINK289"/>
      <w:bookmarkStart w:id="267" w:name="OLE_LINK76"/>
      <w:r>
        <w:rPr>
          <w:lang w:val="ru-RU"/>
        </w:rPr>
        <w:t>Противоположное движение голосов.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0B6295" w14:paraId="32B980CF" w14:textId="77777777" w:rsidTr="000B6295">
        <w:tc>
          <w:tcPr>
            <w:tcW w:w="4839" w:type="dxa"/>
            <w:vAlign w:val="center"/>
          </w:tcPr>
          <w:bookmarkEnd w:id="265"/>
          <w:bookmarkEnd w:id="266"/>
          <w:bookmarkEnd w:id="267"/>
          <w:p w14:paraId="1BDD2BA2" w14:textId="77AD1AB7" w:rsidR="000B6295" w:rsidRDefault="000B6295" w:rsidP="000B6295">
            <w:pPr>
              <w:pStyle w:val="ListParagraph"/>
              <w:numPr>
                <w:ilvl w:val="1"/>
                <w:numId w:val="17"/>
              </w:numPr>
              <w:rPr>
                <w:lang w:val="ru-RU"/>
              </w:rPr>
            </w:pPr>
            <w:r>
              <w:rPr>
                <w:lang w:val="ru-RU"/>
              </w:rPr>
              <w:t>Через унисон – отлично:</w:t>
            </w:r>
          </w:p>
        </w:tc>
        <w:tc>
          <w:tcPr>
            <w:tcW w:w="4840" w:type="dxa"/>
          </w:tcPr>
          <w:p w14:paraId="0EDF973C" w14:textId="05B33F9A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9BAC5E" wp14:editId="3DED9FFE">
                  <wp:extent cx="1248507" cy="405274"/>
                  <wp:effectExtent l="114300" t="114300" r="123190" b="10922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028" cy="429789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295" w14:paraId="3679B9F2" w14:textId="77777777" w:rsidTr="000B6295">
        <w:tc>
          <w:tcPr>
            <w:tcW w:w="4839" w:type="dxa"/>
            <w:vAlign w:val="center"/>
          </w:tcPr>
          <w:p w14:paraId="118F5EE4" w14:textId="68CBB546" w:rsidR="000B6295" w:rsidRPr="000B6295" w:rsidRDefault="000B6295" w:rsidP="000B6295">
            <w:pPr>
              <w:pStyle w:val="ListParagraph"/>
              <w:numPr>
                <w:ilvl w:val="1"/>
                <w:numId w:val="17"/>
              </w:numPr>
              <w:rPr>
                <w:lang w:val="ru-RU"/>
              </w:rPr>
            </w:pPr>
            <w:r w:rsidRPr="00CF0318">
              <w:rPr>
                <w:lang w:val="ru-RU"/>
              </w:rPr>
              <w:t>Через секунду – допустимо:</w:t>
            </w:r>
          </w:p>
        </w:tc>
        <w:tc>
          <w:tcPr>
            <w:tcW w:w="4840" w:type="dxa"/>
          </w:tcPr>
          <w:p w14:paraId="44381490" w14:textId="79E40C44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CB78018" wp14:editId="376CA3CC">
                  <wp:extent cx="2076125" cy="404779"/>
                  <wp:effectExtent l="114300" t="114300" r="114935" b="109855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939" cy="425214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BBFE0" w14:textId="2EF8F06F" w:rsidR="00175BCA" w:rsidRDefault="00175BCA" w:rsidP="00175BCA">
      <w:pPr>
        <w:pStyle w:val="ListParagraph"/>
        <w:ind w:left="360"/>
        <w:rPr>
          <w:lang w:val="ru-RU"/>
        </w:rPr>
      </w:pPr>
      <w:r>
        <w:rPr>
          <w:lang w:val="ru-RU"/>
        </w:rPr>
        <w:t xml:space="preserve">Однако, нужно избегать </w:t>
      </w:r>
      <w:r w:rsidRPr="00CF0318">
        <w:rPr>
          <w:lang w:val="ru-RU"/>
        </w:rPr>
        <w:t>повтора секунды (ухудшает звучание</w:t>
      </w:r>
      <w:r w:rsidR="00123EE1" w:rsidRPr="00CF0318">
        <w:rPr>
          <w:lang w:val="ru-RU"/>
        </w:rPr>
        <w:t>)</w:t>
      </w:r>
      <w:r w:rsidR="00123EE1">
        <w:rPr>
          <w:lang w:val="ru-RU"/>
        </w:rPr>
        <w:t>:</w:t>
      </w:r>
    </w:p>
    <w:p w14:paraId="248FB597" w14:textId="6A228F32" w:rsidR="00175BCA" w:rsidRDefault="00175BCA" w:rsidP="00175BCA">
      <w:pPr>
        <w:pStyle w:val="ListParagraph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DC51D2" wp14:editId="3E6989EB">
            <wp:extent cx="1447800" cy="400605"/>
            <wp:effectExtent l="114300" t="114300" r="114300" b="11430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483781" cy="41056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D49D827" w14:textId="061D3B2A" w:rsidR="000B6295" w:rsidRDefault="000B6295" w:rsidP="000B6295">
      <w:pPr>
        <w:pStyle w:val="ListParagraph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При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 унисон отлично проходит, если выполняются правила в § 53.</w:t>
      </w:r>
    </w:p>
    <w:p w14:paraId="09A2DD36" w14:textId="18532687" w:rsidR="00993550" w:rsidRDefault="00E50067" w:rsidP="00B8453F">
      <w:pPr>
        <w:pStyle w:val="Heading5"/>
        <w:rPr>
          <w:lang w:val="ru-RU"/>
        </w:rPr>
      </w:pPr>
      <w:r>
        <w:rPr>
          <w:lang w:val="ru-RU"/>
        </w:rPr>
        <w:lastRenderedPageBreak/>
        <w:t>Удваивание</w:t>
      </w:r>
    </w:p>
    <w:p w14:paraId="200AD0C5" w14:textId="58D43756" w:rsidR="00B8453F" w:rsidRDefault="00B8453F" w:rsidP="00B8453F">
      <w:pPr>
        <w:pStyle w:val="ListParagraph"/>
        <w:numPr>
          <w:ilvl w:val="0"/>
          <w:numId w:val="18"/>
        </w:numPr>
        <w:rPr>
          <w:lang w:val="ru-RU"/>
        </w:rPr>
      </w:pPr>
      <w:bookmarkStart w:id="268" w:name="OLE_LINK187"/>
      <w:bookmarkStart w:id="269" w:name="OLE_LINK188"/>
      <w:bookmarkStart w:id="270" w:name="OLE_LINK77"/>
      <w:bookmarkStart w:id="271" w:name="OLE_LINK78"/>
      <w:r>
        <w:rPr>
          <w:lang w:val="ru-RU"/>
        </w:rPr>
        <w:t xml:space="preserve">Все ноты, гармонические и мелодические, за исключением задержания, можно удваивать. Вводный тон в контрапункте </w:t>
      </w:r>
      <w:commentRangeStart w:id="272"/>
      <w:r>
        <w:rPr>
          <w:lang w:val="ru-RU"/>
        </w:rPr>
        <w:t>также можно удваивать</w:t>
      </w:r>
      <w:commentRangeEnd w:id="272"/>
      <w:r w:rsidR="0070713E">
        <w:rPr>
          <w:rStyle w:val="CommentReference"/>
        </w:rPr>
        <w:commentReference w:id="272"/>
      </w:r>
      <w:r>
        <w:rPr>
          <w:lang w:val="ru-RU"/>
        </w:rPr>
        <w:t>, как и другие звуки тональности</w:t>
      </w:r>
      <w:r w:rsidR="00F752C7">
        <w:rPr>
          <w:rStyle w:val="FootnoteReference"/>
          <w:lang w:val="ru-RU"/>
        </w:rPr>
        <w:footnoteReference w:id="21"/>
      </w:r>
      <w:r>
        <w:rPr>
          <w:lang w:val="ru-RU"/>
        </w:rPr>
        <w:t>.</w:t>
      </w:r>
      <w:bookmarkEnd w:id="268"/>
      <w:bookmarkEnd w:id="269"/>
    </w:p>
    <w:bookmarkEnd w:id="270"/>
    <w:bookmarkEnd w:id="271"/>
    <w:p w14:paraId="57889352" w14:textId="555618F3" w:rsidR="007F671A" w:rsidRDefault="007F671A" w:rsidP="00B8453F">
      <w:pPr>
        <w:pStyle w:val="ListParagraph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Удвоение нот желательно </w:t>
      </w:r>
      <w:r w:rsidR="00485ADD" w:rsidRPr="00FC4D60">
        <w:rPr>
          <w:lang w:val="ru-RU"/>
        </w:rPr>
        <w:t>через октаву или две октавы</w:t>
      </w:r>
      <w:r>
        <w:rPr>
          <w:lang w:val="ru-RU"/>
        </w:rPr>
        <w:t>. Унисон разрешен только при выполнении описанных ниже условий.</w:t>
      </w:r>
    </w:p>
    <w:p w14:paraId="09571B8B" w14:textId="51F5B86E" w:rsidR="00B8453F" w:rsidRDefault="001621B7" w:rsidP="001621B7">
      <w:pPr>
        <w:pStyle w:val="Heading5"/>
        <w:rPr>
          <w:lang w:val="ru-RU"/>
        </w:rPr>
      </w:pPr>
      <w:r>
        <w:rPr>
          <w:lang w:val="ru-RU"/>
        </w:rPr>
        <w:t>Унисон</w:t>
      </w:r>
    </w:p>
    <w:p w14:paraId="489B6FDC" w14:textId="389A7DD6" w:rsidR="001621B7" w:rsidRDefault="001621B7" w:rsidP="001621B7">
      <w:pPr>
        <w:pStyle w:val="ListParagraph"/>
        <w:numPr>
          <w:ilvl w:val="0"/>
          <w:numId w:val="19"/>
        </w:numPr>
        <w:rPr>
          <w:lang w:val="ru-RU"/>
        </w:rPr>
      </w:pPr>
      <w:r>
        <w:rPr>
          <w:lang w:val="ru-RU"/>
        </w:rPr>
        <w:t>Уни</w:t>
      </w:r>
      <w:r w:rsidR="00DD6B1A">
        <w:rPr>
          <w:lang w:val="ru-RU"/>
        </w:rPr>
        <w:t>сон можно использовать на слабую</w:t>
      </w:r>
      <w:r>
        <w:rPr>
          <w:lang w:val="ru-RU"/>
        </w:rPr>
        <w:t xml:space="preserve"> </w:t>
      </w:r>
      <w:r w:rsidR="00DD6B1A">
        <w:rPr>
          <w:lang w:val="ru-RU"/>
        </w:rPr>
        <w:t>долю</w:t>
      </w:r>
      <w:r>
        <w:rPr>
          <w:lang w:val="ru-RU"/>
        </w:rPr>
        <w:t>. Унисон допускается на сильную долю только в первом или последнем такте контрапункта.</w:t>
      </w:r>
    </w:p>
    <w:p w14:paraId="196AEFD6" w14:textId="77777777" w:rsidR="00452F78" w:rsidRDefault="00452F78" w:rsidP="001621B7">
      <w:pPr>
        <w:pStyle w:val="ListParagraph"/>
        <w:ind w:left="360"/>
        <w:rPr>
          <w:b/>
          <w:u w:val="single"/>
          <w:lang w:val="ru-RU"/>
        </w:rPr>
      </w:pPr>
    </w:p>
    <w:p w14:paraId="3318F611" w14:textId="214CC694" w:rsidR="001621B7" w:rsidRDefault="001621B7" w:rsidP="001621B7">
      <w:pPr>
        <w:pStyle w:val="ListParagraph"/>
        <w:ind w:left="360"/>
        <w:rPr>
          <w:lang w:val="ru-RU"/>
        </w:rPr>
      </w:pPr>
      <w:r w:rsidRPr="00452F78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5C99F8FE" w14:textId="77777777" w:rsidR="00452F78" w:rsidRDefault="00452F78" w:rsidP="001621B7">
      <w:pPr>
        <w:pStyle w:val="ListParagraph"/>
        <w:ind w:left="360"/>
        <w:rPr>
          <w:lang w:val="ru-RU"/>
        </w:rPr>
      </w:pPr>
    </w:p>
    <w:p w14:paraId="14CF3DA2" w14:textId="367FB6F0" w:rsidR="001621B7" w:rsidRDefault="001621B7" w:rsidP="001621B7">
      <w:pPr>
        <w:pStyle w:val="ListParagraph"/>
        <w:ind w:left="360"/>
        <w:rPr>
          <w:lang w:val="ru-RU"/>
        </w:rPr>
      </w:pPr>
      <w:bookmarkStart w:id="275" w:name="OLE_LINK177"/>
      <w:bookmarkStart w:id="276" w:name="OLE_LINK178"/>
      <w:r>
        <w:rPr>
          <w:lang w:val="ru-RU"/>
        </w:rPr>
        <w:t>Начиная с 5 голосов, унисон допускается на сильную долю на протяжении всего контрапункта</w:t>
      </w:r>
      <w:r w:rsidR="00745E13">
        <w:rPr>
          <w:rStyle w:val="FootnoteReference"/>
          <w:lang w:val="ru-RU"/>
        </w:rPr>
        <w:footnoteReference w:id="22"/>
      </w:r>
      <w:r>
        <w:rPr>
          <w:lang w:val="ru-RU"/>
        </w:rPr>
        <w:t>.</w:t>
      </w:r>
    </w:p>
    <w:p w14:paraId="0506E1A6" w14:textId="19F20004" w:rsidR="001621B7" w:rsidRDefault="001621B7" w:rsidP="001621B7">
      <w:pPr>
        <w:pStyle w:val="ListParagraph"/>
        <w:ind w:left="360"/>
        <w:rPr>
          <w:lang w:val="ru-RU"/>
        </w:rPr>
      </w:pPr>
      <w:r>
        <w:rPr>
          <w:lang w:val="ru-RU"/>
        </w:rPr>
        <w:t xml:space="preserve">Необходимо как можно меньше использовать унисон на сильное время, т.к. он делает звучание полифонии </w:t>
      </w:r>
      <w:r w:rsidRPr="0012454C">
        <w:rPr>
          <w:lang w:val="ru-RU"/>
        </w:rPr>
        <w:t>менее насыщенным</w:t>
      </w:r>
      <w:r>
        <w:rPr>
          <w:lang w:val="ru-RU"/>
        </w:rPr>
        <w:t>.</w:t>
      </w:r>
    </w:p>
    <w:bookmarkEnd w:id="275"/>
    <w:bookmarkEnd w:id="276"/>
    <w:p w14:paraId="73F767D3" w14:textId="77777777" w:rsidR="00452F78" w:rsidRDefault="00452F78" w:rsidP="001621B7">
      <w:pPr>
        <w:pStyle w:val="ListParagraph"/>
        <w:ind w:left="360"/>
        <w:rPr>
          <w:lang w:val="ru-RU"/>
        </w:rPr>
      </w:pPr>
    </w:p>
    <w:p w14:paraId="3C8A424E" w14:textId="61C7B3C2" w:rsidR="001621B7" w:rsidRDefault="001621B7" w:rsidP="001621B7">
      <w:pPr>
        <w:pStyle w:val="ListParagraph"/>
        <w:numPr>
          <w:ilvl w:val="0"/>
          <w:numId w:val="19"/>
        </w:numPr>
        <w:rPr>
          <w:lang w:val="ru-RU"/>
        </w:rPr>
      </w:pPr>
      <w:commentRangeStart w:id="279"/>
      <w:r>
        <w:rPr>
          <w:lang w:val="ru-RU"/>
        </w:rPr>
        <w:t xml:space="preserve">Движение в унисон должно быть противоположным </w:t>
      </w:r>
      <w:commentRangeEnd w:id="279"/>
      <w:r w:rsidR="000F363C">
        <w:rPr>
          <w:rStyle w:val="CommentReference"/>
        </w:rPr>
        <w:commentReference w:id="279"/>
      </w:r>
      <w:r>
        <w:rPr>
          <w:lang w:val="ru-RU"/>
        </w:rPr>
        <w:t xml:space="preserve">(поступенно или скачком) или </w:t>
      </w:r>
      <w:r w:rsidR="00D607C0">
        <w:rPr>
          <w:lang w:val="ru-RU"/>
        </w:rPr>
        <w:t>косвенным</w:t>
      </w:r>
      <w:r>
        <w:rPr>
          <w:lang w:val="ru-RU"/>
        </w:rPr>
        <w:t xml:space="preserve"> (только скачком).</w:t>
      </w:r>
    </w:p>
    <w:p w14:paraId="0553F988" w14:textId="0652CC18" w:rsidR="00745E13" w:rsidRPr="00745E13" w:rsidRDefault="00745E13" w:rsidP="00745E1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6C5670" wp14:editId="3C360808">
            <wp:extent cx="2417618" cy="439020"/>
            <wp:effectExtent l="114300" t="114300" r="116205" b="11366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55341" cy="46402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B0F511" w14:textId="179AE620" w:rsidR="00452F78" w:rsidRDefault="00452F78" w:rsidP="00452F78">
      <w:pPr>
        <w:pStyle w:val="ListParagraph"/>
        <w:ind w:left="360"/>
        <w:rPr>
          <w:lang w:val="ru-RU"/>
        </w:rPr>
      </w:pPr>
      <w:r>
        <w:rPr>
          <w:lang w:val="ru-RU"/>
        </w:rPr>
        <w:t xml:space="preserve">В крайнем случае допустимо </w:t>
      </w:r>
      <w:r w:rsidR="00D607C0">
        <w:rPr>
          <w:lang w:val="ru-RU"/>
        </w:rPr>
        <w:t>косвенное</w:t>
      </w:r>
      <w:r>
        <w:rPr>
          <w:lang w:val="ru-RU"/>
        </w:rPr>
        <w:t xml:space="preserve"> движение в унисон из большой секунды, но не из малой секунды:</w:t>
      </w:r>
    </w:p>
    <w:p w14:paraId="271C2891" w14:textId="75932C71" w:rsidR="00452F78" w:rsidRPr="00452F78" w:rsidRDefault="00452F78" w:rsidP="00452F78">
      <w:pPr>
        <w:pStyle w:val="ListParagraph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8F179D4" wp14:editId="0CA01D5D">
            <wp:extent cx="1149927" cy="403483"/>
            <wp:effectExtent l="114300" t="114300" r="107950" b="1111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179426" cy="41383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66B26" wp14:editId="018FD076">
            <wp:extent cx="1163782" cy="411157"/>
            <wp:effectExtent l="114300" t="114300" r="113030" b="1225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205688" cy="42596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D8949A" w14:textId="56F9DEE9" w:rsidR="00452F78" w:rsidRDefault="00452F78" w:rsidP="00452F78">
      <w:pPr>
        <w:pStyle w:val="ListParagraph"/>
        <w:ind w:left="360"/>
        <w:rPr>
          <w:lang w:val="ru-RU"/>
        </w:rPr>
      </w:pPr>
      <w:r>
        <w:rPr>
          <w:lang w:val="ru-RU"/>
        </w:rPr>
        <w:t>Прямое движение в унисон недопустимо:</w:t>
      </w:r>
    </w:p>
    <w:p w14:paraId="4AE97FC3" w14:textId="5D23EE27" w:rsidR="00452F78" w:rsidRPr="00452F78" w:rsidRDefault="00452F78" w:rsidP="00452F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744082" wp14:editId="3F2CBD51">
            <wp:extent cx="2272145" cy="520700"/>
            <wp:effectExtent l="114300" t="114300" r="109220" b="1079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330154" cy="533994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7131F7B" w14:textId="7FB83EF1" w:rsidR="00745E13" w:rsidRDefault="00452F78" w:rsidP="001621B7">
      <w:pPr>
        <w:pStyle w:val="ListParagraph"/>
        <w:numPr>
          <w:ilvl w:val="0"/>
          <w:numId w:val="19"/>
        </w:numPr>
        <w:rPr>
          <w:lang w:val="ru-RU"/>
        </w:rPr>
      </w:pPr>
      <w:bookmarkStart w:id="280" w:name="OLE_LINK81"/>
      <w:bookmarkStart w:id="281" w:name="OLE_LINK82"/>
      <w:commentRangeStart w:id="282"/>
      <w:r>
        <w:rPr>
          <w:lang w:val="ru-RU"/>
        </w:rPr>
        <w:t xml:space="preserve">Можно покидать унисон </w:t>
      </w:r>
      <w:commentRangeEnd w:id="282"/>
      <w:r w:rsidR="00181962">
        <w:rPr>
          <w:rStyle w:val="CommentReference"/>
        </w:rPr>
        <w:commentReference w:id="282"/>
      </w:r>
      <w:r>
        <w:rPr>
          <w:lang w:val="ru-RU"/>
        </w:rPr>
        <w:t xml:space="preserve">любым движением (прямым, </w:t>
      </w:r>
      <w:r w:rsidR="00D607C0">
        <w:rPr>
          <w:lang w:val="ru-RU"/>
        </w:rPr>
        <w:t>косвенным</w:t>
      </w:r>
      <w:r>
        <w:rPr>
          <w:lang w:val="ru-RU"/>
        </w:rPr>
        <w:t>, противопо</w:t>
      </w:r>
      <w:r w:rsidR="00977CDB">
        <w:rPr>
          <w:lang w:val="ru-RU"/>
        </w:rPr>
        <w:t xml:space="preserve">ложным), поступенно </w:t>
      </w:r>
      <w:r w:rsidR="00977CDB" w:rsidRPr="00977CDB">
        <w:rPr>
          <w:lang w:val="ru-RU"/>
        </w:rPr>
        <w:t xml:space="preserve">(большой или малой </w:t>
      </w:r>
      <w:r w:rsidR="00977CDB">
        <w:rPr>
          <w:lang w:val="ru-RU"/>
        </w:rPr>
        <w:t>секундой</w:t>
      </w:r>
      <w:r w:rsidR="00977CDB" w:rsidRPr="00977CDB">
        <w:rPr>
          <w:lang w:val="ru-RU"/>
        </w:rPr>
        <w:t xml:space="preserve">) </w:t>
      </w:r>
      <w:r w:rsidR="00977CDB">
        <w:rPr>
          <w:lang w:val="ru-RU"/>
        </w:rPr>
        <w:t>или скачком</w:t>
      </w:r>
      <w:r>
        <w:rPr>
          <w:lang w:val="ru-RU"/>
        </w:rPr>
        <w:t>.</w:t>
      </w:r>
    </w:p>
    <w:bookmarkEnd w:id="280"/>
    <w:bookmarkEnd w:id="281"/>
    <w:p w14:paraId="5AB12974" w14:textId="5DEF64FD" w:rsidR="001621B7" w:rsidRDefault="00AD29C1" w:rsidP="00AD29C1">
      <w:pPr>
        <w:pStyle w:val="Heading5"/>
        <w:rPr>
          <w:lang w:val="ru-RU"/>
        </w:rPr>
      </w:pPr>
      <w:r>
        <w:rPr>
          <w:lang w:val="ru-RU"/>
        </w:rPr>
        <w:t>Кварта. Уменьшенная квинта.</w:t>
      </w:r>
    </w:p>
    <w:p w14:paraId="47C8AC34" w14:textId="303AC0C0" w:rsidR="00AD29C1" w:rsidRDefault="00AD29C1" w:rsidP="00AD29C1">
      <w:pPr>
        <w:pStyle w:val="ListParagraph"/>
        <w:numPr>
          <w:ilvl w:val="0"/>
          <w:numId w:val="20"/>
        </w:numPr>
        <w:rPr>
          <w:lang w:val="ru-RU"/>
        </w:rPr>
      </w:pPr>
      <w:bookmarkStart w:id="283" w:name="OLE_LINK83"/>
      <w:bookmarkStart w:id="284" w:name="OLE_LINK84"/>
      <w:bookmarkStart w:id="285" w:name="OLE_LINK88"/>
      <w:bookmarkStart w:id="286" w:name="OLE_LINK89"/>
      <w:r>
        <w:rPr>
          <w:lang w:val="ru-RU"/>
        </w:rPr>
        <w:t>Чистая кварта, увеличенная кварта и уменьшенная квинта не допускаются между гармоническими нотами верхнего голоса и баса.</w:t>
      </w:r>
    </w:p>
    <w:bookmarkEnd w:id="283"/>
    <w:bookmarkEnd w:id="284"/>
    <w:p w14:paraId="59014C09" w14:textId="665E513A" w:rsidR="001213BA" w:rsidRDefault="001213BA" w:rsidP="001213BA">
      <w:pPr>
        <w:pStyle w:val="ListParagraph"/>
        <w:ind w:left="360"/>
        <w:rPr>
          <w:lang w:val="ru-RU"/>
        </w:rPr>
      </w:pPr>
      <w:r>
        <w:rPr>
          <w:lang w:val="ru-RU"/>
        </w:rPr>
        <w:t>Однако, эти интервалы часто встречаются между мелодическими нотами верхнего голоса и баса.</w:t>
      </w:r>
    </w:p>
    <w:p w14:paraId="1EEC11E9" w14:textId="77777777" w:rsidR="007B085C" w:rsidRDefault="007B085C" w:rsidP="001213BA">
      <w:pPr>
        <w:pStyle w:val="ListParagraph"/>
        <w:ind w:left="360"/>
        <w:rPr>
          <w:b/>
          <w:u w:val="single"/>
          <w:lang w:val="ru-RU"/>
        </w:rPr>
      </w:pPr>
    </w:p>
    <w:p w14:paraId="4B5F1A60" w14:textId="6177DF80" w:rsidR="001213BA" w:rsidRDefault="001213BA" w:rsidP="001213BA">
      <w:pPr>
        <w:pStyle w:val="ListParagraph"/>
        <w:ind w:left="360"/>
        <w:rPr>
          <w:lang w:val="ru-RU"/>
        </w:rPr>
      </w:pPr>
      <w:r w:rsidRPr="007B085C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EC612C2" w14:textId="77777777" w:rsidR="007B085C" w:rsidRDefault="007B085C" w:rsidP="001213BA">
      <w:pPr>
        <w:pStyle w:val="ListParagraph"/>
        <w:ind w:left="360"/>
        <w:rPr>
          <w:lang w:val="ru-RU"/>
        </w:rPr>
      </w:pPr>
    </w:p>
    <w:p w14:paraId="017EFD36" w14:textId="63BCFE42" w:rsidR="001213BA" w:rsidRPr="001213BA" w:rsidRDefault="001213BA" w:rsidP="001213BA">
      <w:pPr>
        <w:pStyle w:val="ListParagraph"/>
        <w:ind w:left="360"/>
        <w:rPr>
          <w:lang w:val="ru-RU"/>
        </w:rPr>
      </w:pPr>
      <w:bookmarkStart w:id="287" w:name="OLE_LINK179"/>
      <w:bookmarkStart w:id="288" w:name="OLE_LINK180"/>
      <w:bookmarkEnd w:id="285"/>
      <w:bookmarkEnd w:id="286"/>
      <w:r>
        <w:rPr>
          <w:lang w:val="ru-RU"/>
        </w:rPr>
        <w:t>Начиная с 4 голосов, допускается уменьшенная квинта между басом и верхним голосом исключительно в предпоследнем такте, когда вводный тон задерживается в басу.</w:t>
      </w:r>
    </w:p>
    <w:p w14:paraId="252822C1" w14:textId="6A86DE1D" w:rsidR="001213BA" w:rsidRDefault="001213BA" w:rsidP="001213BA">
      <w:pPr>
        <w:pStyle w:val="ListParagraph"/>
        <w:numPr>
          <w:ilvl w:val="0"/>
          <w:numId w:val="20"/>
        </w:numPr>
        <w:rPr>
          <w:lang w:val="ru-RU"/>
        </w:rPr>
      </w:pPr>
      <w:bookmarkStart w:id="289" w:name="OLE_LINK181"/>
      <w:bookmarkStart w:id="290" w:name="OLE_LINK182"/>
      <w:bookmarkEnd w:id="287"/>
      <w:bookmarkEnd w:id="288"/>
      <w:r>
        <w:rPr>
          <w:lang w:val="ru-RU"/>
        </w:rPr>
        <w:t>Чистая кварта, увеличенная кварта и уменьшенная квинта допускаются между гармоническими нотами голосов, отличных от баса.</w:t>
      </w:r>
    </w:p>
    <w:p w14:paraId="25BA6D21" w14:textId="587DBEBD" w:rsidR="00AD29C1" w:rsidRDefault="00CE5F55" w:rsidP="005D61CE">
      <w:pPr>
        <w:pStyle w:val="Heading5"/>
        <w:rPr>
          <w:lang w:val="ru-RU"/>
        </w:rPr>
      </w:pPr>
      <w:bookmarkStart w:id="291" w:name="OLE_LINK86"/>
      <w:bookmarkStart w:id="292" w:name="OLE_LINK87"/>
      <w:bookmarkEnd w:id="289"/>
      <w:bookmarkEnd w:id="290"/>
      <w:del w:id="293" w:author="Rualark Rualark" w:date="2018-10-31T22:16:00Z">
        <w:r w:rsidDel="00F44B67">
          <w:delText>Diminished chord</w:delText>
        </w:r>
      </w:del>
      <w:ins w:id="294" w:author="Rualark Rualark" w:date="2018-10-31T22:16:00Z">
        <w:r w:rsidR="00F44B67">
          <w:t>Harmonic tritone</w:t>
        </w:r>
      </w:ins>
    </w:p>
    <w:p w14:paraId="032C7C65" w14:textId="4E1DCEE8" w:rsidR="00777171" w:rsidRPr="00F44B67" w:rsidRDefault="00F44B67" w:rsidP="006C318F">
      <w:pPr>
        <w:pStyle w:val="ListParagraph"/>
        <w:numPr>
          <w:ilvl w:val="0"/>
          <w:numId w:val="28"/>
        </w:numPr>
      </w:pPr>
      <w:ins w:id="295" w:author="Rualark Rualark" w:date="2018-10-31T22:16:00Z">
        <w:r>
          <w:t>Harmonic tritone</w:t>
        </w:r>
      </w:ins>
      <w:ins w:id="296" w:author="Rualark Rualark" w:date="2018-10-31T22:21:00Z">
        <w:r w:rsidR="00066411">
          <w:rPr>
            <w:rStyle w:val="FootnoteReference"/>
          </w:rPr>
          <w:footnoteReference w:id="23"/>
        </w:r>
      </w:ins>
      <w:ins w:id="299" w:author="Rualark Rualark" w:date="2018-10-31T22:16:00Z">
        <w:r>
          <w:t xml:space="preserve"> is prohibited between bass and any other voice, if both notes</w:t>
        </w:r>
      </w:ins>
      <w:ins w:id="300" w:author="Rualark Rualark" w:date="2018-10-31T22:17:00Z">
        <w:r>
          <w:t xml:space="preserve"> of tritone are </w:t>
        </w:r>
      </w:ins>
      <w:ins w:id="301" w:author="Rualark Rualark" w:date="2018-10-31T22:27:00Z">
        <w:r w:rsidR="00FB0F60">
          <w:t>chord tones</w:t>
        </w:r>
      </w:ins>
      <w:ins w:id="302" w:author="Rualark Rualark" w:date="2018-10-31T22:16:00Z">
        <w:r>
          <w:t xml:space="preserve">. </w:t>
        </w:r>
      </w:ins>
      <w:ins w:id="303" w:author="Rualark Rualark" w:date="2018-10-31T22:17:00Z">
        <w:r>
          <w:t xml:space="preserve">Harmonic tritone is allowed </w:t>
        </w:r>
      </w:ins>
      <w:ins w:id="304" w:author="Rualark Rualark" w:date="2018-10-31T22:18:00Z">
        <w:r>
          <w:t xml:space="preserve">if one of notes is </w:t>
        </w:r>
      </w:ins>
      <w:ins w:id="305" w:author="Rualark Rualark" w:date="2018-10-31T22:30:00Z">
        <w:r w:rsidR="00FB0F60">
          <w:t>not a chord tone</w:t>
        </w:r>
      </w:ins>
      <w:ins w:id="306" w:author="Rualark Rualark" w:date="2018-10-31T22:18:00Z">
        <w:r>
          <w:t xml:space="preserve">. </w:t>
        </w:r>
      </w:ins>
      <w:del w:id="307" w:author="Rualark Rualark" w:date="2018-10-31T22:17:00Z">
        <w:r w:rsidR="00CE5F55" w:rsidDel="00F44B67">
          <w:delText>Diminished</w:delText>
        </w:r>
        <w:r w:rsidR="00CE5F55" w:rsidRPr="00F44B67" w:rsidDel="00F44B67">
          <w:delText xml:space="preserve"> </w:delText>
        </w:r>
        <w:r w:rsidR="00CE5F55" w:rsidDel="00F44B67">
          <w:delText>chord</w:delText>
        </w:r>
        <w:r w:rsidR="00CE5F55" w:rsidRPr="00F44B67" w:rsidDel="00F44B67">
          <w:delText xml:space="preserve"> </w:delText>
        </w:r>
        <w:r w:rsidR="00CE5F55" w:rsidDel="00F44B67">
          <w:delText>is</w:delText>
        </w:r>
        <w:r w:rsidR="00CE5F55" w:rsidRPr="00F44B67" w:rsidDel="00F44B67">
          <w:delText xml:space="preserve"> </w:delText>
        </w:r>
        <w:r w:rsidR="00CE5F55" w:rsidDel="00F44B67">
          <w:delText>not</w:delText>
        </w:r>
        <w:r w:rsidR="00CE5F55" w:rsidRPr="00F44B67" w:rsidDel="00F44B67">
          <w:delText xml:space="preserve"> </w:delText>
        </w:r>
        <w:r w:rsidR="00CE5F55" w:rsidDel="00F44B67">
          <w:delText>allowed</w:delText>
        </w:r>
        <w:r w:rsidR="00CE5F55" w:rsidRPr="00F44B67" w:rsidDel="00F44B67">
          <w:delText xml:space="preserve"> </w:delText>
        </w:r>
        <w:r w:rsidR="00CE5F55" w:rsidDel="00F44B67">
          <w:delText>in</w:delText>
        </w:r>
        <w:r w:rsidR="00CE5F55" w:rsidRPr="00F44B67" w:rsidDel="00F44B67">
          <w:delText xml:space="preserve"> </w:delText>
        </w:r>
        <w:r w:rsidR="00CE5F55" w:rsidDel="00F44B67">
          <w:delText>root</w:delText>
        </w:r>
        <w:r w:rsidR="00CE5F55" w:rsidRPr="00F44B67" w:rsidDel="00F44B67">
          <w:delText xml:space="preserve"> </w:delText>
        </w:r>
        <w:r w:rsidR="00CE5F55" w:rsidDel="00F44B67">
          <w:delText>position</w:delText>
        </w:r>
        <w:r w:rsidR="00CE5F55" w:rsidRPr="00F44B67" w:rsidDel="00F44B67">
          <w:delText xml:space="preserve">. </w:delText>
        </w:r>
        <w:r w:rsidR="00CE5F55" w:rsidDel="00F44B67">
          <w:delText>First</w:delText>
        </w:r>
        <w:r w:rsidR="00CE5F55" w:rsidRPr="00F44B67" w:rsidDel="00F44B67">
          <w:delText xml:space="preserve"> </w:delText>
        </w:r>
        <w:r w:rsidR="00CE5F55" w:rsidDel="00F44B67">
          <w:delText>inversion</w:delText>
        </w:r>
        <w:r w:rsidR="00CE5F55" w:rsidRPr="00F44B67" w:rsidDel="00F44B67">
          <w:delText xml:space="preserve"> </w:delText>
        </w:r>
        <w:r w:rsidR="00CE5F55" w:rsidDel="00F44B67">
          <w:delText>of</w:delText>
        </w:r>
        <w:r w:rsidR="00CE5F55" w:rsidRPr="00F44B67" w:rsidDel="00F44B67">
          <w:delText xml:space="preserve"> </w:delText>
        </w:r>
        <w:r w:rsidR="00CE5F55" w:rsidDel="00F44B67">
          <w:delText>diminished</w:delText>
        </w:r>
        <w:r w:rsidR="00CE5F55" w:rsidRPr="00F44B67" w:rsidDel="00F44B67">
          <w:delText xml:space="preserve"> </w:delText>
        </w:r>
        <w:r w:rsidR="00CE5F55" w:rsidDel="00F44B67">
          <w:delText>chord</w:delText>
        </w:r>
        <w:r w:rsidR="00CE5F55" w:rsidRPr="00F44B67" w:rsidDel="00F44B67">
          <w:delText xml:space="preserve"> </w:delText>
        </w:r>
        <w:r w:rsidR="00CE5F55" w:rsidDel="00F44B67">
          <w:delText>is</w:delText>
        </w:r>
        <w:r w:rsidR="00CE5F55" w:rsidRPr="00F44B67" w:rsidDel="00F44B67">
          <w:delText xml:space="preserve"> </w:delText>
        </w:r>
        <w:r w:rsidR="00CE5F55" w:rsidDel="00F44B67">
          <w:delText>allowed</w:delText>
        </w:r>
        <w:r w:rsidR="00CE5F55" w:rsidRPr="00F44B67" w:rsidDel="00F44B67">
          <w:delText>.</w:delText>
        </w:r>
      </w:del>
    </w:p>
    <w:p w14:paraId="3B9F4C46" w14:textId="1699C1A1" w:rsidR="008329BC" w:rsidRPr="00F44B67" w:rsidRDefault="00CE5F55" w:rsidP="005D61CE">
      <w:pPr>
        <w:ind w:firstLine="360"/>
      </w:pPr>
      <w:r>
        <w:rPr>
          <w:b/>
          <w:u w:val="single"/>
        </w:rPr>
        <w:t>Exceptions</w:t>
      </w:r>
      <w:r w:rsidR="007A4501" w:rsidRPr="00F44B67">
        <w:t>:</w:t>
      </w:r>
    </w:p>
    <w:p w14:paraId="2E52FBBE" w14:textId="5A92AC6A" w:rsidR="007A4501" w:rsidRPr="006C05B2" w:rsidRDefault="00CE5F55" w:rsidP="005328AD">
      <w:pPr>
        <w:ind w:left="709"/>
      </w:pPr>
      <w:r>
        <w:t>Starting</w:t>
      </w:r>
      <w:r w:rsidRPr="006C05B2">
        <w:t xml:space="preserve"> </w:t>
      </w:r>
      <w:r>
        <w:t>from</w:t>
      </w:r>
      <w:r w:rsidRPr="006C05B2">
        <w:t xml:space="preserve"> </w:t>
      </w:r>
      <w:r>
        <w:t>four</w:t>
      </w:r>
      <w:r w:rsidRPr="006C05B2">
        <w:t xml:space="preserve"> </w:t>
      </w:r>
      <w:r>
        <w:t>voices</w:t>
      </w:r>
      <w:r w:rsidR="0049186B">
        <w:t xml:space="preserve"> and above</w:t>
      </w:r>
      <w:r w:rsidRPr="006C05B2">
        <w:t xml:space="preserve">, </w:t>
      </w:r>
      <w:del w:id="308" w:author="Rualark Rualark" w:date="2018-10-31T22:25:00Z">
        <w:r w:rsidDel="007F3700">
          <w:delText>diminished</w:delText>
        </w:r>
        <w:r w:rsidRPr="006C05B2" w:rsidDel="007F3700">
          <w:delText xml:space="preserve"> </w:delText>
        </w:r>
        <w:r w:rsidDel="007F3700">
          <w:delText>chord</w:delText>
        </w:r>
        <w:r w:rsidRPr="006C05B2" w:rsidDel="007F3700">
          <w:delText xml:space="preserve"> </w:delText>
        </w:r>
        <w:r w:rsidDel="007F3700">
          <w:delText>is</w:delText>
        </w:r>
        <w:r w:rsidRPr="006C05B2" w:rsidDel="007F3700">
          <w:delText xml:space="preserve"> </w:delText>
        </w:r>
        <w:r w:rsidDel="007F3700">
          <w:delText>allowed</w:delText>
        </w:r>
        <w:r w:rsidRPr="006C05B2" w:rsidDel="007F3700">
          <w:delText xml:space="preserve"> </w:delText>
        </w:r>
        <w:r w:rsidDel="007F3700">
          <w:delText>in</w:delText>
        </w:r>
        <w:r w:rsidRPr="006C05B2" w:rsidDel="007F3700">
          <w:delText xml:space="preserve"> </w:delText>
        </w:r>
        <w:r w:rsidDel="007F3700">
          <w:delText>root</w:delText>
        </w:r>
        <w:r w:rsidRPr="006C05B2" w:rsidDel="007F3700">
          <w:delText xml:space="preserve"> </w:delText>
        </w:r>
        <w:r w:rsidDel="007F3700">
          <w:delText>position</w:delText>
        </w:r>
        <w:r w:rsidRPr="006C05B2" w:rsidDel="007F3700">
          <w:delText xml:space="preserve"> –</w:delText>
        </w:r>
      </w:del>
      <w:commentRangeStart w:id="309"/>
      <w:ins w:id="310" w:author="Rualark Rualark" w:date="2018-10-31T22:25:00Z">
        <w:r w:rsidR="007F3700">
          <w:t>harmonic tritone is allowed</w:t>
        </w:r>
      </w:ins>
      <w:r w:rsidRPr="006C05B2">
        <w:t xml:space="preserve"> </w:t>
      </w:r>
      <w:ins w:id="311" w:author="Rualark Rualark" w:date="2018-10-31T22:30:00Z">
        <w:r w:rsidR="00FB0F60">
          <w:t xml:space="preserve">with bass </w:t>
        </w:r>
      </w:ins>
      <w:r>
        <w:t>only</w:t>
      </w:r>
      <w:r w:rsidRPr="006C05B2">
        <w:t xml:space="preserve"> </w:t>
      </w:r>
      <w:r>
        <w:t>in</w:t>
      </w:r>
      <w:r w:rsidRPr="006C05B2">
        <w:t xml:space="preserve"> </w:t>
      </w:r>
      <w:r>
        <w:t>penultimate</w:t>
      </w:r>
      <w:r w:rsidRPr="006C05B2">
        <w:t xml:space="preserve"> </w:t>
      </w:r>
      <w:r>
        <w:t>harmony</w:t>
      </w:r>
      <w:r w:rsidRPr="006C05B2">
        <w:t xml:space="preserve">, </w:t>
      </w:r>
      <w:r>
        <w:t>when</w:t>
      </w:r>
      <w:r w:rsidRPr="006C05B2">
        <w:t xml:space="preserve"> </w:t>
      </w:r>
      <w:r w:rsidR="006C05B2">
        <w:t xml:space="preserve">suspension resolves to </w:t>
      </w:r>
      <w:r>
        <w:t>leading</w:t>
      </w:r>
      <w:r w:rsidRPr="006C05B2">
        <w:t xml:space="preserve"> </w:t>
      </w:r>
      <w:r>
        <w:t>tone</w:t>
      </w:r>
      <w:r w:rsidRPr="006C05B2">
        <w:t xml:space="preserve"> </w:t>
      </w:r>
      <w:r>
        <w:t>in</w:t>
      </w:r>
      <w:r w:rsidRPr="006C05B2">
        <w:t xml:space="preserve"> </w:t>
      </w:r>
      <w:r>
        <w:t>bass</w:t>
      </w:r>
      <w:commentRangeEnd w:id="309"/>
      <w:r w:rsidR="006C318F">
        <w:rPr>
          <w:rStyle w:val="CommentReference"/>
        </w:rPr>
        <w:commentReference w:id="309"/>
      </w:r>
      <w:r w:rsidRPr="006C05B2">
        <w:t>:</w:t>
      </w:r>
    </w:p>
    <w:bookmarkEnd w:id="291"/>
    <w:bookmarkEnd w:id="292"/>
    <w:p w14:paraId="33783625" w14:textId="08B1D015" w:rsidR="005D61CE" w:rsidRDefault="00572590" w:rsidP="00572590">
      <w:pPr>
        <w:jc w:val="center"/>
        <w:rPr>
          <w:ins w:id="312" w:author="Rualark Rualark" w:date="2018-10-31T22:30:00Z"/>
          <w:lang w:val="ru-RU"/>
        </w:rPr>
      </w:pPr>
      <w:r>
        <w:rPr>
          <w:noProof/>
        </w:rPr>
        <w:drawing>
          <wp:inline distT="0" distB="0" distL="0" distR="0" wp14:anchorId="7772F330" wp14:editId="5596EF1D">
            <wp:extent cx="2151257" cy="973512"/>
            <wp:effectExtent l="114300" t="114300" r="116205" b="11239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04721" cy="99770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202EE29" w14:textId="7B48973E" w:rsidR="006C318F" w:rsidRDefault="006C318F" w:rsidP="006C318F">
      <w:pPr>
        <w:pStyle w:val="ListParagraph"/>
        <w:numPr>
          <w:ilvl w:val="0"/>
          <w:numId w:val="28"/>
        </w:numPr>
        <w:rPr>
          <w:ins w:id="313" w:author="Rualark Rualark" w:date="2018-10-31T22:36:00Z"/>
        </w:rPr>
      </w:pPr>
      <w:ins w:id="314" w:author="Rualark Rualark" w:date="2018-10-31T22:30:00Z">
        <w:r>
          <w:t>Harmonic tritone</w:t>
        </w:r>
      </w:ins>
      <w:ins w:id="315" w:author="Rualark Rualark" w:date="2018-10-31T22:31:00Z">
        <w:r w:rsidRPr="006C318F">
          <w:t xml:space="preserve"> </w:t>
        </w:r>
      </w:ins>
      <w:ins w:id="316" w:author="Rualark Rualark" w:date="2018-10-31T22:30:00Z">
        <w:r>
          <w:t xml:space="preserve">is </w:t>
        </w:r>
      </w:ins>
      <w:ins w:id="317" w:author="Rualark Rualark" w:date="2018-10-31T22:31:00Z">
        <w:r>
          <w:t>allowed</w:t>
        </w:r>
      </w:ins>
      <w:ins w:id="318" w:author="Rualark Rualark" w:date="2018-10-31T22:30:00Z">
        <w:r>
          <w:t xml:space="preserve"> between any </w:t>
        </w:r>
      </w:ins>
      <w:ins w:id="319" w:author="Rualark Rualark" w:date="2018-10-31T22:31:00Z">
        <w:r>
          <w:t xml:space="preserve">two </w:t>
        </w:r>
      </w:ins>
      <w:ins w:id="320" w:author="Rualark Rualark" w:date="2018-10-31T22:30:00Z">
        <w:r>
          <w:t>voice</w:t>
        </w:r>
      </w:ins>
      <w:ins w:id="321" w:author="Rualark Rualark" w:date="2018-10-31T22:31:00Z">
        <w:r>
          <w:t>s except bass</w:t>
        </w:r>
      </w:ins>
      <w:ins w:id="322" w:author="Rualark Rualark" w:date="2018-10-31T22:30:00Z">
        <w:r>
          <w:t xml:space="preserve">, </w:t>
        </w:r>
      </w:ins>
      <w:ins w:id="323" w:author="Rualark Rualark" w:date="2018-10-31T22:31:00Z">
        <w:r>
          <w:t xml:space="preserve">but </w:t>
        </w:r>
      </w:ins>
      <w:ins w:id="324" w:author="Rualark Rualark" w:date="2018-10-31T22:32:00Z">
        <w:r>
          <w:t xml:space="preserve">each </w:t>
        </w:r>
      </w:ins>
      <w:ins w:id="325" w:author="Rualark Rualark" w:date="2018-10-31T22:33:00Z">
        <w:r>
          <w:t xml:space="preserve">of its </w:t>
        </w:r>
      </w:ins>
      <w:ins w:id="326" w:author="Rualark Rualark" w:date="2018-10-31T22:32:00Z">
        <w:r>
          <w:t>note</w:t>
        </w:r>
      </w:ins>
      <w:ins w:id="327" w:author="Rualark Rualark" w:date="2018-10-31T22:33:00Z">
        <w:r>
          <w:t>s</w:t>
        </w:r>
      </w:ins>
      <w:ins w:id="328" w:author="Rualark Rualark" w:date="2018-10-31T22:52:00Z">
        <w:r w:rsidR="00CF43C6" w:rsidRPr="00CF43C6">
          <w:t xml:space="preserve"> </w:t>
        </w:r>
      </w:ins>
      <w:ins w:id="329" w:author="Rualark Rualark" w:date="2018-10-31T22:31:00Z">
        <w:r>
          <w:t>requires correct resolution</w:t>
        </w:r>
      </w:ins>
      <w:ins w:id="330" w:author="Rualark Rualark" w:date="2018-10-31T22:32:00Z">
        <w:r>
          <w:t>:</w:t>
        </w:r>
      </w:ins>
    </w:p>
    <w:p w14:paraId="07105BAB" w14:textId="28986B19" w:rsidR="00CF43C6" w:rsidRDefault="00CF43C6" w:rsidP="005328AD">
      <w:pPr>
        <w:ind w:left="720"/>
        <w:rPr>
          <w:ins w:id="331" w:author="Rualark Rualark" w:date="2018-10-31T22:32:00Z"/>
        </w:rPr>
      </w:pPr>
      <w:ins w:id="332" w:author="Rualark Rualark" w:date="2018-10-31T22:36:00Z">
        <w:r>
          <w:t>In major:</w:t>
        </w:r>
      </w:ins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67"/>
        <w:gridCol w:w="1805"/>
      </w:tblGrid>
      <w:tr w:rsidR="00CF43C6" w14:paraId="29E374CF" w14:textId="77777777" w:rsidTr="005328AD">
        <w:trPr>
          <w:ins w:id="333" w:author="Rualark Rualark" w:date="2018-10-31T22:34:00Z"/>
        </w:trPr>
        <w:tc>
          <w:tcPr>
            <w:tcW w:w="0" w:type="auto"/>
            <w:shd w:val="clear" w:color="auto" w:fill="BFBFBF" w:themeFill="background1" w:themeFillShade="BF"/>
          </w:tcPr>
          <w:p w14:paraId="07CC5114" w14:textId="3008B948" w:rsidR="00CF43C6" w:rsidRPr="00CF43C6" w:rsidRDefault="00CF43C6" w:rsidP="00CF43C6">
            <w:pPr>
              <w:jc w:val="center"/>
              <w:rPr>
                <w:ins w:id="334" w:author="Rualark Rualark" w:date="2018-10-31T22:34:00Z"/>
                <w:b/>
              </w:rPr>
            </w:pPr>
            <w:ins w:id="335" w:author="Rualark Rualark" w:date="2018-10-31T22:34:00Z">
              <w:r w:rsidRPr="00CF43C6">
                <w:rPr>
                  <w:b/>
                </w:rPr>
                <w:t>Note</w:t>
              </w:r>
            </w:ins>
          </w:p>
        </w:tc>
        <w:tc>
          <w:tcPr>
            <w:tcW w:w="0" w:type="auto"/>
            <w:shd w:val="clear" w:color="auto" w:fill="BFBFBF" w:themeFill="background1" w:themeFillShade="BF"/>
          </w:tcPr>
          <w:p w14:paraId="444F1B9F" w14:textId="443D468C" w:rsidR="00CF43C6" w:rsidRPr="00CF43C6" w:rsidRDefault="00CF43C6" w:rsidP="00CF43C6">
            <w:pPr>
              <w:jc w:val="center"/>
              <w:rPr>
                <w:ins w:id="336" w:author="Rualark Rualark" w:date="2018-10-31T22:34:00Z"/>
                <w:b/>
              </w:rPr>
            </w:pPr>
            <w:ins w:id="337" w:author="Rualark Rualark" w:date="2018-10-31T22:34:00Z">
              <w:r w:rsidRPr="00CF43C6">
                <w:rPr>
                  <w:b/>
                </w:rPr>
                <w:t>Should resolve to</w:t>
              </w:r>
            </w:ins>
          </w:p>
        </w:tc>
      </w:tr>
      <w:tr w:rsidR="00CF43C6" w14:paraId="1ABEE2BD" w14:textId="77777777" w:rsidTr="005328AD">
        <w:trPr>
          <w:ins w:id="338" w:author="Rualark Rualark" w:date="2018-10-31T22:39:00Z"/>
        </w:trPr>
        <w:tc>
          <w:tcPr>
            <w:tcW w:w="0" w:type="auto"/>
          </w:tcPr>
          <w:p w14:paraId="0E6B9232" w14:textId="77777777" w:rsidR="00CF43C6" w:rsidRDefault="00CF43C6" w:rsidP="0086471A">
            <w:pPr>
              <w:jc w:val="center"/>
              <w:rPr>
                <w:ins w:id="339" w:author="Rualark Rualark" w:date="2018-10-31T22:39:00Z"/>
              </w:rPr>
            </w:pPr>
            <w:ins w:id="340" w:author="Rualark Rualark" w:date="2018-10-31T22:39:00Z">
              <w:r>
                <w:t>IV</w:t>
              </w:r>
            </w:ins>
          </w:p>
        </w:tc>
        <w:tc>
          <w:tcPr>
            <w:tcW w:w="0" w:type="auto"/>
          </w:tcPr>
          <w:p w14:paraId="4FD4333F" w14:textId="77777777" w:rsidR="00CF43C6" w:rsidRDefault="00CF43C6" w:rsidP="0086471A">
            <w:pPr>
              <w:jc w:val="center"/>
              <w:rPr>
                <w:ins w:id="341" w:author="Rualark Rualark" w:date="2018-10-31T22:39:00Z"/>
              </w:rPr>
            </w:pPr>
            <w:ins w:id="342" w:author="Rualark Rualark" w:date="2018-10-31T22:39:00Z">
              <w:r>
                <w:t>III</w:t>
              </w:r>
            </w:ins>
          </w:p>
        </w:tc>
      </w:tr>
      <w:tr w:rsidR="00CF43C6" w14:paraId="74E46584" w14:textId="77777777" w:rsidTr="005328AD">
        <w:trPr>
          <w:ins w:id="343" w:author="Rualark Rualark" w:date="2018-10-31T22:34:00Z"/>
        </w:trPr>
        <w:tc>
          <w:tcPr>
            <w:tcW w:w="0" w:type="auto"/>
          </w:tcPr>
          <w:p w14:paraId="1604FF12" w14:textId="06107FDE" w:rsidR="00CF43C6" w:rsidRDefault="00CF43C6" w:rsidP="00CF43C6">
            <w:pPr>
              <w:jc w:val="center"/>
              <w:rPr>
                <w:ins w:id="344" w:author="Rualark Rualark" w:date="2018-10-31T22:34:00Z"/>
              </w:rPr>
            </w:pPr>
            <w:ins w:id="345" w:author="Rualark Rualark" w:date="2018-10-31T22:34:00Z">
              <w:r>
                <w:t>VII</w:t>
              </w:r>
            </w:ins>
          </w:p>
        </w:tc>
        <w:tc>
          <w:tcPr>
            <w:tcW w:w="0" w:type="auto"/>
          </w:tcPr>
          <w:p w14:paraId="58BA0F28" w14:textId="0713B808" w:rsidR="00CF43C6" w:rsidRDefault="00CF43C6" w:rsidP="00CF43C6">
            <w:pPr>
              <w:jc w:val="center"/>
              <w:rPr>
                <w:ins w:id="346" w:author="Rualark Rualark" w:date="2018-10-31T22:34:00Z"/>
              </w:rPr>
            </w:pPr>
            <w:ins w:id="347" w:author="Rualark Rualark" w:date="2018-10-31T22:34:00Z">
              <w:r>
                <w:t>I</w:t>
              </w:r>
            </w:ins>
          </w:p>
        </w:tc>
      </w:tr>
    </w:tbl>
    <w:p w14:paraId="6544EB84" w14:textId="77777777" w:rsidR="00CF43C6" w:rsidRDefault="00CF43C6" w:rsidP="005328AD">
      <w:pPr>
        <w:ind w:left="720" w:firstLine="360"/>
        <w:rPr>
          <w:ins w:id="348" w:author="Rualark Rualark" w:date="2018-10-31T22:34:00Z"/>
        </w:rPr>
      </w:pPr>
    </w:p>
    <w:p w14:paraId="37E1539F" w14:textId="0E37E462" w:rsidR="00CF43C6" w:rsidRDefault="00CF43C6" w:rsidP="005328AD">
      <w:pPr>
        <w:ind w:left="720"/>
        <w:rPr>
          <w:ins w:id="349" w:author="Rualark Rualark" w:date="2018-10-31T22:36:00Z"/>
        </w:rPr>
      </w:pPr>
      <w:ins w:id="350" w:author="Rualark Rualark" w:date="2018-10-31T22:36:00Z">
        <w:r>
          <w:t>In minor:</w:t>
        </w:r>
      </w:ins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56"/>
        <w:gridCol w:w="1805"/>
      </w:tblGrid>
      <w:tr w:rsidR="00CF43C6" w14:paraId="5CE7FC1C" w14:textId="77777777" w:rsidTr="005328AD">
        <w:trPr>
          <w:ins w:id="351" w:author="Rualark Rualark" w:date="2018-10-31T22:36:00Z"/>
        </w:trPr>
        <w:tc>
          <w:tcPr>
            <w:tcW w:w="956" w:type="dxa"/>
            <w:shd w:val="clear" w:color="auto" w:fill="BFBFBF" w:themeFill="background1" w:themeFillShade="BF"/>
          </w:tcPr>
          <w:p w14:paraId="5A51CAC9" w14:textId="77777777" w:rsidR="00CF43C6" w:rsidRPr="00CF43C6" w:rsidRDefault="00CF43C6" w:rsidP="0086471A">
            <w:pPr>
              <w:jc w:val="center"/>
              <w:rPr>
                <w:ins w:id="352" w:author="Rualark Rualark" w:date="2018-10-31T22:36:00Z"/>
                <w:b/>
              </w:rPr>
            </w:pPr>
            <w:ins w:id="353" w:author="Rualark Rualark" w:date="2018-10-31T22:36:00Z">
              <w:r w:rsidRPr="00CF43C6">
                <w:rPr>
                  <w:b/>
                </w:rPr>
                <w:t>Note</w:t>
              </w:r>
            </w:ins>
          </w:p>
        </w:tc>
        <w:tc>
          <w:tcPr>
            <w:tcW w:w="0" w:type="auto"/>
            <w:shd w:val="clear" w:color="auto" w:fill="BFBFBF" w:themeFill="background1" w:themeFillShade="BF"/>
          </w:tcPr>
          <w:p w14:paraId="0EDD5A90" w14:textId="77777777" w:rsidR="00CF43C6" w:rsidRPr="00CF43C6" w:rsidRDefault="00CF43C6" w:rsidP="0086471A">
            <w:pPr>
              <w:jc w:val="center"/>
              <w:rPr>
                <w:ins w:id="354" w:author="Rualark Rualark" w:date="2018-10-31T22:36:00Z"/>
                <w:b/>
              </w:rPr>
            </w:pPr>
            <w:ins w:id="355" w:author="Rualark Rualark" w:date="2018-10-31T22:36:00Z">
              <w:r w:rsidRPr="00CF43C6">
                <w:rPr>
                  <w:b/>
                </w:rPr>
                <w:t>Should resolve to</w:t>
              </w:r>
            </w:ins>
          </w:p>
        </w:tc>
      </w:tr>
      <w:tr w:rsidR="00CF43C6" w14:paraId="51A3FEEA" w14:textId="77777777" w:rsidTr="005328AD">
        <w:trPr>
          <w:ins w:id="356" w:author="Rualark Rualark" w:date="2018-10-31T22:39:00Z"/>
        </w:trPr>
        <w:tc>
          <w:tcPr>
            <w:tcW w:w="956" w:type="dxa"/>
          </w:tcPr>
          <w:p w14:paraId="23EAC637" w14:textId="77777777" w:rsidR="00CF43C6" w:rsidRDefault="00CF43C6" w:rsidP="0086471A">
            <w:pPr>
              <w:jc w:val="center"/>
              <w:rPr>
                <w:ins w:id="357" w:author="Rualark Rualark" w:date="2018-10-31T22:39:00Z"/>
              </w:rPr>
            </w:pPr>
            <w:ins w:id="358" w:author="Rualark Rualark" w:date="2018-10-31T22:39:00Z">
              <w:r>
                <w:t>II</w:t>
              </w:r>
            </w:ins>
          </w:p>
        </w:tc>
        <w:tc>
          <w:tcPr>
            <w:tcW w:w="0" w:type="auto"/>
          </w:tcPr>
          <w:p w14:paraId="00C2F0FE" w14:textId="77777777" w:rsidR="00CF43C6" w:rsidRDefault="00CF43C6" w:rsidP="0086471A">
            <w:pPr>
              <w:jc w:val="center"/>
              <w:rPr>
                <w:ins w:id="359" w:author="Rualark Rualark" w:date="2018-10-31T22:39:00Z"/>
              </w:rPr>
            </w:pPr>
            <w:ins w:id="360" w:author="Rualark Rualark" w:date="2018-10-31T22:39:00Z">
              <w:r>
                <w:t>III</w:t>
              </w:r>
            </w:ins>
          </w:p>
        </w:tc>
      </w:tr>
      <w:tr w:rsidR="00CF43C6" w14:paraId="2872B580" w14:textId="77777777" w:rsidTr="005328AD">
        <w:trPr>
          <w:ins w:id="361" w:author="Rualark Rualark" w:date="2018-10-31T22:39:00Z"/>
        </w:trPr>
        <w:tc>
          <w:tcPr>
            <w:tcW w:w="956" w:type="dxa"/>
          </w:tcPr>
          <w:p w14:paraId="39D90E62" w14:textId="77777777" w:rsidR="00CF43C6" w:rsidRDefault="00CF43C6" w:rsidP="0086471A">
            <w:pPr>
              <w:jc w:val="center"/>
              <w:rPr>
                <w:ins w:id="362" w:author="Rualark Rualark" w:date="2018-10-31T22:39:00Z"/>
              </w:rPr>
            </w:pPr>
            <w:ins w:id="363" w:author="Rualark Rualark" w:date="2018-10-31T22:39:00Z">
              <w:r>
                <w:t>III</w:t>
              </w:r>
            </w:ins>
          </w:p>
        </w:tc>
        <w:tc>
          <w:tcPr>
            <w:tcW w:w="0" w:type="auto"/>
          </w:tcPr>
          <w:p w14:paraId="5709A7AE" w14:textId="77777777" w:rsidR="00CF43C6" w:rsidRDefault="00CF43C6" w:rsidP="0086471A">
            <w:pPr>
              <w:jc w:val="center"/>
              <w:rPr>
                <w:ins w:id="364" w:author="Rualark Rualark" w:date="2018-10-31T22:39:00Z"/>
              </w:rPr>
            </w:pPr>
            <w:ins w:id="365" w:author="Rualark Rualark" w:date="2018-10-31T22:39:00Z">
              <w:r>
                <w:t>II</w:t>
              </w:r>
            </w:ins>
          </w:p>
        </w:tc>
      </w:tr>
      <w:tr w:rsidR="00CF43C6" w14:paraId="64892325" w14:textId="77777777" w:rsidTr="005328AD">
        <w:trPr>
          <w:ins w:id="366" w:author="Rualark Rualark" w:date="2018-10-31T22:39:00Z"/>
        </w:trPr>
        <w:tc>
          <w:tcPr>
            <w:tcW w:w="956" w:type="dxa"/>
          </w:tcPr>
          <w:p w14:paraId="082A6E38" w14:textId="77777777" w:rsidR="00CF43C6" w:rsidRDefault="00CF43C6" w:rsidP="0086471A">
            <w:pPr>
              <w:jc w:val="center"/>
              <w:rPr>
                <w:ins w:id="367" w:author="Rualark Rualark" w:date="2018-10-31T22:39:00Z"/>
              </w:rPr>
            </w:pPr>
            <w:ins w:id="368" w:author="Rualark Rualark" w:date="2018-10-31T22:39:00Z">
              <w:r>
                <w:t>IV</w:t>
              </w:r>
            </w:ins>
          </w:p>
        </w:tc>
        <w:tc>
          <w:tcPr>
            <w:tcW w:w="0" w:type="auto"/>
          </w:tcPr>
          <w:p w14:paraId="5ED32040" w14:textId="77777777" w:rsidR="00CF43C6" w:rsidRDefault="00CF43C6" w:rsidP="0086471A">
            <w:pPr>
              <w:jc w:val="center"/>
              <w:rPr>
                <w:ins w:id="369" w:author="Rualark Rualark" w:date="2018-10-31T22:39:00Z"/>
              </w:rPr>
            </w:pPr>
            <w:ins w:id="370" w:author="Rualark Rualark" w:date="2018-10-31T22:39:00Z">
              <w:r>
                <w:t>III</w:t>
              </w:r>
            </w:ins>
          </w:p>
        </w:tc>
      </w:tr>
      <w:tr w:rsidR="00CF43C6" w14:paraId="6C177220" w14:textId="77777777" w:rsidTr="005328AD">
        <w:trPr>
          <w:ins w:id="371" w:author="Rualark Rualark" w:date="2018-10-31T22:39:00Z"/>
        </w:trPr>
        <w:tc>
          <w:tcPr>
            <w:tcW w:w="956" w:type="dxa"/>
          </w:tcPr>
          <w:p w14:paraId="63735329" w14:textId="77777777" w:rsidR="00CF43C6" w:rsidRDefault="00CF43C6" w:rsidP="0086471A">
            <w:pPr>
              <w:jc w:val="center"/>
              <w:rPr>
                <w:ins w:id="372" w:author="Rualark Rualark" w:date="2018-10-31T22:39:00Z"/>
              </w:rPr>
            </w:pPr>
            <w:ins w:id="373" w:author="Rualark Rualark" w:date="2018-10-31T22:39:00Z">
              <w:r>
                <w:t>VI</w:t>
              </w:r>
            </w:ins>
          </w:p>
        </w:tc>
        <w:tc>
          <w:tcPr>
            <w:tcW w:w="0" w:type="auto"/>
          </w:tcPr>
          <w:p w14:paraId="5A4A3671" w14:textId="77777777" w:rsidR="00CF43C6" w:rsidRDefault="00CF43C6" w:rsidP="0086471A">
            <w:pPr>
              <w:jc w:val="center"/>
              <w:rPr>
                <w:ins w:id="374" w:author="Rualark Rualark" w:date="2018-10-31T22:39:00Z"/>
              </w:rPr>
            </w:pPr>
            <w:ins w:id="375" w:author="Rualark Rualark" w:date="2018-10-31T22:39:00Z">
              <w:r>
                <w:t>V</w:t>
              </w:r>
            </w:ins>
          </w:p>
        </w:tc>
      </w:tr>
      <w:tr w:rsidR="00CF43C6" w14:paraId="4F457F7D" w14:textId="77777777" w:rsidTr="005328AD">
        <w:trPr>
          <w:ins w:id="376" w:author="Rualark Rualark" w:date="2018-10-31T22:39:00Z"/>
        </w:trPr>
        <w:tc>
          <w:tcPr>
            <w:tcW w:w="956" w:type="dxa"/>
          </w:tcPr>
          <w:p w14:paraId="0051EBAF" w14:textId="77777777" w:rsidR="00CF43C6" w:rsidRDefault="00CF43C6" w:rsidP="0086471A">
            <w:pPr>
              <w:jc w:val="center"/>
              <w:rPr>
                <w:ins w:id="377" w:author="Rualark Rualark" w:date="2018-10-31T22:39:00Z"/>
              </w:rPr>
            </w:pPr>
            <w:ins w:id="378" w:author="Rualark Rualark" w:date="2018-10-31T22:39:00Z">
              <w:r>
                <w:t>VI#</w:t>
              </w:r>
            </w:ins>
          </w:p>
        </w:tc>
        <w:tc>
          <w:tcPr>
            <w:tcW w:w="0" w:type="auto"/>
          </w:tcPr>
          <w:p w14:paraId="61CB4C93" w14:textId="77777777" w:rsidR="00CF43C6" w:rsidRDefault="00CF43C6" w:rsidP="0086471A">
            <w:pPr>
              <w:jc w:val="center"/>
              <w:rPr>
                <w:ins w:id="379" w:author="Rualark Rualark" w:date="2018-10-31T22:39:00Z"/>
              </w:rPr>
            </w:pPr>
            <w:ins w:id="380" w:author="Rualark Rualark" w:date="2018-10-31T22:39:00Z">
              <w:r>
                <w:t>VII</w:t>
              </w:r>
            </w:ins>
          </w:p>
        </w:tc>
      </w:tr>
      <w:tr w:rsidR="00CF43C6" w14:paraId="2196A2D5" w14:textId="77777777" w:rsidTr="005328AD">
        <w:trPr>
          <w:ins w:id="381" w:author="Rualark Rualark" w:date="2018-10-31T22:36:00Z"/>
        </w:trPr>
        <w:tc>
          <w:tcPr>
            <w:tcW w:w="956" w:type="dxa"/>
          </w:tcPr>
          <w:p w14:paraId="4ABFA80C" w14:textId="389D61F6" w:rsidR="00CF43C6" w:rsidRPr="00CF43C6" w:rsidRDefault="00CF43C6" w:rsidP="0086471A">
            <w:pPr>
              <w:jc w:val="center"/>
              <w:rPr>
                <w:ins w:id="382" w:author="Rualark Rualark" w:date="2018-10-31T22:36:00Z"/>
              </w:rPr>
            </w:pPr>
            <w:ins w:id="383" w:author="Rualark Rualark" w:date="2018-10-31T22:36:00Z">
              <w:r>
                <w:t>VII</w:t>
              </w:r>
            </w:ins>
            <w:ins w:id="384" w:author="Rualark Rualark" w:date="2018-10-31T22:37:00Z">
              <w:r>
                <w:t>#</w:t>
              </w:r>
            </w:ins>
          </w:p>
        </w:tc>
        <w:tc>
          <w:tcPr>
            <w:tcW w:w="0" w:type="auto"/>
          </w:tcPr>
          <w:p w14:paraId="359EA116" w14:textId="77777777" w:rsidR="00CF43C6" w:rsidRDefault="00CF43C6" w:rsidP="0086471A">
            <w:pPr>
              <w:jc w:val="center"/>
              <w:rPr>
                <w:ins w:id="385" w:author="Rualark Rualark" w:date="2018-10-31T22:36:00Z"/>
              </w:rPr>
            </w:pPr>
            <w:ins w:id="386" w:author="Rualark Rualark" w:date="2018-10-31T22:36:00Z">
              <w:r>
                <w:t>I</w:t>
              </w:r>
            </w:ins>
          </w:p>
        </w:tc>
      </w:tr>
    </w:tbl>
    <w:p w14:paraId="65776333" w14:textId="471AABFD" w:rsidR="006C318F" w:rsidRPr="00F44B67" w:rsidRDefault="006C318F" w:rsidP="006C318F">
      <w:pPr>
        <w:ind w:firstLine="360"/>
        <w:rPr>
          <w:ins w:id="387" w:author="Rualark Rualark" w:date="2018-10-31T22:30:00Z"/>
        </w:rPr>
      </w:pPr>
      <w:ins w:id="388" w:author="Rualark Rualark" w:date="2018-10-31T22:30:00Z">
        <w:r>
          <w:rPr>
            <w:b/>
            <w:u w:val="single"/>
          </w:rPr>
          <w:t>Exceptions</w:t>
        </w:r>
        <w:r w:rsidRPr="00F44B67">
          <w:t>:</w:t>
        </w:r>
      </w:ins>
    </w:p>
    <w:p w14:paraId="3025803B" w14:textId="645D42BE" w:rsidR="006C318F" w:rsidRPr="006C05B2" w:rsidRDefault="00CF43C6" w:rsidP="005328AD">
      <w:pPr>
        <w:ind w:left="709"/>
        <w:rPr>
          <w:ins w:id="389" w:author="Rualark Rualark" w:date="2018-10-31T22:30:00Z"/>
        </w:rPr>
      </w:pPr>
      <w:ins w:id="390" w:author="Rualark Rualark" w:date="2018-10-31T22:52:00Z">
        <w:r>
          <w:t xml:space="preserve">Each tritone note, which </w:t>
        </w:r>
      </w:ins>
      <w:ins w:id="391" w:author="Rualark Rualark" w:date="2018-10-31T22:53:00Z">
        <w:r w:rsidR="008527EB">
          <w:t>does not continue until</w:t>
        </w:r>
      </w:ins>
      <w:ins w:id="392" w:author="Rualark Rualark" w:date="2018-10-31T22:52:00Z">
        <w:r>
          <w:t xml:space="preserve"> the end of current harmony,</w:t>
        </w:r>
      </w:ins>
      <w:ins w:id="393" w:author="Rualark Rualark" w:date="2018-10-31T22:30:00Z">
        <w:r>
          <w:t xml:space="preserve"> </w:t>
        </w:r>
      </w:ins>
      <w:ins w:id="394" w:author="Rualark Rualark" w:date="2018-10-31T22:55:00Z">
        <w:r w:rsidR="005328AD">
          <w:t>will</w:t>
        </w:r>
      </w:ins>
      <w:ins w:id="395" w:author="Rualark Rualark" w:date="2018-10-31T22:30:00Z">
        <w:r>
          <w:t xml:space="preserve"> not r</w:t>
        </w:r>
      </w:ins>
      <w:ins w:id="396" w:author="Rualark Rualark" w:date="2018-10-31T22:52:00Z">
        <w:r>
          <w:t>equire resolution.</w:t>
        </w:r>
      </w:ins>
    </w:p>
    <w:p w14:paraId="28885806" w14:textId="77777777" w:rsidR="006C318F" w:rsidRPr="006C318F" w:rsidRDefault="006C318F" w:rsidP="00572590">
      <w:pPr>
        <w:jc w:val="center"/>
      </w:pPr>
    </w:p>
    <w:p w14:paraId="46814306" w14:textId="7BD94CF8" w:rsidR="007E5535" w:rsidRPr="007E5535" w:rsidRDefault="007E5535" w:rsidP="007E5535">
      <w:pPr>
        <w:pStyle w:val="Heading5"/>
        <w:rPr>
          <w:lang w:val="ru-RU"/>
        </w:rPr>
      </w:pPr>
      <w:r>
        <w:rPr>
          <w:lang w:val="ru-RU"/>
        </w:rPr>
        <w:t>Квартсекстаккорд</w:t>
      </w:r>
    </w:p>
    <w:p w14:paraId="1B5DAE1C" w14:textId="55FC6A3F" w:rsidR="007E5535" w:rsidRDefault="00D90517" w:rsidP="00653D5C">
      <w:pPr>
        <w:ind w:firstLine="360"/>
        <w:rPr>
          <w:lang w:val="ru-RU"/>
        </w:rPr>
      </w:pPr>
      <w:r>
        <w:rPr>
          <w:lang w:val="ru-RU"/>
        </w:rPr>
        <w:t>Квартсекстаккорд, второе обра</w:t>
      </w:r>
      <w:r w:rsidR="00FE2B26">
        <w:rPr>
          <w:lang w:val="ru-RU"/>
        </w:rPr>
        <w:t>щение трезвучия, не допускается</w:t>
      </w:r>
      <w:commentRangeStart w:id="397"/>
      <w:r w:rsidR="0021356F">
        <w:rPr>
          <w:rStyle w:val="FootnoteReference"/>
          <w:lang w:val="ru-RU"/>
        </w:rPr>
        <w:footnoteReference w:id="24"/>
      </w:r>
      <w:commentRangeEnd w:id="397"/>
      <w:r w:rsidR="0021356F">
        <w:rPr>
          <w:rStyle w:val="CommentReference"/>
        </w:rPr>
        <w:commentReference w:id="397"/>
      </w:r>
      <w:r w:rsidR="00FE2B26">
        <w:rPr>
          <w:lang w:val="ru-RU"/>
        </w:rPr>
        <w:t>:</w:t>
      </w:r>
    </w:p>
    <w:p w14:paraId="1122F982" w14:textId="0F2EE790" w:rsidR="00FE2B26" w:rsidRDefault="00FE2B26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C3057F9" wp14:editId="6CC8D232">
            <wp:extent cx="4163290" cy="675717"/>
            <wp:effectExtent l="114300" t="114300" r="123190" b="1054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277139" cy="6941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762E85" w14:textId="307C1036" w:rsidR="00FE2B26" w:rsidRDefault="00FE2B26" w:rsidP="00653D5C">
      <w:pPr>
        <w:ind w:firstLine="360"/>
        <w:rPr>
          <w:lang w:val="ru-RU"/>
        </w:rPr>
      </w:pPr>
      <w:r w:rsidRPr="00FE2B26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286B000" w14:textId="2DD067C8" w:rsidR="00FE2B26" w:rsidRDefault="00D56A72" w:rsidP="00653D5C">
      <w:pPr>
        <w:ind w:firstLine="360"/>
        <w:rPr>
          <w:lang w:val="ru-RU"/>
        </w:rPr>
      </w:pPr>
      <w:r>
        <w:rPr>
          <w:lang w:val="ru-RU"/>
        </w:rPr>
        <w:t xml:space="preserve">Допускается </w:t>
      </w:r>
      <w:r w:rsidR="00421BC9">
        <w:rPr>
          <w:lang w:val="ru-RU"/>
        </w:rPr>
        <w:t xml:space="preserve">кратковременный </w:t>
      </w:r>
      <w:r>
        <w:rPr>
          <w:lang w:val="ru-RU"/>
        </w:rPr>
        <w:t>квартсекстаккорд н</w:t>
      </w:r>
      <w:r w:rsidR="002569B6">
        <w:rPr>
          <w:lang w:val="ru-RU"/>
        </w:rPr>
        <w:t>а слабую</w:t>
      </w:r>
      <w:r>
        <w:rPr>
          <w:lang w:val="ru-RU"/>
        </w:rPr>
        <w:t xml:space="preserve"> </w:t>
      </w:r>
      <w:r w:rsidR="002569B6">
        <w:rPr>
          <w:lang w:val="ru-RU"/>
        </w:rPr>
        <w:t>долю</w:t>
      </w:r>
      <w:r>
        <w:rPr>
          <w:lang w:val="ru-RU"/>
        </w:rPr>
        <w:t xml:space="preserve"> в случае немедленного возврата к тонике:</w:t>
      </w:r>
    </w:p>
    <w:p w14:paraId="49CC6EC9" w14:textId="10931915" w:rsidR="00D56A72" w:rsidRDefault="007B085C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1BF91D8" wp14:editId="52CFFFBF">
            <wp:extent cx="3484418" cy="470868"/>
            <wp:effectExtent l="114300" t="114300" r="116205" b="1200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68852" cy="48227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635F42C" w14:textId="25DD73AD" w:rsidR="007B085C" w:rsidRDefault="007B085C" w:rsidP="007B085C">
      <w:pPr>
        <w:pStyle w:val="Heading5"/>
        <w:rPr>
          <w:lang w:val="ru-RU"/>
        </w:rPr>
      </w:pPr>
      <w:r>
        <w:rPr>
          <w:lang w:val="ru-RU"/>
        </w:rPr>
        <w:t>Обязательные гармонии</w:t>
      </w:r>
    </w:p>
    <w:p w14:paraId="06B6384A" w14:textId="7C12736E" w:rsidR="007B085C" w:rsidRDefault="007B085C" w:rsidP="007B085C">
      <w:pPr>
        <w:pStyle w:val="ListParagraph"/>
        <w:numPr>
          <w:ilvl w:val="0"/>
          <w:numId w:val="22"/>
        </w:numPr>
        <w:rPr>
          <w:lang w:val="ru-RU"/>
        </w:rPr>
      </w:pPr>
      <w:bookmarkStart w:id="398" w:name="OLE_LINK92"/>
      <w:bookmarkStart w:id="399" w:name="OLE_LINK93"/>
      <w:r w:rsidRPr="007B085C">
        <w:rPr>
          <w:lang w:val="ru-RU"/>
        </w:rPr>
        <w:t>Первый и последний такт</w:t>
      </w:r>
      <w:r w:rsidR="006B5DD7">
        <w:rPr>
          <w:lang w:val="ru-RU"/>
        </w:rPr>
        <w:t>ы</w:t>
      </w:r>
      <w:r w:rsidRPr="007B085C">
        <w:rPr>
          <w:lang w:val="ru-RU"/>
        </w:rPr>
        <w:t xml:space="preserve"> обязательно должны гармонизоваться тоническим трезвучием в основном виде.</w:t>
      </w:r>
    </w:p>
    <w:bookmarkEnd w:id="398"/>
    <w:bookmarkEnd w:id="399"/>
    <w:p w14:paraId="50AC223F" w14:textId="003C8312" w:rsidR="00476656" w:rsidRPr="0015325C" w:rsidRDefault="00476656" w:rsidP="00476656">
      <w:pPr>
        <w:pStyle w:val="ListParagraph"/>
        <w:ind w:left="360"/>
        <w:rPr>
          <w:lang w:val="ru-RU"/>
        </w:rPr>
      </w:pPr>
      <w:r>
        <w:rPr>
          <w:lang w:val="ru-RU"/>
        </w:rPr>
        <w:t xml:space="preserve">В двух голосах контрапункт обязательно начинается с </w:t>
      </w:r>
      <w:r w:rsidRPr="00087D2D">
        <w:t>I</w:t>
      </w:r>
      <w:r w:rsidRPr="00087D2D">
        <w:rPr>
          <w:lang w:val="ru-RU"/>
        </w:rPr>
        <w:t xml:space="preserve"> или </w:t>
      </w:r>
      <w:r w:rsidRPr="00087D2D">
        <w:t>V</w:t>
      </w:r>
      <w:r w:rsidRPr="00087D2D">
        <w:rPr>
          <w:lang w:val="ru-RU"/>
        </w:rPr>
        <w:t xml:space="preserve"> ступени</w:t>
      </w:r>
      <w:r w:rsidR="00F23164">
        <w:rPr>
          <w:lang w:val="ru-RU"/>
        </w:rPr>
        <w:t xml:space="preserve">, </w:t>
      </w:r>
      <w:commentRangeStart w:id="400"/>
      <w:r w:rsidR="00F23164">
        <w:rPr>
          <w:lang w:val="ru-RU"/>
        </w:rPr>
        <w:t xml:space="preserve">а заканчивается обязательно </w:t>
      </w:r>
      <w:r w:rsidR="00F23164">
        <w:t>I</w:t>
      </w:r>
      <w:r w:rsidR="00F23164" w:rsidRPr="00F23164">
        <w:rPr>
          <w:lang w:val="ru-RU"/>
        </w:rPr>
        <w:t xml:space="preserve"> </w:t>
      </w:r>
      <w:r w:rsidR="00D34118">
        <w:rPr>
          <w:lang w:val="ru-RU"/>
        </w:rPr>
        <w:t>ступенью</w:t>
      </w:r>
      <w:commentRangeEnd w:id="400"/>
      <w:r w:rsidR="00B54AFD">
        <w:rPr>
          <w:rStyle w:val="CommentReference"/>
        </w:rPr>
        <w:commentReference w:id="400"/>
      </w:r>
      <w:r w:rsidR="00F23164">
        <w:rPr>
          <w:lang w:val="ru-RU"/>
        </w:rPr>
        <w:t>.</w:t>
      </w:r>
      <w:r w:rsidR="0015325C">
        <w:rPr>
          <w:lang w:val="ru-RU"/>
        </w:rPr>
        <w:t xml:space="preserve"> В </w:t>
      </w:r>
      <w:commentRangeStart w:id="401"/>
      <w:r w:rsidR="0015325C">
        <w:rPr>
          <w:lang w:val="ru-RU"/>
        </w:rPr>
        <w:t>трех голосах</w:t>
      </w:r>
      <w:commentRangeEnd w:id="401"/>
      <w:r w:rsidR="00B54AFD">
        <w:rPr>
          <w:rStyle w:val="CommentReference"/>
        </w:rPr>
        <w:commentReference w:id="401"/>
      </w:r>
      <w:r w:rsidR="0015325C">
        <w:rPr>
          <w:lang w:val="ru-RU"/>
        </w:rPr>
        <w:t xml:space="preserve">, если голос начинается с </w:t>
      </w:r>
      <w:commentRangeStart w:id="402"/>
      <w:r w:rsidR="0015325C">
        <w:rPr>
          <w:lang w:val="ru-RU"/>
        </w:rPr>
        <w:t>половинной и</w:t>
      </w:r>
      <w:r w:rsidR="00300B10">
        <w:rPr>
          <w:lang w:val="ru-RU"/>
        </w:rPr>
        <w:t>ли</w:t>
      </w:r>
      <w:r w:rsidR="0015325C">
        <w:rPr>
          <w:lang w:val="ru-RU"/>
        </w:rPr>
        <w:t xml:space="preserve"> четвертной </w:t>
      </w:r>
      <w:commentRangeEnd w:id="402"/>
      <w:r w:rsidR="00300B10">
        <w:rPr>
          <w:rStyle w:val="CommentReference"/>
        </w:rPr>
        <w:commentReference w:id="402"/>
      </w:r>
      <w:r w:rsidR="0015325C">
        <w:rPr>
          <w:lang w:val="ru-RU"/>
        </w:rPr>
        <w:t xml:space="preserve">ноты, эта нота обязательно должна быть </w:t>
      </w:r>
      <w:r w:rsidR="0015325C">
        <w:t>I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или </w:t>
      </w:r>
      <w:r w:rsidR="0015325C">
        <w:t>V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ступенью. </w:t>
      </w:r>
      <w:commentRangeStart w:id="403"/>
      <w:commentRangeStart w:id="404"/>
      <w:r w:rsidR="0015325C">
        <w:rPr>
          <w:lang w:val="ru-RU"/>
        </w:rPr>
        <w:t>Если первая нота – синкопа</w:t>
      </w:r>
      <w:commentRangeEnd w:id="403"/>
      <w:r w:rsidR="00B54AFD">
        <w:rPr>
          <w:rStyle w:val="CommentReference"/>
        </w:rPr>
        <w:commentReference w:id="403"/>
      </w:r>
      <w:r w:rsidR="0015325C">
        <w:rPr>
          <w:lang w:val="ru-RU"/>
        </w:rPr>
        <w:t xml:space="preserve">, она может быть </w:t>
      </w:r>
      <w:r w:rsidR="00696DCF">
        <w:t>III</w:t>
      </w:r>
      <w:r w:rsidR="00696DCF" w:rsidRPr="00C5505E">
        <w:rPr>
          <w:lang w:val="ru-RU"/>
        </w:rPr>
        <w:t xml:space="preserve"> </w:t>
      </w:r>
      <w:r w:rsidR="00696DCF">
        <w:rPr>
          <w:lang w:val="ru-RU"/>
        </w:rPr>
        <w:t>ступенью</w:t>
      </w:r>
      <w:commentRangeEnd w:id="404"/>
      <w:r w:rsidR="00FF5B3D">
        <w:rPr>
          <w:rStyle w:val="CommentReference"/>
        </w:rPr>
        <w:commentReference w:id="404"/>
      </w:r>
      <w:r w:rsidR="0015325C">
        <w:rPr>
          <w:lang w:val="ru-RU"/>
        </w:rPr>
        <w:t xml:space="preserve">. </w:t>
      </w:r>
      <w:r w:rsidR="00EA6790" w:rsidRPr="00EA6790">
        <w:rPr>
          <w:lang w:val="ru-RU"/>
        </w:rPr>
        <w:t xml:space="preserve">Расположение </w:t>
      </w:r>
      <w:r w:rsidR="00FD4900">
        <w:rPr>
          <w:lang w:val="ru-RU"/>
        </w:rPr>
        <w:t xml:space="preserve">нот </w:t>
      </w:r>
      <w:r w:rsidR="00EA6790" w:rsidRPr="00EA6790">
        <w:rPr>
          <w:lang w:val="ru-RU"/>
        </w:rPr>
        <w:t>в последнем такте может быть любым</w:t>
      </w:r>
      <w:r w:rsidR="00317436" w:rsidRPr="00317436">
        <w:rPr>
          <w:lang w:val="ru-RU"/>
        </w:rPr>
        <w:t xml:space="preserve"> (</w:t>
      </w:r>
      <w:r w:rsidR="00317436">
        <w:rPr>
          <w:lang w:val="ru-RU"/>
        </w:rPr>
        <w:t>при</w:t>
      </w:r>
      <w:r w:rsidR="00D20778" w:rsidRPr="00D20778">
        <w:rPr>
          <w:lang w:val="ru-RU"/>
        </w:rPr>
        <w:t>м</w:t>
      </w:r>
      <w:r w:rsidR="00067862">
        <w:rPr>
          <w:lang w:val="ru-RU"/>
        </w:rPr>
        <w:t>а</w:t>
      </w:r>
      <w:r w:rsidR="003A69E6" w:rsidRPr="00D712C9">
        <w:rPr>
          <w:lang w:val="ru-RU"/>
        </w:rPr>
        <w:t xml:space="preserve"> или</w:t>
      </w:r>
      <w:r w:rsidR="00067862">
        <w:rPr>
          <w:lang w:val="ru-RU"/>
        </w:rPr>
        <w:t xml:space="preserve"> октава</w:t>
      </w:r>
      <w:r w:rsidR="00317436" w:rsidRPr="00317436">
        <w:rPr>
          <w:lang w:val="ru-RU"/>
        </w:rPr>
        <w:t>)</w:t>
      </w:r>
      <w:r w:rsidR="00EA6790">
        <w:rPr>
          <w:lang w:val="ru-RU"/>
        </w:rPr>
        <w:t>.</w:t>
      </w:r>
    </w:p>
    <w:p w14:paraId="68E088BE" w14:textId="0AB5E15E" w:rsidR="00476656" w:rsidRDefault="00176353" w:rsidP="007B085C">
      <w:pPr>
        <w:pStyle w:val="ListParagraph"/>
        <w:numPr>
          <w:ilvl w:val="0"/>
          <w:numId w:val="22"/>
        </w:numPr>
        <w:rPr>
          <w:lang w:val="ru-RU"/>
        </w:rPr>
      </w:pPr>
      <w:r>
        <w:rPr>
          <w:lang w:val="ru-RU"/>
        </w:rPr>
        <w:t>Предпоследний такт может быть гармонизован:</w:t>
      </w:r>
    </w:p>
    <w:p w14:paraId="7E9395D5" w14:textId="6A5B2519" w:rsidR="00176353" w:rsidRDefault="00176353" w:rsidP="00176353">
      <w:pPr>
        <w:pStyle w:val="ListParagraph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основном виде или в первом обращении).</w:t>
      </w:r>
    </w:p>
    <w:p w14:paraId="45AB20A0" w14:textId="5C1F7E7F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F44AB0C" wp14:editId="4FAEF00E">
            <wp:extent cx="2570018" cy="774258"/>
            <wp:effectExtent l="114300" t="114300" r="116205" b="1212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588438" cy="77980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2A0F445" w14:textId="053C32BD" w:rsidR="00176353" w:rsidRDefault="00176353" w:rsidP="00176353">
      <w:pPr>
        <w:pStyle w:val="ListParagraph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первом обращении)</w:t>
      </w:r>
    </w:p>
    <w:p w14:paraId="7173347B" w14:textId="0D53CD27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2F1FF06" wp14:editId="48D61F17">
            <wp:extent cx="1524000" cy="420168"/>
            <wp:effectExtent l="114300" t="114300" r="114300" b="11366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566804" cy="43196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1F8557" w14:textId="6DCD3E1C" w:rsidR="00176353" w:rsidRPr="00176353" w:rsidRDefault="00176353" w:rsidP="00176353">
      <w:pPr>
        <w:pStyle w:val="ListParagraph"/>
        <w:ind w:left="1080"/>
        <w:rPr>
          <w:lang w:val="ru-RU"/>
        </w:rPr>
      </w:pPr>
      <w:r>
        <w:rPr>
          <w:lang w:val="ru-RU"/>
        </w:rPr>
        <w:lastRenderedPageBreak/>
        <w:t xml:space="preserve">Начиная с 4 голосов допускается аккорд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 xml:space="preserve">ступени в основном виде </w:t>
      </w:r>
      <w:r w:rsidRPr="00D92CAE">
        <w:rPr>
          <w:lang w:val="ru-RU"/>
        </w:rPr>
        <w:t>при условии</w:t>
      </w:r>
      <w:r>
        <w:rPr>
          <w:lang w:val="ru-RU"/>
        </w:rPr>
        <w:t xml:space="preserve"> задержания вводного тона в басу</w:t>
      </w:r>
      <w:r w:rsidR="00AA6FD9">
        <w:rPr>
          <w:lang w:val="ru-RU"/>
        </w:rPr>
        <w:t xml:space="preserve"> (см. </w:t>
      </w:r>
      <w:r w:rsidR="00AA6FD9">
        <w:rPr>
          <w:rFonts w:ascii="Times New Roman" w:hAnsi="Times New Roman" w:cs="Times New Roman"/>
          <w:lang w:val="ru-RU"/>
        </w:rPr>
        <w:t>§</w:t>
      </w:r>
      <w:r w:rsidR="00AA6FD9">
        <w:rPr>
          <w:lang w:val="ru-RU"/>
        </w:rPr>
        <w:t>55)</w:t>
      </w:r>
      <w:r>
        <w:rPr>
          <w:lang w:val="ru-RU"/>
        </w:rPr>
        <w:t>.</w:t>
      </w:r>
    </w:p>
    <w:p w14:paraId="384CEB26" w14:textId="431497D0" w:rsidR="00176353" w:rsidRDefault="00AA6FD9" w:rsidP="00176353">
      <w:pPr>
        <w:pStyle w:val="ListParagraph"/>
        <w:numPr>
          <w:ilvl w:val="1"/>
          <w:numId w:val="22"/>
        </w:numPr>
        <w:rPr>
          <w:lang w:val="ru-RU"/>
        </w:rPr>
      </w:pPr>
      <w:commentRangeStart w:id="405"/>
      <w:r>
        <w:rPr>
          <w:lang w:val="ru-RU"/>
        </w:rPr>
        <w:t xml:space="preserve">Аккордом </w:t>
      </w:r>
      <w:r>
        <w:t>II</w:t>
      </w:r>
      <w:r w:rsidRPr="00AA6FD9">
        <w:rPr>
          <w:lang w:val="ru-RU"/>
        </w:rPr>
        <w:t xml:space="preserve"> </w:t>
      </w:r>
      <w:r>
        <w:rPr>
          <w:lang w:val="ru-RU"/>
        </w:rPr>
        <w:t xml:space="preserve">ступени </w:t>
      </w:r>
      <w:commentRangeEnd w:id="405"/>
      <w:r w:rsidR="00553DA2">
        <w:rPr>
          <w:rStyle w:val="CommentReference"/>
        </w:rPr>
        <w:commentReference w:id="405"/>
      </w:r>
      <w:r>
        <w:rPr>
          <w:lang w:val="ru-RU"/>
        </w:rPr>
        <w:t xml:space="preserve">(в основном виде) при условии, что вводный тон присутствует в этом такте в </w:t>
      </w:r>
      <w:r w:rsidRPr="00D92CAE">
        <w:rPr>
          <w:lang w:val="ru-RU"/>
        </w:rPr>
        <w:t>качестве проходящей ноты</w:t>
      </w:r>
      <w:r>
        <w:rPr>
          <w:lang w:val="ru-RU"/>
        </w:rPr>
        <w:t xml:space="preserve"> к тонике:</w:t>
      </w:r>
    </w:p>
    <w:p w14:paraId="0810ECFE" w14:textId="78938646" w:rsidR="00553DA2" w:rsidRPr="00553DA2" w:rsidRDefault="00553DA2" w:rsidP="00553DA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E932AF5" wp14:editId="2FAAE46D">
            <wp:extent cx="2874818" cy="434961"/>
            <wp:effectExtent l="114300" t="114300" r="116205" b="1181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929026" cy="44316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F67C0C6" w14:textId="0BC92F30" w:rsidR="00AA6FD9" w:rsidRDefault="0021356F" w:rsidP="0021356F">
      <w:pPr>
        <w:pStyle w:val="ListParagraph"/>
        <w:ind w:left="1080"/>
        <w:rPr>
          <w:lang w:val="ru-RU"/>
        </w:rPr>
      </w:pPr>
      <w:r>
        <w:rPr>
          <w:lang w:val="ru-RU"/>
        </w:rPr>
        <w:t>Смотрите примеры модальных каденций во второй части этой книги.</w:t>
      </w:r>
    </w:p>
    <w:p w14:paraId="179A231C" w14:textId="52633F48" w:rsidR="007B085C" w:rsidRPr="007C4A32" w:rsidRDefault="00D92CAE" w:rsidP="0021356F">
      <w:pPr>
        <w:pStyle w:val="Heading5"/>
        <w:rPr>
          <w:lang w:val="ru-RU"/>
        </w:rPr>
      </w:pPr>
      <w:r>
        <w:rPr>
          <w:lang w:val="ru-RU"/>
        </w:rPr>
        <w:t>Неполные аккорды</w:t>
      </w:r>
    </w:p>
    <w:p w14:paraId="182C3727" w14:textId="755B6E9E" w:rsidR="0021356F" w:rsidRDefault="0021356F" w:rsidP="0021356F">
      <w:pPr>
        <w:pStyle w:val="ListParagraph"/>
        <w:numPr>
          <w:ilvl w:val="0"/>
          <w:numId w:val="23"/>
        </w:numPr>
        <w:rPr>
          <w:lang w:val="ru-RU"/>
        </w:rPr>
      </w:pPr>
      <w:bookmarkStart w:id="406" w:name="OLE_LINK94"/>
      <w:bookmarkStart w:id="407" w:name="OLE_LINK95"/>
      <w:r>
        <w:rPr>
          <w:lang w:val="ru-RU"/>
        </w:rPr>
        <w:t xml:space="preserve">Начиная с трех голосов нужно </w:t>
      </w:r>
      <w:r w:rsidR="009162DF">
        <w:rPr>
          <w:lang w:val="ru-RU"/>
        </w:rPr>
        <w:t>стремиться использовать все звуки аккорда для насыщенного звучания (</w:t>
      </w:r>
      <w:r w:rsidR="00D92CAE">
        <w:rPr>
          <w:lang w:val="ru-RU"/>
        </w:rPr>
        <w:t>избегать неполных аккордов</w:t>
      </w:r>
      <w:r>
        <w:rPr>
          <w:lang w:val="ru-RU"/>
        </w:rPr>
        <w:t>) на сильное время каждого такта</w:t>
      </w:r>
      <w:r w:rsidRPr="007B085C">
        <w:rPr>
          <w:lang w:val="ru-RU"/>
        </w:rPr>
        <w:t>.</w:t>
      </w:r>
    </w:p>
    <w:p w14:paraId="63722590" w14:textId="37E83CBD" w:rsidR="00694745" w:rsidRDefault="00694745" w:rsidP="0021356F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>Независимо от количества голосов, аккорды первого и последнего тактов могут быть неполные (может отсутствовать терция или квинта) во всех разрядах контрапункта (включая смешанные).</w:t>
      </w:r>
    </w:p>
    <w:bookmarkEnd w:id="406"/>
    <w:bookmarkEnd w:id="407"/>
    <w:p w14:paraId="3BAB73B0" w14:textId="636EE0D2" w:rsidR="007B085C" w:rsidRDefault="007B085C" w:rsidP="007B085C">
      <w:pPr>
        <w:rPr>
          <w:lang w:val="ru-RU"/>
        </w:rPr>
      </w:pPr>
    </w:p>
    <w:p w14:paraId="2FB3C10A" w14:textId="17E40F03" w:rsidR="00694745" w:rsidRDefault="00694745" w:rsidP="00901E18">
      <w:pPr>
        <w:ind w:firstLine="360"/>
        <w:rPr>
          <w:lang w:val="ru-RU"/>
        </w:rPr>
      </w:pPr>
      <w:bookmarkStart w:id="408" w:name="OLE_LINK96"/>
      <w:bookmarkStart w:id="409" w:name="OLE_LINK97"/>
      <w:r>
        <w:rPr>
          <w:lang w:val="ru-RU"/>
        </w:rPr>
        <w:t xml:space="preserve">В остальных тактах (не первом и не последнем) допускаются неполные аккорды </w:t>
      </w:r>
      <w:commentRangeStart w:id="410"/>
      <w:r>
        <w:rPr>
          <w:lang w:val="ru-RU"/>
        </w:rPr>
        <w:t>в трех голосах</w:t>
      </w:r>
      <w:commentRangeEnd w:id="410"/>
      <w:r w:rsidRPr="00901E18">
        <w:rPr>
          <w:lang w:val="ru-RU"/>
        </w:rPr>
        <w:commentReference w:id="410"/>
      </w:r>
      <w:r>
        <w:rPr>
          <w:lang w:val="ru-RU"/>
        </w:rPr>
        <w:t xml:space="preserve"> </w:t>
      </w:r>
      <w:r w:rsidR="008061B7">
        <w:rPr>
          <w:lang w:val="ru-RU"/>
        </w:rPr>
        <w:t xml:space="preserve"> в следующих условиях:</w:t>
      </w:r>
    </w:p>
    <w:p w14:paraId="2ACF2DCB" w14:textId="0EFBACE2" w:rsidR="008061B7" w:rsidRDefault="008061B7" w:rsidP="008061B7">
      <w:pPr>
        <w:pStyle w:val="ListParagraph"/>
        <w:numPr>
          <w:ilvl w:val="0"/>
          <w:numId w:val="24"/>
        </w:numPr>
        <w:rPr>
          <w:lang w:val="ru-RU"/>
        </w:rPr>
      </w:pPr>
      <w:bookmarkStart w:id="411" w:name="OLE_LINK117"/>
      <w:bookmarkStart w:id="412" w:name="OLE_LINK118"/>
      <w:bookmarkEnd w:id="408"/>
      <w:bookmarkEnd w:id="409"/>
      <w:r>
        <w:rPr>
          <w:lang w:val="ru-RU"/>
        </w:rPr>
        <w:t>На протяжении упражнения не должно быть более двух неполных аккордов, не считая первый и последний.</w:t>
      </w:r>
    </w:p>
    <w:p w14:paraId="68241C43" w14:textId="75626826" w:rsidR="00973E81" w:rsidRDefault="00973E81" w:rsidP="008061B7">
      <w:pPr>
        <w:pStyle w:val="ListParagraph"/>
        <w:numPr>
          <w:ilvl w:val="0"/>
          <w:numId w:val="24"/>
        </w:numPr>
        <w:rPr>
          <w:lang w:val="ru-RU"/>
        </w:rPr>
      </w:pPr>
      <w:r>
        <w:rPr>
          <w:lang w:val="ru-RU"/>
        </w:rPr>
        <w:t>Два неполных аккорда не должны следовать двух за другом.</w:t>
      </w:r>
    </w:p>
    <w:p w14:paraId="42E4F5C7" w14:textId="0617FF70" w:rsidR="000113D6" w:rsidRDefault="00AF47C4" w:rsidP="008061B7">
      <w:pPr>
        <w:pStyle w:val="ListParagraph"/>
        <w:numPr>
          <w:ilvl w:val="0"/>
          <w:numId w:val="24"/>
        </w:numPr>
        <w:rPr>
          <w:lang w:val="ru-RU"/>
        </w:rPr>
      </w:pPr>
      <w:r>
        <w:rPr>
          <w:lang w:val="ru-RU"/>
        </w:rPr>
        <w:t>Аккорд предпоследнего такта обязательно должен быть полным.</w:t>
      </w:r>
    </w:p>
    <w:bookmarkEnd w:id="411"/>
    <w:bookmarkEnd w:id="412"/>
    <w:p w14:paraId="232099A5" w14:textId="4EB09FCA" w:rsidR="008061B7" w:rsidRDefault="00901E18" w:rsidP="00901E18">
      <w:pPr>
        <w:ind w:firstLine="360"/>
        <w:rPr>
          <w:lang w:val="ru-RU"/>
        </w:rPr>
      </w:pPr>
      <w:r>
        <w:rPr>
          <w:lang w:val="ru-RU"/>
        </w:rPr>
        <w:t>Отсутствие терции в аккорде допустимо только в первом и последнем тактах.</w:t>
      </w:r>
    </w:p>
    <w:p w14:paraId="68EEE0DF" w14:textId="6D238E48" w:rsidR="00901E18" w:rsidRDefault="007C4A32" w:rsidP="007C4A32">
      <w:pPr>
        <w:pStyle w:val="Heading5"/>
        <w:rPr>
          <w:lang w:val="ru-RU"/>
        </w:rPr>
      </w:pPr>
      <w:r>
        <w:rPr>
          <w:lang w:val="ru-RU"/>
        </w:rPr>
        <w:t>Гармонический ритм</w:t>
      </w:r>
    </w:p>
    <w:p w14:paraId="5354A679" w14:textId="28F7125F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В одном такте не должно быть больше одной гармонии. Но одна и та же гармония может продолжаться несколько тактов.</w:t>
      </w:r>
    </w:p>
    <w:p w14:paraId="29887EDC" w14:textId="542FF515" w:rsidR="007C4A32" w:rsidRDefault="007C4A32" w:rsidP="007C4A32">
      <w:pPr>
        <w:ind w:firstLine="360"/>
        <w:rPr>
          <w:lang w:val="ru-RU"/>
        </w:rPr>
      </w:pPr>
      <w:r w:rsidRPr="007C4A32">
        <w:rPr>
          <w:b/>
          <w:u w:val="single"/>
          <w:lang w:val="ru-RU"/>
        </w:rPr>
        <w:t>Исключени</w:t>
      </w:r>
      <w:r w:rsidR="005D7189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FB9E0E4" w14:textId="60350B61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Предпоследний такт может включать следующие две гармонии:</w:t>
      </w:r>
    </w:p>
    <w:p w14:paraId="6E02685D" w14:textId="2C1035F2" w:rsidR="007C4A32" w:rsidRDefault="007C4A32" w:rsidP="007C4A3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4F24B20" wp14:editId="34B58989">
            <wp:extent cx="1648691" cy="804075"/>
            <wp:effectExtent l="114300" t="114300" r="123190" b="1104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669612" cy="81427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FA62D3" w14:textId="20F8C297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 xml:space="preserve">В четвертом разряде </w:t>
      </w:r>
      <w:commentRangeStart w:id="413"/>
      <w:r>
        <w:rPr>
          <w:lang w:val="ru-RU"/>
        </w:rPr>
        <w:t xml:space="preserve">допускаются две гармонии в одном такте </w:t>
      </w:r>
      <w:commentRangeEnd w:id="413"/>
      <w:r w:rsidR="00DD2566">
        <w:rPr>
          <w:rStyle w:val="CommentReference"/>
        </w:rPr>
        <w:commentReference w:id="413"/>
      </w:r>
      <w:r>
        <w:rPr>
          <w:lang w:val="ru-RU"/>
        </w:rPr>
        <w:t xml:space="preserve">в сложных случаях для того, чтобы не прерывать синкопы, особенно </w:t>
      </w:r>
      <w:r w:rsidR="00B35B4C">
        <w:rPr>
          <w:lang w:val="ru-RU"/>
        </w:rPr>
        <w:t xml:space="preserve">это допустимо, </w:t>
      </w:r>
      <w:r>
        <w:rPr>
          <w:lang w:val="ru-RU"/>
        </w:rPr>
        <w:t>когда синкопы находятся в басу.</w:t>
      </w:r>
    </w:p>
    <w:p w14:paraId="1C7E3C6B" w14:textId="0CB7F34B" w:rsidR="007C4A32" w:rsidRDefault="00005DBE" w:rsidP="00005DBE">
      <w:pPr>
        <w:pStyle w:val="Heading5"/>
        <w:rPr>
          <w:lang w:val="ru-RU"/>
        </w:rPr>
      </w:pPr>
      <w:r>
        <w:rPr>
          <w:lang w:val="ru-RU"/>
        </w:rPr>
        <w:t>Модуляции</w:t>
      </w:r>
    </w:p>
    <w:p w14:paraId="07FD2D3C" w14:textId="4459BAF0" w:rsidR="00005DBE" w:rsidRDefault="00005DBE" w:rsidP="00005DBE">
      <w:pPr>
        <w:ind w:firstLine="360"/>
        <w:rPr>
          <w:lang w:val="ru-RU"/>
        </w:rPr>
      </w:pPr>
      <w:r>
        <w:rPr>
          <w:lang w:val="ru-RU"/>
        </w:rPr>
        <w:t>Контрапункт обычно не модулирует. Однако</w:t>
      </w:r>
      <w:r w:rsidRPr="00BE3A22">
        <w:rPr>
          <w:lang w:val="ru-RU"/>
        </w:rPr>
        <w:t xml:space="preserve">, допустима кратковременная модуляция в соседнюю тональность не больше одного раза в </w:t>
      </w:r>
      <w:commentRangeStart w:id="414"/>
      <w:r w:rsidRPr="00BE3A22">
        <w:rPr>
          <w:lang w:val="ru-RU"/>
        </w:rPr>
        <w:t>каждом упражнении</w:t>
      </w:r>
      <w:commentRangeEnd w:id="414"/>
      <w:r w:rsidR="00FA47E1" w:rsidRPr="00BE3A22">
        <w:rPr>
          <w:rStyle w:val="CommentReference"/>
        </w:rPr>
        <w:commentReference w:id="414"/>
      </w:r>
      <w:r w:rsidRPr="00BE3A22">
        <w:rPr>
          <w:lang w:val="ru-RU"/>
        </w:rPr>
        <w:t>.</w:t>
      </w:r>
    </w:p>
    <w:p w14:paraId="7A6F08A1" w14:textId="7CFCE3FF" w:rsidR="00005DBE" w:rsidRDefault="004D6ACF" w:rsidP="00005DBE">
      <w:pPr>
        <w:ind w:firstLine="360"/>
        <w:rPr>
          <w:lang w:val="ru-RU"/>
        </w:rPr>
      </w:pPr>
      <w:r>
        <w:rPr>
          <w:lang w:val="ru-RU"/>
        </w:rPr>
        <w:lastRenderedPageBreak/>
        <w:t>Нота, характеризующая новую тональность, должна быть гармонической, а не просто мелодической.</w:t>
      </w:r>
      <w:r w:rsidR="00DD7A32">
        <w:rPr>
          <w:lang w:val="ru-RU"/>
        </w:rPr>
        <w:t xml:space="preserve"> Возвращение в основную тональность должно происходить также с помощью гармонической ноты.</w:t>
      </w:r>
      <w:r w:rsidR="00DD7A32" w:rsidRPr="00DD7A32">
        <w:rPr>
          <w:lang w:val="ru-RU"/>
        </w:rPr>
        <w:t xml:space="preserve"> </w:t>
      </w:r>
      <w:commentRangeStart w:id="415"/>
      <w:r w:rsidR="00DD7A32">
        <w:rPr>
          <w:lang w:val="ru-RU"/>
        </w:rPr>
        <w:t xml:space="preserve">В упражнениях в минорной тональности необходимо избегать </w:t>
      </w:r>
      <w:commentRangeEnd w:id="415"/>
      <w:r w:rsidR="00FA47E1">
        <w:rPr>
          <w:rStyle w:val="CommentReference"/>
        </w:rPr>
        <w:commentReference w:id="415"/>
      </w:r>
      <w:r w:rsidR="00DD7A32">
        <w:rPr>
          <w:lang w:val="ru-RU"/>
        </w:rPr>
        <w:t xml:space="preserve">перехода в параллельный мажор через аккорд </w:t>
      </w:r>
      <w:r w:rsidR="00DD7A32">
        <w:t>III</w:t>
      </w:r>
      <w:r w:rsidR="00DD7A32" w:rsidRPr="00DD7A32">
        <w:rPr>
          <w:lang w:val="ru-RU"/>
        </w:rPr>
        <w:t xml:space="preserve"> </w:t>
      </w:r>
      <w:r w:rsidR="00DD7A32">
        <w:rPr>
          <w:lang w:val="ru-RU"/>
        </w:rPr>
        <w:t xml:space="preserve">ступени. </w:t>
      </w:r>
    </w:p>
    <w:p w14:paraId="0CC3BAF4" w14:textId="7010690B" w:rsidR="00DD7A32" w:rsidRDefault="00DD7A32" w:rsidP="00005DBE">
      <w:pPr>
        <w:ind w:firstLine="360"/>
        <w:rPr>
          <w:lang w:val="ru-RU"/>
        </w:rPr>
      </w:pPr>
      <w:r w:rsidRPr="00BE3A22">
        <w:rPr>
          <w:lang w:val="ru-RU"/>
        </w:rPr>
        <w:t>Хроматический интервал всегда запрещен.</w:t>
      </w:r>
    </w:p>
    <w:p w14:paraId="409AB6E5" w14:textId="7BF6CE5D" w:rsidR="00FA47E1" w:rsidRDefault="00FA47E1" w:rsidP="00FA47E1">
      <w:pPr>
        <w:pStyle w:val="Heading3"/>
      </w:pPr>
      <w:bookmarkStart w:id="416" w:name="_Toc513984263"/>
      <w:bookmarkStart w:id="417" w:name="OLE_LINK131"/>
      <w:bookmarkStart w:id="418" w:name="OLE_LINK132"/>
      <w:r>
        <w:t>Задержания, проходящие и вспомогательные ноты</w:t>
      </w:r>
      <w:bookmarkEnd w:id="416"/>
    </w:p>
    <w:bookmarkEnd w:id="417"/>
    <w:bookmarkEnd w:id="418"/>
    <w:p w14:paraId="4657B235" w14:textId="7EFE2B71" w:rsidR="00FA47E1" w:rsidRDefault="00FA47E1" w:rsidP="00FA47E1">
      <w:pPr>
        <w:pStyle w:val="Heading4"/>
      </w:pPr>
      <w:r>
        <w:t>Задержания</w:t>
      </w:r>
    </w:p>
    <w:p w14:paraId="77D59571" w14:textId="7FBD4B88" w:rsidR="00FA47E1" w:rsidRDefault="00E33D23" w:rsidP="00FA47E1">
      <w:pPr>
        <w:pStyle w:val="Heading5"/>
        <w:rPr>
          <w:lang w:val="ru-RU"/>
        </w:rPr>
      </w:pPr>
      <w:r>
        <w:rPr>
          <w:lang w:val="ru-RU"/>
        </w:rPr>
        <w:t>З</w:t>
      </w:r>
      <w:r w:rsidR="00FA47E1">
        <w:rPr>
          <w:lang w:val="ru-RU"/>
        </w:rPr>
        <w:t>адержани</w:t>
      </w:r>
      <w:r w:rsidR="00DC0A6F">
        <w:rPr>
          <w:lang w:val="ru-RU"/>
        </w:rPr>
        <w:t>я</w:t>
      </w:r>
      <w:r>
        <w:rPr>
          <w:lang w:val="ru-RU"/>
        </w:rPr>
        <w:t>, разрешающиеся</w:t>
      </w:r>
      <w:r w:rsidR="00FA47E1">
        <w:rPr>
          <w:lang w:val="ru-RU"/>
        </w:rPr>
        <w:t xml:space="preserve"> </w:t>
      </w:r>
      <w:r w:rsidR="00DC0A6F">
        <w:rPr>
          <w:lang w:val="ru-RU"/>
        </w:rPr>
        <w:t>вниз</w:t>
      </w:r>
    </w:p>
    <w:p w14:paraId="5C2E4FA5" w14:textId="2866F4FB" w:rsidR="00FA47E1" w:rsidRDefault="00DC0A6F" w:rsidP="00DC0A6F">
      <w:pPr>
        <w:ind w:firstLine="360"/>
        <w:rPr>
          <w:lang w:val="ru-RU"/>
        </w:rPr>
      </w:pPr>
      <w:bookmarkStart w:id="419" w:name="OLE_LINK98"/>
      <w:bookmarkStart w:id="420" w:name="OLE_LINK99"/>
      <w:r>
        <w:rPr>
          <w:lang w:val="ru-RU"/>
        </w:rPr>
        <w:t>Разрешение задержания вниз используется для всех ступеней тональности.</w:t>
      </w:r>
    </w:p>
    <w:bookmarkEnd w:id="419"/>
    <w:bookmarkEnd w:id="420"/>
    <w:p w14:paraId="10D10573" w14:textId="64AB5484" w:rsidR="00DC0A6F" w:rsidRPr="003C695D" w:rsidRDefault="00DC0A6F" w:rsidP="00DC0A6F">
      <w:pPr>
        <w:ind w:firstLine="360"/>
        <w:rPr>
          <w:lang w:val="ru-RU"/>
        </w:rPr>
      </w:pPr>
      <w:r>
        <w:rPr>
          <w:lang w:val="ru-RU"/>
        </w:rPr>
        <w:t xml:space="preserve">Только шестая </w:t>
      </w:r>
      <w:r w:rsidRPr="004834C2">
        <w:rPr>
          <w:lang w:val="ru-RU"/>
        </w:rPr>
        <w:t>повышенная</w:t>
      </w:r>
      <w:r>
        <w:rPr>
          <w:lang w:val="ru-RU"/>
        </w:rPr>
        <w:t xml:space="preserve"> ступень при восходящем движении в мелодическом миноре не может разрешаться вниз.</w:t>
      </w:r>
    </w:p>
    <w:p w14:paraId="1BD628B8" w14:textId="45D57B96" w:rsidR="005301DF" w:rsidRDefault="00E33D23" w:rsidP="005301DF">
      <w:pPr>
        <w:pStyle w:val="Heading5"/>
        <w:rPr>
          <w:lang w:val="ru-RU"/>
        </w:rPr>
      </w:pPr>
      <w:r>
        <w:rPr>
          <w:lang w:val="ru-RU"/>
        </w:rPr>
        <w:t>З</w:t>
      </w:r>
      <w:r w:rsidR="005301DF">
        <w:rPr>
          <w:lang w:val="ru-RU"/>
        </w:rPr>
        <w:t>адержания</w:t>
      </w:r>
      <w:r>
        <w:rPr>
          <w:lang w:val="ru-RU"/>
        </w:rPr>
        <w:t>, разрешающиеся</w:t>
      </w:r>
      <w:r w:rsidR="005301DF">
        <w:rPr>
          <w:lang w:val="ru-RU"/>
        </w:rPr>
        <w:t xml:space="preserve"> вверх</w:t>
      </w:r>
    </w:p>
    <w:p w14:paraId="1DC96903" w14:textId="4D295A05" w:rsidR="005578F3" w:rsidRDefault="005301DF" w:rsidP="005301DF">
      <w:pPr>
        <w:ind w:firstLine="360"/>
        <w:rPr>
          <w:lang w:val="ru-RU"/>
        </w:rPr>
      </w:pPr>
      <w:r>
        <w:rPr>
          <w:lang w:val="ru-RU"/>
        </w:rPr>
        <w:t>Разрешение задержания вверх может быть исполь</w:t>
      </w:r>
      <w:r w:rsidR="00042137">
        <w:rPr>
          <w:lang w:val="ru-RU"/>
        </w:rPr>
        <w:t>зовано в следующих случаях:</w:t>
      </w:r>
    </w:p>
    <w:p w14:paraId="53E9458F" w14:textId="7E846A8E" w:rsidR="005578F3" w:rsidRDefault="005578F3" w:rsidP="005578F3">
      <w:pPr>
        <w:pStyle w:val="ListParagraph"/>
        <w:numPr>
          <w:ilvl w:val="0"/>
          <w:numId w:val="25"/>
        </w:numPr>
        <w:rPr>
          <w:lang w:val="ru-RU"/>
        </w:rPr>
      </w:pPr>
      <w:bookmarkStart w:id="421" w:name="OLE_LINK119"/>
      <w:bookmarkStart w:id="422" w:name="OLE_LINK120"/>
      <w:r>
        <w:rPr>
          <w:lang w:val="ru-RU"/>
        </w:rPr>
        <w:t xml:space="preserve">Разрешение </w:t>
      </w:r>
      <w:r w:rsidR="00D11F62" w:rsidRPr="002601B4">
        <w:rPr>
          <w:lang w:val="ru-RU"/>
        </w:rPr>
        <w:t xml:space="preserve">вводного тона </w:t>
      </w:r>
      <w:r>
        <w:rPr>
          <w:lang w:val="ru-RU"/>
        </w:rPr>
        <w:t>в т</w:t>
      </w:r>
      <w:r w:rsidR="00266DB9">
        <w:rPr>
          <w:lang w:val="ru-RU"/>
        </w:rPr>
        <w:t>онику</w:t>
      </w:r>
      <w:r>
        <w:rPr>
          <w:lang w:val="ru-RU"/>
        </w:rPr>
        <w:t xml:space="preserve"> </w:t>
      </w:r>
      <w:commentRangeStart w:id="423"/>
      <w:r>
        <w:rPr>
          <w:lang w:val="ru-RU"/>
        </w:rPr>
        <w:t>минорной тональности</w:t>
      </w:r>
      <w:commentRangeEnd w:id="423"/>
      <w:r>
        <w:rPr>
          <w:rStyle w:val="CommentReference"/>
        </w:rPr>
        <w:commentReference w:id="423"/>
      </w:r>
      <w:r>
        <w:rPr>
          <w:lang w:val="ru-RU"/>
        </w:rPr>
        <w:t>:</w:t>
      </w:r>
    </w:p>
    <w:bookmarkEnd w:id="421"/>
    <w:bookmarkEnd w:id="422"/>
    <w:p w14:paraId="394B5FF5" w14:textId="1AA0B790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AED466" wp14:editId="0AEB443E">
            <wp:extent cx="3103418" cy="446431"/>
            <wp:effectExtent l="114300" t="114300" r="116205" b="10604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167557" cy="45565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E6693" w14:textId="7EA5BAC3" w:rsidR="005578F3" w:rsidRDefault="00266DB9" w:rsidP="005578F3">
      <w:pPr>
        <w:pStyle w:val="ListParagraph"/>
        <w:numPr>
          <w:ilvl w:val="0"/>
          <w:numId w:val="25"/>
        </w:numPr>
        <w:rPr>
          <w:lang w:val="ru-RU"/>
        </w:rPr>
      </w:pPr>
      <w:r>
        <w:rPr>
          <w:lang w:val="ru-RU"/>
        </w:rPr>
        <w:t>Задержание консонансом:</w:t>
      </w:r>
    </w:p>
    <w:p w14:paraId="36FACC8B" w14:textId="5E8F443A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939559D" wp14:editId="613534CC">
            <wp:extent cx="3408218" cy="450739"/>
            <wp:effectExtent l="114300" t="114300" r="116205" b="12128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462761" cy="457952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EAAB0E" w14:textId="387F4D99" w:rsidR="003D798F" w:rsidRDefault="003D798F" w:rsidP="003D798F">
      <w:pPr>
        <w:pStyle w:val="ListParagraph"/>
        <w:ind w:left="360"/>
        <w:rPr>
          <w:lang w:val="ru-RU"/>
        </w:rPr>
      </w:pPr>
      <w:r>
        <w:rPr>
          <w:lang w:val="ru-RU"/>
        </w:rPr>
        <w:t xml:space="preserve">В последнем случае чистая квинта может рассматриваться как гармоническая нота – в этом случае такт будет включать </w:t>
      </w:r>
      <w:r w:rsidR="00AD53DA">
        <w:rPr>
          <w:lang w:val="ru-RU"/>
        </w:rPr>
        <w:t>две гармонии</w:t>
      </w:r>
      <w:r>
        <w:rPr>
          <w:lang w:val="ru-RU"/>
        </w:rPr>
        <w:t>.</w:t>
      </w:r>
    </w:p>
    <w:p w14:paraId="2206334C" w14:textId="2E229D8E" w:rsidR="005301DF" w:rsidRDefault="008A5881" w:rsidP="008A5881">
      <w:pPr>
        <w:pStyle w:val="Heading5"/>
        <w:rPr>
          <w:lang w:val="ru-RU"/>
        </w:rPr>
      </w:pPr>
      <w:r>
        <w:rPr>
          <w:lang w:val="ru-RU"/>
        </w:rPr>
        <w:t>Подготовка задержания</w:t>
      </w:r>
    </w:p>
    <w:p w14:paraId="7C558023" w14:textId="50EE1833" w:rsidR="008A5881" w:rsidRDefault="008A5881" w:rsidP="008A5881">
      <w:pPr>
        <w:pStyle w:val="ListParagraph"/>
        <w:numPr>
          <w:ilvl w:val="0"/>
          <w:numId w:val="26"/>
        </w:numPr>
        <w:rPr>
          <w:lang w:val="ru-RU"/>
        </w:rPr>
      </w:pPr>
      <w:r>
        <w:rPr>
          <w:lang w:val="ru-RU"/>
        </w:rPr>
        <w:t>Подготовка задержания должна иметь длительность не меньше половинной ноты:</w:t>
      </w:r>
    </w:p>
    <w:p w14:paraId="59234606" w14:textId="09C7E05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55C999F" wp14:editId="7F12A81A">
            <wp:extent cx="1808018" cy="419973"/>
            <wp:effectExtent l="114300" t="114300" r="116205" b="11366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808018" cy="41997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06E43" wp14:editId="73F40EDD">
            <wp:extent cx="2140527" cy="429587"/>
            <wp:effectExtent l="114300" t="114300" r="107950" b="1231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235132" cy="44857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8191" w14:textId="28E6DFC4" w:rsidR="008A5881" w:rsidRDefault="008A5881" w:rsidP="008A5881">
      <w:pPr>
        <w:pStyle w:val="ListParagraph"/>
        <w:ind w:left="360"/>
        <w:rPr>
          <w:lang w:val="ru-RU"/>
        </w:rPr>
      </w:pPr>
      <w:r>
        <w:rPr>
          <w:lang w:val="ru-RU"/>
        </w:rPr>
        <w:t>Начиная с 5 голосов, задержание может быть подготовлено целой нотой.</w:t>
      </w:r>
    </w:p>
    <w:p w14:paraId="3C805C27" w14:textId="53F52212" w:rsidR="008A5881" w:rsidRDefault="00A27625" w:rsidP="008A5881">
      <w:pPr>
        <w:pStyle w:val="ListParagraph"/>
        <w:numPr>
          <w:ilvl w:val="0"/>
          <w:numId w:val="26"/>
        </w:numPr>
        <w:rPr>
          <w:lang w:val="ru-RU"/>
        </w:rPr>
      </w:pPr>
      <w:r>
        <w:rPr>
          <w:lang w:val="ru-RU"/>
        </w:rPr>
        <w:t>Задержание квинты не должно подготавливаться квинтой, а задержание октавы не должно подготавливаться октавой:</w:t>
      </w:r>
    </w:p>
    <w:p w14:paraId="7E28F18A" w14:textId="7C30B4C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931771" wp14:editId="592F3F10">
            <wp:extent cx="3068781" cy="476064"/>
            <wp:effectExtent l="114300" t="114300" r="113030" b="1149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181824" cy="493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A00024" w14:textId="531AF25F" w:rsidR="00A27625" w:rsidRDefault="00A27625" w:rsidP="00A27625">
      <w:pPr>
        <w:pStyle w:val="ListParagraph"/>
        <w:ind w:left="360"/>
        <w:rPr>
          <w:lang w:val="ru-RU"/>
        </w:rPr>
      </w:pPr>
      <w:r w:rsidRPr="0053545A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6A56ABB" w14:textId="1F9C5EC7" w:rsidR="00A27625" w:rsidRDefault="00A27625" w:rsidP="00A27625">
      <w:pPr>
        <w:pStyle w:val="ListParagraph"/>
        <w:ind w:left="360"/>
        <w:rPr>
          <w:lang w:val="ru-RU"/>
        </w:rPr>
      </w:pPr>
      <w:r>
        <w:rPr>
          <w:lang w:val="ru-RU"/>
        </w:rPr>
        <w:lastRenderedPageBreak/>
        <w:t xml:space="preserve">Это </w:t>
      </w:r>
      <w:r w:rsidR="005C1F13">
        <w:rPr>
          <w:lang w:val="ru-RU"/>
        </w:rPr>
        <w:t>допустимо</w:t>
      </w:r>
      <w:r>
        <w:rPr>
          <w:lang w:val="ru-RU"/>
        </w:rPr>
        <w:t xml:space="preserve"> только в случае, если </w:t>
      </w:r>
      <w:r w:rsidR="00C027ED">
        <w:rPr>
          <w:lang w:val="ru-RU"/>
        </w:rPr>
        <w:t>второй</w:t>
      </w:r>
      <w:r>
        <w:rPr>
          <w:lang w:val="ru-RU"/>
        </w:rPr>
        <w:t xml:space="preserve"> голос развивается во время разрешения задержания:</w:t>
      </w:r>
    </w:p>
    <w:p w14:paraId="01030FD4" w14:textId="17B2882E" w:rsidR="008A5881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657F96" wp14:editId="1F93719B">
            <wp:extent cx="4301836" cy="561414"/>
            <wp:effectExtent l="114300" t="114300" r="118110" b="1054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492129" cy="58624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F04C2" w14:textId="476B696C" w:rsidR="0053545A" w:rsidRDefault="00E33D23" w:rsidP="00E33D23">
      <w:pPr>
        <w:pStyle w:val="Heading5"/>
        <w:rPr>
          <w:lang w:val="ru-RU"/>
        </w:rPr>
      </w:pPr>
      <w:r>
        <w:rPr>
          <w:lang w:val="ru-RU"/>
        </w:rPr>
        <w:t>Разрешение задержания</w:t>
      </w:r>
    </w:p>
    <w:p w14:paraId="7EB824B4" w14:textId="1958B344" w:rsidR="00E33D23" w:rsidRDefault="006C52AF" w:rsidP="00E33D23">
      <w:pPr>
        <w:rPr>
          <w:lang w:val="ru-RU"/>
        </w:rPr>
      </w:pPr>
      <w:r>
        <w:rPr>
          <w:lang w:val="ru-RU"/>
        </w:rPr>
        <w:t>Задержание должно разрешаться на третью долю такта:</w:t>
      </w:r>
    </w:p>
    <w:p w14:paraId="7AE1FC09" w14:textId="3C009A3A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C9DE07" wp14:editId="3A9FB323">
            <wp:extent cx="1925781" cy="412668"/>
            <wp:effectExtent l="114300" t="114300" r="113030" b="12128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995010" cy="42750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5C093" wp14:editId="1C56762F">
            <wp:extent cx="2161310" cy="438415"/>
            <wp:effectExtent l="114300" t="114300" r="106045" b="11430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270147" cy="4604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DA05C5C" w14:textId="7135FAF1" w:rsidR="006C52AF" w:rsidRDefault="006C52AF" w:rsidP="00E33D23">
      <w:pPr>
        <w:rPr>
          <w:lang w:val="ru-RU"/>
        </w:rPr>
      </w:pPr>
      <w:r>
        <w:rPr>
          <w:lang w:val="ru-RU"/>
        </w:rPr>
        <w:t>Однако, между задержанием и разрешением может находиться другая гармоническая нота</w:t>
      </w:r>
      <w:commentRangeStart w:id="424"/>
      <w:r w:rsidR="00FF4354">
        <w:rPr>
          <w:rStyle w:val="FootnoteReference"/>
          <w:lang w:val="ru-RU"/>
        </w:rPr>
        <w:footnoteReference w:id="25"/>
      </w:r>
      <w:commentRangeEnd w:id="424"/>
      <w:r w:rsidR="00151473">
        <w:rPr>
          <w:rStyle w:val="CommentReference"/>
        </w:rPr>
        <w:commentReference w:id="424"/>
      </w:r>
      <w:r>
        <w:rPr>
          <w:lang w:val="ru-RU"/>
        </w:rPr>
        <w:t>:</w:t>
      </w:r>
    </w:p>
    <w:p w14:paraId="093E829D" w14:textId="355EBFBA" w:rsidR="006C52AF" w:rsidRPr="006C52AF" w:rsidRDefault="006C52AF" w:rsidP="006C52AF">
      <w:pPr>
        <w:jc w:val="center"/>
      </w:pPr>
      <w:r>
        <w:rPr>
          <w:noProof/>
        </w:rPr>
        <w:drawing>
          <wp:inline distT="0" distB="0" distL="0" distR="0" wp14:anchorId="0EEE1EA9" wp14:editId="68651F6C">
            <wp:extent cx="5243541" cy="548220"/>
            <wp:effectExtent l="114300" t="114300" r="109855" b="11874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06309" cy="56523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8FBDF9" w14:textId="6246C286" w:rsidR="006C52AF" w:rsidRDefault="006C52AF" w:rsidP="00E33D23">
      <w:pPr>
        <w:rPr>
          <w:lang w:val="ru-RU"/>
        </w:rPr>
      </w:pPr>
      <w:r w:rsidRPr="006C52AF">
        <w:rPr>
          <w:b/>
          <w:u w:val="single"/>
          <w:lang w:val="ru-RU"/>
        </w:rPr>
        <w:t>Исключени</w:t>
      </w:r>
      <w:r w:rsidR="000D3E75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1529272D" w14:textId="0F03CD36" w:rsidR="006C52AF" w:rsidRDefault="006C52AF" w:rsidP="00E33D23">
      <w:pPr>
        <w:rPr>
          <w:lang w:val="ru-RU"/>
        </w:rPr>
      </w:pPr>
      <w:r>
        <w:rPr>
          <w:lang w:val="ru-RU"/>
        </w:rPr>
        <w:t xml:space="preserve">Допустимо </w:t>
      </w:r>
      <w:r w:rsidRPr="00146B6E">
        <w:rPr>
          <w:lang w:val="ru-RU"/>
        </w:rPr>
        <w:t xml:space="preserve">более раннее разрешение задержания, при условии, </w:t>
      </w:r>
      <w:commentRangeStart w:id="425"/>
      <w:r w:rsidRPr="00146B6E">
        <w:rPr>
          <w:lang w:val="ru-RU"/>
        </w:rPr>
        <w:t xml:space="preserve">что </w:t>
      </w:r>
      <w:r w:rsidR="000477F9" w:rsidRPr="00146B6E">
        <w:rPr>
          <w:lang w:val="ru-RU"/>
        </w:rPr>
        <w:t xml:space="preserve">задерживаемая </w:t>
      </w:r>
      <w:r w:rsidRPr="00146B6E">
        <w:rPr>
          <w:lang w:val="ru-RU"/>
        </w:rPr>
        <w:t>гармоническая нота все еще находится на третью долю та</w:t>
      </w:r>
      <w:commentRangeEnd w:id="425"/>
      <w:r w:rsidR="00146B6E">
        <w:rPr>
          <w:rStyle w:val="CommentReference"/>
        </w:rPr>
        <w:commentReference w:id="425"/>
      </w:r>
      <w:r w:rsidRPr="00146B6E">
        <w:rPr>
          <w:lang w:val="ru-RU"/>
        </w:rPr>
        <w:t>кта</w:t>
      </w:r>
      <w:r>
        <w:rPr>
          <w:lang w:val="ru-RU"/>
        </w:rPr>
        <w:t>:</w:t>
      </w:r>
    </w:p>
    <w:p w14:paraId="0878D5B1" w14:textId="393CF3F4" w:rsidR="006C52AF" w:rsidRDefault="006C52AF" w:rsidP="00E33D23">
      <w:pPr>
        <w:rPr>
          <w:lang w:val="ru-RU"/>
        </w:rPr>
      </w:pPr>
      <w:r>
        <w:rPr>
          <w:noProof/>
        </w:rPr>
        <w:drawing>
          <wp:inline distT="0" distB="0" distL="0" distR="0" wp14:anchorId="7267A87C" wp14:editId="2C95E976">
            <wp:extent cx="6152515" cy="563245"/>
            <wp:effectExtent l="114300" t="114300" r="114935" b="12255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324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AC955D" w14:textId="0E2A288A" w:rsidR="006C52AF" w:rsidRDefault="006C52AF" w:rsidP="00E33D23">
      <w:pPr>
        <w:rPr>
          <w:lang w:val="ru-RU"/>
        </w:rPr>
      </w:pPr>
      <w:r>
        <w:rPr>
          <w:lang w:val="ru-RU"/>
        </w:rPr>
        <w:t>При удвоении разрешения задержания избегайте прямого движения в октаву:</w:t>
      </w:r>
    </w:p>
    <w:p w14:paraId="0261F35A" w14:textId="2127D916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DE22B8" wp14:editId="2C004370">
            <wp:extent cx="2847109" cy="937792"/>
            <wp:effectExtent l="114300" t="114300" r="106045" b="11049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898719" cy="9547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0BFD9B7" w14:textId="59E44789" w:rsidR="006C52AF" w:rsidRDefault="007472E6" w:rsidP="007472E6">
      <w:pPr>
        <w:pStyle w:val="Heading5"/>
        <w:rPr>
          <w:lang w:val="ru-RU"/>
        </w:rPr>
      </w:pPr>
      <w:r>
        <w:rPr>
          <w:lang w:val="ru-RU"/>
        </w:rPr>
        <w:t>Задерживаемая и задерживающая ноты</w:t>
      </w:r>
    </w:p>
    <w:p w14:paraId="25993E72" w14:textId="7087D63C" w:rsidR="007472E6" w:rsidRDefault="007472E6" w:rsidP="00C26D44">
      <w:pPr>
        <w:ind w:firstLine="360"/>
        <w:rPr>
          <w:lang w:val="ru-RU"/>
        </w:rPr>
      </w:pPr>
      <w:r>
        <w:rPr>
          <w:lang w:val="ru-RU"/>
        </w:rPr>
        <w:t xml:space="preserve">Задерживаемая нота </w:t>
      </w:r>
      <w:commentRangeStart w:id="426"/>
      <w:r>
        <w:rPr>
          <w:lang w:val="ru-RU"/>
        </w:rPr>
        <w:t xml:space="preserve">не должна </w:t>
      </w:r>
      <w:commentRangeEnd w:id="426"/>
      <w:r w:rsidR="00DB0065">
        <w:rPr>
          <w:rStyle w:val="CommentReference"/>
        </w:rPr>
        <w:commentReference w:id="426"/>
      </w:r>
      <w:r>
        <w:rPr>
          <w:lang w:val="ru-RU"/>
        </w:rPr>
        <w:t xml:space="preserve">звучать </w:t>
      </w:r>
      <w:commentRangeStart w:id="427"/>
      <w:r>
        <w:rPr>
          <w:lang w:val="ru-RU"/>
        </w:rPr>
        <w:t xml:space="preserve">одновременно с задерживающей </w:t>
      </w:r>
      <w:commentRangeEnd w:id="427"/>
      <w:r w:rsidR="007B6103">
        <w:rPr>
          <w:rStyle w:val="CommentReference"/>
        </w:rPr>
        <w:commentReference w:id="427"/>
      </w:r>
      <w:r>
        <w:rPr>
          <w:lang w:val="ru-RU"/>
        </w:rPr>
        <w:t xml:space="preserve">за исключением случая, когда задерживаемая нота </w:t>
      </w:r>
      <w:commentRangeStart w:id="428"/>
      <w:r>
        <w:rPr>
          <w:lang w:val="ru-RU"/>
        </w:rPr>
        <w:t>находится в басу</w:t>
      </w:r>
      <w:commentRangeEnd w:id="428"/>
      <w:r w:rsidR="0004631E">
        <w:rPr>
          <w:rStyle w:val="CommentReference"/>
        </w:rPr>
        <w:commentReference w:id="428"/>
      </w:r>
      <w:r>
        <w:rPr>
          <w:lang w:val="ru-RU"/>
        </w:rPr>
        <w:t xml:space="preserve">. В этом случае </w:t>
      </w:r>
      <w:r w:rsidR="00834A46">
        <w:rPr>
          <w:lang w:val="ru-RU"/>
        </w:rPr>
        <w:t>интервал между задерживающей</w:t>
      </w:r>
      <w:r w:rsidR="00BE47A7">
        <w:rPr>
          <w:lang w:val="ru-RU"/>
        </w:rPr>
        <w:t xml:space="preserve"> </w:t>
      </w:r>
      <w:r w:rsidR="00834A46">
        <w:rPr>
          <w:lang w:val="ru-RU"/>
        </w:rPr>
        <w:t xml:space="preserve">и задерживаемой </w:t>
      </w:r>
      <w:r w:rsidR="00B33D8F">
        <w:rPr>
          <w:lang w:val="ru-RU"/>
        </w:rPr>
        <w:t>нотами должен быть не меньше нон</w:t>
      </w:r>
      <w:r w:rsidR="00834A46">
        <w:rPr>
          <w:lang w:val="ru-RU"/>
        </w:rPr>
        <w:t>ы</w:t>
      </w:r>
      <w:r w:rsidR="00C26D44">
        <w:rPr>
          <w:lang w:val="ru-RU"/>
        </w:rPr>
        <w:t>:</w:t>
      </w:r>
    </w:p>
    <w:p w14:paraId="2632C00C" w14:textId="3CD84B99" w:rsidR="00EF28AD" w:rsidRDefault="00EF28AD" w:rsidP="00EF28AD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289A475" wp14:editId="6C1B54CF">
            <wp:extent cx="2847109" cy="1022553"/>
            <wp:effectExtent l="114300" t="114300" r="106045" b="12065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924893" cy="105049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2AF07" wp14:editId="3FBFC006">
            <wp:extent cx="2750128" cy="1008380"/>
            <wp:effectExtent l="114300" t="114300" r="107950" b="11557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778382" cy="101874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2C48897" w14:textId="5A18FFBF" w:rsidR="00C26D44" w:rsidRDefault="00C26D44" w:rsidP="00C26D44">
      <w:pPr>
        <w:ind w:firstLine="360"/>
        <w:rPr>
          <w:lang w:val="ru-RU"/>
        </w:rPr>
      </w:pPr>
      <w:r w:rsidRPr="00CA214A">
        <w:rPr>
          <w:lang w:val="ru-RU"/>
        </w:rPr>
        <w:t xml:space="preserve">Интервал между задерживающей и задерживаемой нотой </w:t>
      </w:r>
      <w:r w:rsidR="000E1E15">
        <w:rPr>
          <w:lang w:val="ru-RU"/>
        </w:rPr>
        <w:t xml:space="preserve">может быть большой секундой в </w:t>
      </w:r>
      <w:commentRangeStart w:id="429"/>
      <w:r w:rsidR="000E1E15">
        <w:rPr>
          <w:lang w:val="ru-RU"/>
        </w:rPr>
        <w:t>следующим примере</w:t>
      </w:r>
      <w:commentRangeEnd w:id="429"/>
      <w:r w:rsidR="000E1E15">
        <w:rPr>
          <w:rStyle w:val="CommentReference"/>
        </w:rPr>
        <w:commentReference w:id="429"/>
      </w:r>
      <w:r>
        <w:rPr>
          <w:lang w:val="ru-RU"/>
        </w:rPr>
        <w:t>:</w:t>
      </w:r>
    </w:p>
    <w:p w14:paraId="45F203C7" w14:textId="378446E5" w:rsidR="00EF28AD" w:rsidRDefault="005F5741" w:rsidP="005F574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5E19F2" wp14:editId="4524387B">
            <wp:extent cx="2957945" cy="909603"/>
            <wp:effectExtent l="114300" t="114300" r="109220" b="11938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977687" cy="91567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8A085B2" w14:textId="6618426A" w:rsidR="00FF4354" w:rsidRDefault="00481313" w:rsidP="00481313">
      <w:pPr>
        <w:rPr>
          <w:lang w:val="ru-RU"/>
        </w:rPr>
      </w:pPr>
      <w:r w:rsidRPr="00481313">
        <w:rPr>
          <w:b/>
          <w:u w:val="single"/>
          <w:lang w:val="ru-RU"/>
        </w:rPr>
        <w:t>Исключени</w:t>
      </w:r>
      <w:r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8743328" w14:textId="46625144" w:rsidR="00481313" w:rsidRDefault="00481313" w:rsidP="00BC1216">
      <w:pPr>
        <w:ind w:firstLine="360"/>
        <w:rPr>
          <w:lang w:val="ru-RU"/>
        </w:rPr>
      </w:pPr>
      <w:r w:rsidRPr="00F710A4">
        <w:rPr>
          <w:lang w:val="ru-RU"/>
        </w:rPr>
        <w:t xml:space="preserve">Начиная с 4 голосов </w:t>
      </w:r>
      <w:r w:rsidR="00F710A4">
        <w:rPr>
          <w:lang w:val="ru-RU"/>
        </w:rPr>
        <w:t>задерживающая</w:t>
      </w:r>
      <w:r w:rsidRPr="00F710A4">
        <w:rPr>
          <w:lang w:val="ru-RU"/>
        </w:rPr>
        <w:t xml:space="preserve"> нота может звучать одновременно с </w:t>
      </w:r>
      <w:r w:rsidR="00F710A4">
        <w:rPr>
          <w:lang w:val="ru-RU"/>
        </w:rPr>
        <w:t>задерживаемой</w:t>
      </w:r>
      <w:r w:rsidRPr="00F710A4">
        <w:rPr>
          <w:lang w:val="ru-RU"/>
        </w:rPr>
        <w:t xml:space="preserve">, </w:t>
      </w:r>
      <w:r w:rsidR="00D50E6F">
        <w:rPr>
          <w:lang w:val="ru-RU"/>
        </w:rPr>
        <w:t>если</w:t>
      </w:r>
      <w:r w:rsidRPr="00F710A4">
        <w:rPr>
          <w:lang w:val="ru-RU"/>
        </w:rPr>
        <w:t xml:space="preserve"> </w:t>
      </w:r>
      <w:r w:rsidR="00DC1438">
        <w:rPr>
          <w:lang w:val="ru-RU"/>
        </w:rPr>
        <w:t>задерживаемая нота</w:t>
      </w:r>
      <w:r w:rsidR="00F710A4">
        <w:rPr>
          <w:lang w:val="ru-RU"/>
        </w:rPr>
        <w:t xml:space="preserve"> </w:t>
      </w:r>
      <w:r w:rsidRPr="00F710A4">
        <w:rPr>
          <w:lang w:val="ru-RU"/>
        </w:rPr>
        <w:t xml:space="preserve">размещается не в </w:t>
      </w:r>
      <w:r w:rsidR="00A1788F">
        <w:rPr>
          <w:lang w:val="ru-RU"/>
        </w:rPr>
        <w:t>одном из крайних голосах</w:t>
      </w:r>
      <w:r w:rsidRPr="00F710A4">
        <w:rPr>
          <w:lang w:val="ru-RU"/>
        </w:rPr>
        <w:t xml:space="preserve">, и </w:t>
      </w:r>
      <w:r w:rsidR="00BA42FA">
        <w:rPr>
          <w:lang w:val="ru-RU"/>
        </w:rPr>
        <w:t xml:space="preserve">при этом </w:t>
      </w:r>
      <w:r w:rsidRPr="00F710A4">
        <w:rPr>
          <w:lang w:val="ru-RU"/>
        </w:rPr>
        <w:t xml:space="preserve">голоса двигаются </w:t>
      </w:r>
      <w:commentRangeStart w:id="430"/>
      <w:r w:rsidRPr="00F710A4">
        <w:rPr>
          <w:lang w:val="ru-RU"/>
        </w:rPr>
        <w:t>противоположно и поступенно</w:t>
      </w:r>
      <w:commentRangeEnd w:id="430"/>
      <w:r w:rsidR="00F710A4" w:rsidRPr="00BC1216">
        <w:rPr>
          <w:lang w:val="ru-RU"/>
        </w:rPr>
        <w:commentReference w:id="430"/>
      </w:r>
      <w:r>
        <w:rPr>
          <w:lang w:val="ru-RU"/>
        </w:rPr>
        <w:t>:</w:t>
      </w:r>
    </w:p>
    <w:p w14:paraId="02B83054" w14:textId="36FA771E" w:rsidR="00EF28AD" w:rsidRDefault="00EF28AD" w:rsidP="00F5176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AE0960" wp14:editId="49F8D65F">
            <wp:extent cx="5666509" cy="1019960"/>
            <wp:effectExtent l="114300" t="114300" r="106045" b="1231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24752" cy="103044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B89888" w14:textId="40160BD6" w:rsidR="00525EEB" w:rsidRDefault="00525EEB" w:rsidP="00BC1216">
      <w:pPr>
        <w:ind w:firstLine="360"/>
        <w:rPr>
          <w:lang w:val="ru-RU"/>
        </w:rPr>
      </w:pPr>
      <w:r w:rsidRPr="00CE6F77">
        <w:rPr>
          <w:lang w:val="ru-RU"/>
        </w:rPr>
        <w:t xml:space="preserve">Ни в коем случае задерживающая нота не должна звучать одновременно с задерживаемой, </w:t>
      </w:r>
      <w:r w:rsidR="007E554D" w:rsidRPr="00CE6F77">
        <w:rPr>
          <w:lang w:val="ru-RU"/>
        </w:rPr>
        <w:t xml:space="preserve">если при этом задерживающая нота находится ниже в </w:t>
      </w:r>
      <w:r w:rsidR="00182B78" w:rsidRPr="00CE6F77">
        <w:rPr>
          <w:lang w:val="ru-RU"/>
        </w:rPr>
        <w:t>момент их одновременного</w:t>
      </w:r>
      <w:r w:rsidR="00182B78">
        <w:rPr>
          <w:lang w:val="ru-RU"/>
        </w:rPr>
        <w:t xml:space="preserve"> звучания</w:t>
      </w:r>
      <w:r>
        <w:rPr>
          <w:lang w:val="ru-RU"/>
        </w:rPr>
        <w:t>:</w:t>
      </w:r>
    </w:p>
    <w:p w14:paraId="4BAF78CE" w14:textId="40E43AF7" w:rsidR="00525EEB" w:rsidRDefault="00525EEB" w:rsidP="00525EE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42BDA4C" wp14:editId="58A22BAC">
            <wp:extent cx="3810000" cy="1119641"/>
            <wp:effectExtent l="114300" t="114300" r="114300" b="11874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862271" cy="113500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EB6F498" w14:textId="18A47EC6" w:rsidR="00BC1216" w:rsidRDefault="00BC1216" w:rsidP="00BC1216">
      <w:pPr>
        <w:pStyle w:val="Heading4"/>
      </w:pPr>
      <w:r>
        <w:t>Проходящие и вспомогательные ноты</w:t>
      </w:r>
    </w:p>
    <w:p w14:paraId="79A03C55" w14:textId="22EBD242" w:rsidR="00BC1216" w:rsidRDefault="00BC1216" w:rsidP="00BC1216">
      <w:pPr>
        <w:pStyle w:val="Heading5"/>
        <w:rPr>
          <w:lang w:val="ru-RU"/>
        </w:rPr>
      </w:pPr>
      <w:r>
        <w:rPr>
          <w:lang w:val="ru-RU"/>
        </w:rPr>
        <w:t>Проходящие и вспомогательные ноты</w:t>
      </w:r>
    </w:p>
    <w:p w14:paraId="4BEDF3F6" w14:textId="77777777" w:rsidR="00BC1216" w:rsidRPr="00BC1216" w:rsidRDefault="00BC1216" w:rsidP="00BC1216">
      <w:pPr>
        <w:rPr>
          <w:lang w:val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BC1216" w:rsidRPr="005D572F" w14:paraId="0D16E8DB" w14:textId="77777777" w:rsidTr="00BC1216">
        <w:tc>
          <w:tcPr>
            <w:tcW w:w="4839" w:type="dxa"/>
          </w:tcPr>
          <w:p w14:paraId="777D15C2" w14:textId="1FFF6070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Нисходящие и восходящие проходящие ноты</w:t>
            </w:r>
          </w:p>
        </w:tc>
        <w:tc>
          <w:tcPr>
            <w:tcW w:w="4840" w:type="dxa"/>
          </w:tcPr>
          <w:p w14:paraId="14B8B57B" w14:textId="1E544BC7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Верхние и нижние вспомогательные ноты</w:t>
            </w:r>
          </w:p>
        </w:tc>
      </w:tr>
      <w:tr w:rsidR="00BC1216" w14:paraId="1A8A82D0" w14:textId="77777777" w:rsidTr="00BC1216">
        <w:tc>
          <w:tcPr>
            <w:tcW w:w="4839" w:type="dxa"/>
          </w:tcPr>
          <w:p w14:paraId="42EFE3BD" w14:textId="5A845104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98B8C5" wp14:editId="1E5955EF">
                  <wp:extent cx="2602223" cy="376302"/>
                  <wp:effectExtent l="114300" t="114300" r="103505" b="11938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891" cy="400693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0" w:type="dxa"/>
          </w:tcPr>
          <w:p w14:paraId="08009CC2" w14:textId="2702E46E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5021366" wp14:editId="432BB650">
                  <wp:extent cx="2543907" cy="359744"/>
                  <wp:effectExtent l="114300" t="114300" r="104140" b="116840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236" cy="380578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20DFA" w14:textId="602580BE" w:rsidR="00BC1216" w:rsidRDefault="00BC1216" w:rsidP="00BC1216">
      <w:pPr>
        <w:ind w:firstLine="360"/>
        <w:rPr>
          <w:lang w:val="ru-RU"/>
        </w:rPr>
      </w:pPr>
      <w:r>
        <w:rPr>
          <w:lang w:val="ru-RU"/>
        </w:rPr>
        <w:t xml:space="preserve">Обычно проходящие и вспомогательные ноты </w:t>
      </w:r>
      <w:r w:rsidR="00B5186E">
        <w:rPr>
          <w:lang w:val="ru-RU"/>
        </w:rPr>
        <w:t>приходятся на слабую долю</w:t>
      </w:r>
      <w:r>
        <w:rPr>
          <w:lang w:val="ru-RU"/>
        </w:rPr>
        <w:t>.</w:t>
      </w:r>
      <w:r w:rsidR="00DF4557" w:rsidRPr="00DF4557">
        <w:rPr>
          <w:lang w:val="ru-RU"/>
        </w:rPr>
        <w:t xml:space="preserve"> </w:t>
      </w:r>
      <w:r w:rsidR="00DF4557">
        <w:rPr>
          <w:lang w:val="ru-RU"/>
        </w:rPr>
        <w:t xml:space="preserve">В качестве исключения на </w:t>
      </w:r>
      <w:r w:rsidR="00DF4557" w:rsidRPr="0077281D">
        <w:rPr>
          <w:lang w:val="ru-RU"/>
        </w:rPr>
        <w:t>первую</w:t>
      </w:r>
      <w:r w:rsidR="00DF4557">
        <w:rPr>
          <w:lang w:val="ru-RU"/>
        </w:rPr>
        <w:t xml:space="preserve"> до</w:t>
      </w:r>
      <w:r w:rsidR="00513542">
        <w:rPr>
          <w:lang w:val="ru-RU"/>
        </w:rPr>
        <w:t>лю допускается проходящая нота од</w:t>
      </w:r>
      <w:r w:rsidR="00513542" w:rsidRPr="00513542">
        <w:rPr>
          <w:lang w:val="ru-RU"/>
        </w:rPr>
        <w:t xml:space="preserve">новременно с </w:t>
      </w:r>
      <w:r w:rsidR="00421B3A">
        <w:rPr>
          <w:lang w:val="ru-RU"/>
        </w:rPr>
        <w:t>задержание</w:t>
      </w:r>
      <w:r w:rsidR="00513542" w:rsidRPr="0077281D">
        <w:rPr>
          <w:lang w:val="ru-RU"/>
        </w:rPr>
        <w:t>м</w:t>
      </w:r>
      <w:r w:rsidR="00421B3A">
        <w:rPr>
          <w:lang w:val="ru-RU"/>
        </w:rPr>
        <w:t xml:space="preserve">, </w:t>
      </w:r>
      <w:r w:rsidR="0057750D" w:rsidRPr="0057750D">
        <w:rPr>
          <w:lang w:val="ru-RU"/>
        </w:rPr>
        <w:t>особенно</w:t>
      </w:r>
      <w:r w:rsidR="0057750D" w:rsidRPr="00513542">
        <w:rPr>
          <w:lang w:val="ru-RU"/>
        </w:rPr>
        <w:t xml:space="preserve"> </w:t>
      </w:r>
      <w:r w:rsidR="00421B3A" w:rsidRPr="0057750D">
        <w:rPr>
          <w:lang w:val="ru-RU"/>
        </w:rPr>
        <w:t>при условии пр</w:t>
      </w:r>
      <w:r w:rsidR="00421B3A">
        <w:rPr>
          <w:lang w:val="ru-RU"/>
        </w:rPr>
        <w:t xml:space="preserve">отивоположного </w:t>
      </w:r>
      <w:commentRangeStart w:id="431"/>
      <w:r w:rsidR="00421B3A">
        <w:rPr>
          <w:lang w:val="ru-RU"/>
        </w:rPr>
        <w:t>поступенного движения</w:t>
      </w:r>
      <w:commentRangeEnd w:id="431"/>
      <w:r w:rsidR="00C15303">
        <w:rPr>
          <w:rStyle w:val="CommentReference"/>
        </w:rPr>
        <w:commentReference w:id="431"/>
      </w:r>
      <w:r w:rsidR="00421B3A">
        <w:rPr>
          <w:lang w:val="ru-RU"/>
        </w:rPr>
        <w:t>:</w:t>
      </w:r>
    </w:p>
    <w:p w14:paraId="71BF7C1D" w14:textId="539753CB" w:rsidR="00947F0D" w:rsidRDefault="00947F0D" w:rsidP="00947F0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767619" wp14:editId="6CE4CA36">
            <wp:extent cx="5210908" cy="944406"/>
            <wp:effectExtent l="114300" t="114300" r="104140" b="12255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59433" cy="95320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61AD49" w14:textId="7899BBEA" w:rsidR="00947F0D" w:rsidRDefault="00947F0D" w:rsidP="00BC1216">
      <w:pPr>
        <w:ind w:firstLine="360"/>
        <w:rPr>
          <w:lang w:val="ru-RU"/>
        </w:rPr>
      </w:pPr>
      <w:bookmarkStart w:id="432" w:name="OLE_LINK127"/>
      <w:bookmarkStart w:id="433" w:name="OLE_LINK128"/>
      <w:bookmarkStart w:id="434" w:name="OLE_LINK137"/>
      <w:r>
        <w:rPr>
          <w:lang w:val="ru-RU"/>
        </w:rPr>
        <w:t>Когда гармония не меняется на протяжении двух тактов, проходящая или вспомогательная нота может находиться на сильн</w:t>
      </w:r>
      <w:r w:rsidR="00725CAC">
        <w:rPr>
          <w:lang w:val="ru-RU"/>
        </w:rPr>
        <w:t>ой доле второго такта</w:t>
      </w:r>
      <w:r>
        <w:rPr>
          <w:lang w:val="ru-RU"/>
        </w:rPr>
        <w:t>.</w:t>
      </w:r>
    </w:p>
    <w:bookmarkEnd w:id="432"/>
    <w:bookmarkEnd w:id="433"/>
    <w:bookmarkEnd w:id="434"/>
    <w:p w14:paraId="3CCAFC3D" w14:textId="19B9E8C9" w:rsidR="000407C0" w:rsidRDefault="002C7BA5" w:rsidP="000407C0">
      <w:pPr>
        <w:pStyle w:val="Heading5"/>
        <w:rPr>
          <w:lang w:val="ru-RU"/>
        </w:rPr>
      </w:pPr>
      <w:r w:rsidRPr="002C7BA5">
        <w:rPr>
          <w:lang w:val="ru-RU"/>
        </w:rPr>
        <w:t xml:space="preserve">Одновременное звучание </w:t>
      </w:r>
      <w:r w:rsidR="000407C0">
        <w:rPr>
          <w:lang w:val="ru-RU"/>
        </w:rPr>
        <w:t>мелодически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и гармонически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нот</w:t>
      </w:r>
    </w:p>
    <w:p w14:paraId="11325AFC" w14:textId="4FF218E6" w:rsidR="000407C0" w:rsidRDefault="007E502E" w:rsidP="000407C0">
      <w:pPr>
        <w:ind w:firstLine="360"/>
        <w:rPr>
          <w:lang w:val="ru-RU"/>
        </w:rPr>
      </w:pPr>
      <w:r w:rsidRPr="007E502E">
        <w:rPr>
          <w:lang w:val="ru-RU"/>
        </w:rPr>
        <w:t>Одновременное звучание</w:t>
      </w:r>
      <w:r w:rsidR="000407C0" w:rsidRPr="007E502E">
        <w:rPr>
          <w:lang w:val="ru-RU"/>
        </w:rPr>
        <w:t xml:space="preserve"> </w:t>
      </w:r>
      <w:r w:rsidR="00F2319B" w:rsidRPr="007E502E">
        <w:rPr>
          <w:lang w:val="ru-RU"/>
        </w:rPr>
        <w:t xml:space="preserve">проходящих и вспомогательных нот с другими </w:t>
      </w:r>
      <w:r w:rsidRPr="007E502E">
        <w:rPr>
          <w:lang w:val="ru-RU"/>
        </w:rPr>
        <w:t>неаккордовым</w:t>
      </w:r>
      <w:r w:rsidRPr="008F723D">
        <w:rPr>
          <w:lang w:val="ru-RU"/>
        </w:rPr>
        <w:t>и</w:t>
      </w:r>
      <w:r w:rsidR="00F2319B" w:rsidRPr="007E502E">
        <w:rPr>
          <w:lang w:val="ru-RU"/>
        </w:rPr>
        <w:t xml:space="preserve"> и </w:t>
      </w:r>
      <w:r w:rsidRPr="007E502E">
        <w:rPr>
          <w:lang w:val="ru-RU"/>
        </w:rPr>
        <w:t>аккордовыми звуками</w:t>
      </w:r>
      <w:r w:rsidR="00F2319B" w:rsidRPr="007E502E">
        <w:rPr>
          <w:lang w:val="ru-RU"/>
        </w:rPr>
        <w:t xml:space="preserve"> </w:t>
      </w:r>
      <w:r w:rsidRPr="007E502E">
        <w:rPr>
          <w:lang w:val="ru-RU"/>
        </w:rPr>
        <w:t>разрешено</w:t>
      </w:r>
      <w:r w:rsidR="00F2319B" w:rsidRPr="007E502E">
        <w:rPr>
          <w:lang w:val="ru-RU"/>
        </w:rPr>
        <w:t xml:space="preserve"> в противоположном движении</w:t>
      </w:r>
      <w:r w:rsidR="000407C0" w:rsidRPr="007E502E">
        <w:rPr>
          <w:lang w:val="ru-RU"/>
        </w:rPr>
        <w:t>.</w:t>
      </w:r>
    </w:p>
    <w:p w14:paraId="25E163A9" w14:textId="5BAFDDE6" w:rsidR="00F2319B" w:rsidRPr="008F723D" w:rsidRDefault="00F2319B" w:rsidP="000407C0">
      <w:pPr>
        <w:ind w:firstLine="360"/>
        <w:rPr>
          <w:lang w:val="ru-RU"/>
        </w:rPr>
      </w:pPr>
      <w:r w:rsidRPr="008F723D">
        <w:rPr>
          <w:lang w:val="ru-RU"/>
        </w:rPr>
        <w:t xml:space="preserve">При прямом движении эти соединения подчиняются правилам </w:t>
      </w:r>
      <w:bookmarkStart w:id="435" w:name="OLE_LINK133"/>
      <w:bookmarkStart w:id="436" w:name="OLE_LINK134"/>
      <w:bookmarkStart w:id="437" w:name="OLE_LINK135"/>
      <w:bookmarkStart w:id="438" w:name="OLE_LINK136"/>
      <w:r w:rsidRPr="008F723D">
        <w:rPr>
          <w:lang w:val="ru-RU"/>
        </w:rPr>
        <w:t>§</w:t>
      </w:r>
      <w:bookmarkEnd w:id="435"/>
      <w:bookmarkEnd w:id="436"/>
      <w:r w:rsidRPr="008F723D">
        <w:rPr>
          <w:lang w:val="ru-RU"/>
        </w:rPr>
        <w:t xml:space="preserve"> 44</w:t>
      </w:r>
      <w:bookmarkEnd w:id="437"/>
      <w:bookmarkEnd w:id="438"/>
      <w:r w:rsidRPr="008F723D">
        <w:rPr>
          <w:lang w:val="ru-RU"/>
        </w:rPr>
        <w:t xml:space="preserve">, </w:t>
      </w:r>
      <w:r w:rsidR="003B32FA" w:rsidRPr="008F723D">
        <w:rPr>
          <w:lang w:val="ru-RU"/>
        </w:rPr>
        <w:t>§</w:t>
      </w:r>
      <w:r w:rsidRPr="008F723D">
        <w:rPr>
          <w:lang w:val="ru-RU"/>
        </w:rPr>
        <w:t xml:space="preserve"> 45.</w:t>
      </w:r>
    </w:p>
    <w:p w14:paraId="36E64F58" w14:textId="0DB89ECC" w:rsidR="003B32FA" w:rsidRPr="003B32FA" w:rsidRDefault="003B32FA" w:rsidP="000407C0">
      <w:pPr>
        <w:ind w:firstLine="360"/>
        <w:rPr>
          <w:lang w:val="ru-RU"/>
        </w:rPr>
      </w:pPr>
      <w:r w:rsidRPr="008F723D">
        <w:rPr>
          <w:lang w:val="ru-RU"/>
        </w:rPr>
        <w:t>По косвенному движению в унисон см. § 53.</w:t>
      </w:r>
    </w:p>
    <w:p w14:paraId="03A88B70" w14:textId="3F74C148" w:rsidR="000407C0" w:rsidRDefault="003B32FA" w:rsidP="003B32FA">
      <w:pPr>
        <w:pStyle w:val="Heading5"/>
        <w:rPr>
          <w:lang w:val="ru-RU"/>
        </w:rPr>
      </w:pPr>
      <w:r>
        <w:rPr>
          <w:lang w:val="ru-RU"/>
        </w:rPr>
        <w:t>Опевание и опеваемая нота</w:t>
      </w:r>
    </w:p>
    <w:p w14:paraId="7948253F" w14:textId="5FC9EA68" w:rsidR="008F723D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 xml:space="preserve">Опевающая и опеваемая ноты могут звучать одновременно (опевание октавы). </w:t>
      </w:r>
    </w:p>
    <w:p w14:paraId="42D3CBE4" w14:textId="0968EC86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>Нельзя опевать унисон.</w:t>
      </w:r>
    </w:p>
    <w:p w14:paraId="194673E6" w14:textId="3E42BBC2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>По поводу использования проходящих и вспомогательных нот в мелодическом миноре см. § 34.</w:t>
      </w:r>
    </w:p>
    <w:sectPr w:rsidR="003B32FA" w:rsidRPr="00E60B4A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65" w:author="Rualark Rualark" w:date="2018-08-23T23:25:00Z" w:initials="RR">
    <w:p w14:paraId="2E303226" w14:textId="01AAA645" w:rsidR="001F00C2" w:rsidRPr="001F00C2" w:rsidRDefault="001F00C2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Что делать с нотами в скобках?</w:t>
      </w:r>
      <w:r w:rsidR="002D6262">
        <w:rPr>
          <w:lang w:val="ru-RU"/>
        </w:rPr>
        <w:t xml:space="preserve"> </w:t>
      </w:r>
      <w:r w:rsidR="002D6262" w:rsidRPr="002D6262">
        <w:rPr>
          <w:b/>
          <w:lang w:val="ru-RU"/>
        </w:rPr>
        <w:t xml:space="preserve">Показывать как </w:t>
      </w:r>
      <w:r w:rsidR="004F34DD">
        <w:rPr>
          <w:b/>
          <w:lang w:val="ru-RU"/>
        </w:rPr>
        <w:t xml:space="preserve">желтую </w:t>
      </w:r>
      <w:r w:rsidR="002D6262" w:rsidRPr="002D6262">
        <w:rPr>
          <w:b/>
          <w:lang w:val="ru-RU"/>
        </w:rPr>
        <w:t>ошибку.</w:t>
      </w:r>
      <w:r w:rsidR="004F34DD">
        <w:rPr>
          <w:b/>
          <w:lang w:val="ru-RU"/>
        </w:rPr>
        <w:t xml:space="preserve"> Остальные – как красную.</w:t>
      </w:r>
    </w:p>
  </w:comment>
  <w:comment w:id="66" w:author="Rualark Rualark" w:date="2018-08-23T23:25:00Z" w:initials="RR">
    <w:p w14:paraId="5D254311" w14:textId="1EA5F7A7" w:rsidR="00DB619C" w:rsidRPr="00DB619C" w:rsidRDefault="00DB619C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Нужно ли ввести такое правило?</w:t>
      </w:r>
      <w:r w:rsidR="00C05F2B">
        <w:rPr>
          <w:lang w:val="ru-RU"/>
        </w:rPr>
        <w:t xml:space="preserve"> </w:t>
      </w:r>
      <w:r w:rsidR="00C05F2B" w:rsidRPr="00C05F2B">
        <w:rPr>
          <w:b/>
          <w:lang w:val="ru-RU"/>
        </w:rPr>
        <w:t>Нет, пусть профессора это показывают.</w:t>
      </w:r>
    </w:p>
  </w:comment>
  <w:comment w:id="67" w:author="Rualark Rualark" w:date="2018-08-23T23:26:00Z" w:initials="RR">
    <w:p w14:paraId="66E694A0" w14:textId="48F5D2C7" w:rsidR="00B62090" w:rsidRPr="002D6262" w:rsidRDefault="00B62090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Нужно ввести такое правило?</w:t>
      </w:r>
      <w:r w:rsidR="002D6262" w:rsidRPr="002D6262">
        <w:rPr>
          <w:lang w:val="ru-RU"/>
        </w:rPr>
        <w:t xml:space="preserve"> </w:t>
      </w:r>
      <w:r w:rsidR="002D6262" w:rsidRPr="002D6262">
        <w:rPr>
          <w:b/>
          <w:lang w:val="ru-RU"/>
        </w:rPr>
        <w:t>Нет.</w:t>
      </w:r>
    </w:p>
  </w:comment>
  <w:comment w:id="68" w:author="Rualark Rualark" w:date="2018-04-30T13:55:00Z" w:initials="RR">
    <w:p w14:paraId="339757B1" w14:textId="5AA9AEA2" w:rsidR="0035074C" w:rsidRPr="00C767CE" w:rsidRDefault="0035074C" w:rsidP="0035074C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>MGen</w:t>
      </w:r>
      <w:r w:rsidRPr="0035074C">
        <w:rPr>
          <w:lang w:val="ru-RU"/>
        </w:rPr>
        <w:t xml:space="preserve"> </w:t>
      </w:r>
      <w:r>
        <w:rPr>
          <w:lang w:val="ru-RU"/>
        </w:rPr>
        <w:t>разрешает дуодециму без ограничений</w:t>
      </w:r>
      <w:r w:rsidR="00002829" w:rsidRPr="00002829">
        <w:rPr>
          <w:lang w:val="ru-RU"/>
        </w:rPr>
        <w:t xml:space="preserve">. Некоторым голосам проще скачком, некоторым поступенно. </w:t>
      </w:r>
      <w:r w:rsidR="00002829" w:rsidRPr="00C767CE">
        <w:rPr>
          <w:lang w:val="ru-RU"/>
        </w:rPr>
        <w:t>При этом для профессионального певца диапазон может быть больше двух октав.</w:t>
      </w:r>
    </w:p>
  </w:comment>
  <w:comment w:id="85" w:author="Rualark Rualark" w:date="2018-08-23T23:32:00Z" w:initials="RR">
    <w:p w14:paraId="1231D5E5" w14:textId="334FA1E3" w:rsidR="00145DB4" w:rsidRPr="00145DB4" w:rsidRDefault="00145DB4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Нужно ввести такое правило?</w:t>
      </w:r>
    </w:p>
  </w:comment>
  <w:comment w:id="86" w:author="Rualark Rualark" w:date="2018-04-30T14:05:00Z" w:initials="RR">
    <w:p w14:paraId="02596B03" w14:textId="396F9B93" w:rsidR="00FB3BBF" w:rsidRDefault="00FB3BBF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>MGen</w:t>
      </w:r>
      <w:r w:rsidRPr="00FB3BBF">
        <w:rPr>
          <w:lang w:val="ru-RU"/>
        </w:rPr>
        <w:t xml:space="preserve"> </w:t>
      </w:r>
      <w:r>
        <w:rPr>
          <w:lang w:val="ru-RU"/>
        </w:rPr>
        <w:t>также разрешает:</w:t>
      </w:r>
    </w:p>
    <w:p w14:paraId="68BD0768" w14:textId="7472A50D" w:rsidR="0078499C" w:rsidRPr="0044275A" w:rsidRDefault="00FB3BBF">
      <w:pPr>
        <w:pStyle w:val="CommentText"/>
        <w:rPr>
          <w:lang w:val="ru-RU"/>
        </w:rPr>
      </w:pPr>
      <w:r w:rsidRPr="00FB3BBF">
        <w:rPr>
          <w:lang w:val="ru-RU"/>
        </w:rPr>
        <w:t xml:space="preserve">- </w:t>
      </w:r>
      <w:bookmarkStart w:id="87" w:name="OLE_LINK271"/>
      <w:bookmarkStart w:id="88" w:name="OLE_LINK272"/>
      <w:r w:rsidRPr="00FB3BBF">
        <w:rPr>
          <w:lang w:val="ru-RU"/>
        </w:rPr>
        <w:t>½_¼ ¼ ½</w:t>
      </w:r>
      <w:bookmarkEnd w:id="87"/>
      <w:bookmarkEnd w:id="88"/>
      <w:r w:rsidRPr="00FB3BBF">
        <w:rPr>
          <w:lang w:val="ru-RU"/>
        </w:rPr>
        <w:t xml:space="preserve"> </w:t>
      </w:r>
      <w:r w:rsidR="00DC3F88" w:rsidRPr="0044275A">
        <w:rPr>
          <w:lang w:val="ru-RU"/>
        </w:rPr>
        <w:t xml:space="preserve"> (запретить</w:t>
      </w:r>
      <w:r w:rsidR="0044275A" w:rsidRPr="0044275A">
        <w:rPr>
          <w:lang w:val="ru-RU"/>
        </w:rPr>
        <w:t xml:space="preserve"> желты</w:t>
      </w:r>
      <w:r w:rsidR="0044275A" w:rsidRPr="00D1244B">
        <w:rPr>
          <w:lang w:val="ru-RU"/>
        </w:rPr>
        <w:t>м</w:t>
      </w:r>
      <w:r w:rsidR="00DC3F88" w:rsidRPr="0044275A">
        <w:rPr>
          <w:lang w:val="ru-RU"/>
        </w:rPr>
        <w:t>, анапест разрешен только при лиге вперед)</w:t>
      </w:r>
    </w:p>
    <w:p w14:paraId="09B02BC0" w14:textId="7E043B5A" w:rsidR="00FB3BBF" w:rsidRPr="00F365DC" w:rsidRDefault="0078499C">
      <w:pPr>
        <w:pStyle w:val="CommentText"/>
        <w:rPr>
          <w:lang w:val="ru-RU"/>
        </w:rPr>
      </w:pPr>
      <w:r w:rsidRPr="003D7F1B">
        <w:rPr>
          <w:lang w:val="ru-RU"/>
        </w:rPr>
        <w:t xml:space="preserve">- </w:t>
      </w:r>
      <w:r w:rsidR="00FB3BBF" w:rsidRPr="00FB3BBF">
        <w:rPr>
          <w:lang w:val="ru-RU"/>
        </w:rPr>
        <w:t xml:space="preserve">½_¼ </w:t>
      </w:r>
      <w:r w:rsidR="00FB3BBF" w:rsidRPr="003D7F1B">
        <w:rPr>
          <w:lang w:val="ru-RU"/>
        </w:rPr>
        <w:t xml:space="preserve">1/8 1/8 </w:t>
      </w:r>
      <w:r w:rsidR="00FB3BBF" w:rsidRPr="00FB3BBF">
        <w:rPr>
          <w:lang w:val="ru-RU"/>
        </w:rPr>
        <w:t xml:space="preserve"> ½</w:t>
      </w:r>
      <w:r w:rsidR="00D1244B" w:rsidRPr="00F365DC">
        <w:rPr>
          <w:lang w:val="ru-RU"/>
        </w:rPr>
        <w:t xml:space="preserve"> (запретить желтым)</w:t>
      </w:r>
    </w:p>
  </w:comment>
  <w:comment w:id="89" w:author="Rualark Rualark" w:date="2018-04-30T14:01:00Z" w:initials="RR">
    <w:p w14:paraId="4077A15F" w14:textId="74301CE1" w:rsidR="00FB3BBF" w:rsidRPr="00FB3BBF" w:rsidRDefault="00FB3BBF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 w:rsidRPr="00FB3BBF">
        <w:rPr>
          <w:rStyle w:val="CommentReference"/>
          <w:color w:val="D9D9D9" w:themeColor="background1" w:themeShade="D9"/>
          <w:lang w:val="ru-RU"/>
        </w:rPr>
        <w:t>Н</w:t>
      </w:r>
      <w:r w:rsidRPr="00FB3BBF">
        <w:rPr>
          <w:color w:val="D9D9D9" w:themeColor="background1" w:themeShade="D9"/>
          <w:lang w:val="ru-RU"/>
        </w:rPr>
        <w:t>е больше двух восьмых на такт. Это уже определяется правилом «не больше 5 нот в такте», потому что учитывая, что четыре восьмые не могут стоять рядом, т.к. попадут на 3 долю, нот будет 6</w:t>
      </w:r>
      <w:r>
        <w:rPr>
          <w:lang w:val="ru-RU"/>
        </w:rPr>
        <w:t>.</w:t>
      </w:r>
    </w:p>
  </w:comment>
  <w:comment w:id="90" w:author="Rualark Rualark" w:date="2018-04-30T14:03:00Z" w:initials="RR">
    <w:p w14:paraId="74D0E510" w14:textId="29FBF398" w:rsidR="00FB3BBF" w:rsidRPr="00730C78" w:rsidRDefault="00FB3BBF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>MGen</w:t>
      </w:r>
      <w:r w:rsidRPr="00FB3BBF">
        <w:rPr>
          <w:lang w:val="ru-RU"/>
        </w:rPr>
        <w:t xml:space="preserve"> </w:t>
      </w:r>
      <w:r>
        <w:rPr>
          <w:lang w:val="ru-RU"/>
        </w:rPr>
        <w:t>разрешает до 5 нот с зеленой ошибкой.</w:t>
      </w:r>
      <w:r w:rsidR="00730C78" w:rsidRPr="00730C78">
        <w:rPr>
          <w:lang w:val="ru-RU"/>
        </w:rPr>
        <w:t xml:space="preserve"> Проверить, что разрешено 5 нот только если есть лига назад.</w:t>
      </w:r>
    </w:p>
  </w:comment>
  <w:comment w:id="93" w:author="Rualark Rualark" w:date="2018-04-30T14:07:00Z" w:initials="RR">
    <w:p w14:paraId="13276650" w14:textId="483A2BB9" w:rsidR="0078499C" w:rsidRPr="0078499C" w:rsidRDefault="0078499C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>MGen</w:t>
      </w:r>
      <w:r w:rsidRPr="0078499C">
        <w:rPr>
          <w:lang w:val="ru-RU"/>
        </w:rPr>
        <w:t xml:space="preserve"> </w:t>
      </w:r>
      <w:r>
        <w:rPr>
          <w:lang w:val="ru-RU"/>
        </w:rPr>
        <w:t>разрешает в двух голосах без ошибки</w:t>
      </w:r>
    </w:p>
  </w:comment>
  <w:comment w:id="94" w:author="Rualark Rualark" w:date="2018-08-24T10:09:00Z" w:initials="RR">
    <w:p w14:paraId="0DB8676B" w14:textId="7DCD0BAB" w:rsidR="00E47815" w:rsidRPr="00E47815" w:rsidRDefault="00E47815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Добавить правило?</w:t>
      </w:r>
    </w:p>
  </w:comment>
  <w:comment w:id="95" w:author="Rualark Rualark" w:date="2018-08-24T10:09:00Z" w:initials="RR">
    <w:p w14:paraId="23A2A165" w14:textId="15E36336" w:rsidR="00C75D3A" w:rsidRPr="00C75D3A" w:rsidRDefault="00C75D3A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Добавить правило?</w:t>
      </w:r>
    </w:p>
  </w:comment>
  <w:comment w:id="98" w:author="Rualark Rualark" w:date="2018-04-30T14:12:00Z" w:initials="RR">
    <w:p w14:paraId="5A774B6D" w14:textId="15249572" w:rsidR="001E1950" w:rsidRPr="00F365DC" w:rsidRDefault="001E1950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>MGen</w:t>
      </w:r>
      <w:r w:rsidRPr="001E1950">
        <w:rPr>
          <w:lang w:val="ru-RU"/>
        </w:rPr>
        <w:t xml:space="preserve"> </w:t>
      </w:r>
      <w:r>
        <w:rPr>
          <w:lang w:val="ru-RU"/>
        </w:rPr>
        <w:t>запрещает</w:t>
      </w:r>
      <w:r w:rsidR="00B80C57" w:rsidRPr="00F365DC">
        <w:rPr>
          <w:lang w:val="ru-RU"/>
        </w:rPr>
        <w:t>. Разрешить.</w:t>
      </w:r>
    </w:p>
  </w:comment>
  <w:comment w:id="101" w:author="Rualark Rualark" w:date="2018-08-24T00:15:00Z" w:initials="RR">
    <w:p w14:paraId="139109BF" w14:textId="77176F5B" w:rsidR="00F85B05" w:rsidRPr="00F85B05" w:rsidRDefault="00F85B05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Нужно добавить это правило?</w:t>
      </w:r>
    </w:p>
  </w:comment>
  <w:comment w:id="102" w:author="Rualark Rualark" w:date="2018-04-30T14:13:00Z" w:initials="RR">
    <w:p w14:paraId="7F15E928" w14:textId="3CB81256" w:rsidR="001E1950" w:rsidRPr="001E1950" w:rsidRDefault="001E1950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Это правило не добавляет ограничений</w:t>
      </w:r>
    </w:p>
  </w:comment>
  <w:comment w:id="105" w:author="Rualark Rualark" w:date="2018-08-24T00:18:00Z" w:initials="RR">
    <w:p w14:paraId="5C787F90" w14:textId="61F06C72" w:rsidR="004F5D7D" w:rsidRPr="00675B32" w:rsidRDefault="004F5D7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 w:rsidR="00BD00A2">
        <w:rPr>
          <w:lang w:val="ru-RU"/>
        </w:rPr>
        <w:t>Если в двухголосном контрапункте оба голоса подвижны, то тоже нужно применить это правило?</w:t>
      </w:r>
    </w:p>
  </w:comment>
  <w:comment w:id="106" w:author="Rualark Rualark" w:date="2018-08-24T10:06:00Z" w:initials="RR">
    <w:p w14:paraId="61E34750" w14:textId="302FD44F" w:rsidR="00AD684F" w:rsidRPr="00AD684F" w:rsidRDefault="00AD684F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Добавить правило?</w:t>
      </w:r>
    </w:p>
  </w:comment>
  <w:comment w:id="109" w:author="Rualark Rualark" w:date="2018-08-24T00:18:00Z" w:initials="RR">
    <w:p w14:paraId="07F126B7" w14:textId="1E1B72E5" w:rsidR="004F5D7D" w:rsidRPr="004F5D7D" w:rsidRDefault="004F5D7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Что это значит?</w:t>
      </w:r>
    </w:p>
  </w:comment>
  <w:comment w:id="111" w:author="Rualark Rualark" w:date="2018-04-30T14:14:00Z" w:initials="RR">
    <w:p w14:paraId="66DA8435" w14:textId="7823D8A9" w:rsidR="0058488C" w:rsidRPr="0058488C" w:rsidRDefault="0058488C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Не формализованное правило</w:t>
      </w:r>
    </w:p>
  </w:comment>
  <w:comment w:id="112" w:author="Rualark Rualark" w:date="2018-04-30T14:15:00Z" w:initials="RR">
    <w:p w14:paraId="7931F725" w14:textId="52395E17" w:rsidR="00496456" w:rsidRPr="00496456" w:rsidRDefault="00496456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Не формализованное правило</w:t>
      </w:r>
    </w:p>
  </w:comment>
  <w:comment w:id="113" w:author="Rualark Rualark" w:date="2018-04-30T14:16:00Z" w:initials="RR">
    <w:p w14:paraId="4C423640" w14:textId="1C1F57C3" w:rsidR="00F04E4B" w:rsidRPr="00F04E4B" w:rsidRDefault="00F04E4B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>MGen</w:t>
      </w:r>
      <w:r w:rsidRPr="006D0FD0">
        <w:rPr>
          <w:lang w:val="ru-RU"/>
        </w:rPr>
        <w:t xml:space="preserve"> </w:t>
      </w:r>
      <w:r>
        <w:rPr>
          <w:lang w:val="ru-RU"/>
        </w:rPr>
        <w:t>запрещает зеленым цветом</w:t>
      </w:r>
    </w:p>
  </w:comment>
  <w:comment w:id="116" w:author="Rualark Rualark" w:date="2018-04-30T14:16:00Z" w:initials="RR">
    <w:p w14:paraId="4471ABED" w14:textId="3E99E5D9" w:rsidR="006D0FD0" w:rsidRPr="006D0FD0" w:rsidRDefault="006D0FD0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>MGen</w:t>
      </w:r>
      <w:r w:rsidRPr="006D0FD0">
        <w:rPr>
          <w:lang w:val="ru-RU"/>
        </w:rPr>
        <w:t xml:space="preserve"> </w:t>
      </w:r>
      <w:r>
        <w:rPr>
          <w:lang w:val="ru-RU"/>
        </w:rPr>
        <w:t>такого правила нет</w:t>
      </w:r>
      <w:r w:rsidR="005C7587">
        <w:rPr>
          <w:lang w:val="ru-RU"/>
        </w:rPr>
        <w:t>. Не нужно</w:t>
      </w:r>
    </w:p>
  </w:comment>
  <w:comment w:id="117" w:author="Rualark Rualark" w:date="2018-04-14T15:32:00Z" w:initials="RR">
    <w:p w14:paraId="778001A3" w14:textId="0E85B5A9" w:rsidR="00767C31" w:rsidRPr="00442DFA" w:rsidRDefault="00442DFA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Квинты и кварты разрешены. А терции?</w:t>
      </w:r>
      <w:r w:rsidR="001A05DA">
        <w:rPr>
          <w:lang w:val="ru-RU"/>
        </w:rPr>
        <w:t xml:space="preserve"> </w:t>
      </w:r>
      <w:r w:rsidR="001A05DA" w:rsidRPr="001A05DA">
        <w:rPr>
          <w:b/>
          <w:lang w:val="ru-RU"/>
        </w:rPr>
        <w:t>Терции разрешены, но возможно Noel Gallon их запрещает из-за звучания пентатоники.</w:t>
      </w:r>
    </w:p>
  </w:comment>
  <w:comment w:id="118" w:author="Rualark Rualark" w:date="2018-04-30T14:54:00Z" w:initials="RR">
    <w:p w14:paraId="518B3B12" w14:textId="728763EC" w:rsidR="00F067E4" w:rsidRPr="00F067E4" w:rsidRDefault="00F067E4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rStyle w:val="CommentReference"/>
        </w:rPr>
        <w:t>MGen</w:t>
      </w:r>
      <w:r w:rsidRPr="00F067E4">
        <w:rPr>
          <w:rStyle w:val="CommentReference"/>
          <w:lang w:val="ru-RU"/>
        </w:rPr>
        <w:t xml:space="preserve"> </w:t>
      </w:r>
      <w:r>
        <w:rPr>
          <w:rStyle w:val="CommentReference"/>
          <w:lang w:val="ru-RU"/>
        </w:rPr>
        <w:t>разрешает большую сексту</w:t>
      </w:r>
    </w:p>
  </w:comment>
  <w:comment w:id="119" w:author="Rualark Rualark" w:date="2018-04-30T14:56:00Z" w:initials="RR">
    <w:p w14:paraId="4F1155AF" w14:textId="7D72F8D2" w:rsidR="00F067E4" w:rsidRPr="002A0E27" w:rsidRDefault="00F067E4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>MGen</w:t>
      </w:r>
      <w:r w:rsidRPr="00F067E4">
        <w:rPr>
          <w:lang w:val="ru-RU"/>
        </w:rPr>
        <w:t xml:space="preserve"> </w:t>
      </w:r>
      <w:r>
        <w:rPr>
          <w:lang w:val="ru-RU"/>
        </w:rPr>
        <w:t xml:space="preserve">разрешает </w:t>
      </w:r>
      <w:r>
        <w:t>III</w:t>
      </w:r>
      <w:r w:rsidRPr="00F067E4">
        <w:rPr>
          <w:lang w:val="ru-RU"/>
        </w:rPr>
        <w:t>-</w:t>
      </w:r>
      <w:r>
        <w:t>VII</w:t>
      </w:r>
      <w:r w:rsidRPr="00F067E4">
        <w:rPr>
          <w:lang w:val="ru-RU"/>
        </w:rPr>
        <w:t>#-</w:t>
      </w:r>
      <w:r>
        <w:t>I</w:t>
      </w:r>
      <w:r w:rsidR="002A0E27">
        <w:rPr>
          <w:lang w:val="ru-RU"/>
        </w:rPr>
        <w:t xml:space="preserve"> при нисходящ</w:t>
      </w:r>
      <w:r w:rsidR="002A0E27" w:rsidRPr="002A0E27">
        <w:rPr>
          <w:lang w:val="ru-RU"/>
        </w:rPr>
        <w:t xml:space="preserve">ем движении в </w:t>
      </w:r>
      <w:r w:rsidR="002A0E27">
        <w:rPr>
          <w:lang w:val="ru-RU"/>
        </w:rPr>
        <w:t>VII#</w:t>
      </w:r>
    </w:p>
  </w:comment>
  <w:comment w:id="120" w:author="Rualark Rualark" w:date="2018-04-30T14:57:00Z" w:initials="RR">
    <w:p w14:paraId="60D69E7D" w14:textId="58700BAA" w:rsidR="00F067E4" w:rsidRPr="00D03415" w:rsidRDefault="00F067E4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Не формализованное правило</w:t>
      </w:r>
      <w:r w:rsidR="002A0E27" w:rsidRPr="002A0E27">
        <w:rPr>
          <w:lang w:val="ru-RU"/>
        </w:rPr>
        <w:t>. Уже есть правило, которое считает количество нот, через которые произошли скачк</w:t>
      </w:r>
      <w:r w:rsidR="002A0E27" w:rsidRPr="00D03415">
        <w:rPr>
          <w:lang w:val="ru-RU"/>
        </w:rPr>
        <w:t>и.</w:t>
      </w:r>
    </w:p>
  </w:comment>
  <w:comment w:id="123" w:author="Rualark Rualark" w:date="2018-04-14T16:11:00Z" w:initials="RR">
    <w:p w14:paraId="644A987B" w14:textId="6A077FC5" w:rsidR="006F2E27" w:rsidRDefault="006F2E27">
      <w:pPr>
        <w:pStyle w:val="CommentText"/>
        <w:rPr>
          <w:lang w:val="ru-RU"/>
        </w:rPr>
      </w:pPr>
      <w:r>
        <w:rPr>
          <w:lang w:val="ru-RU"/>
        </w:rPr>
        <w:t>Такое правило обеспечивает «незаметность» тритона.</w:t>
      </w:r>
    </w:p>
    <w:p w14:paraId="01215E37" w14:textId="77777777" w:rsidR="006F2E27" w:rsidRDefault="006F2E27">
      <w:pPr>
        <w:pStyle w:val="CommentText"/>
        <w:rPr>
          <w:lang w:val="ru-RU"/>
        </w:rPr>
      </w:pPr>
    </w:p>
    <w:p w14:paraId="4045D483" w14:textId="32130686" w:rsidR="005E2747" w:rsidRPr="005E2747" w:rsidRDefault="005E2747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 xml:space="preserve">Я бы добавил, что в качестве исключения </w:t>
      </w:r>
      <w:r w:rsidR="00D03415">
        <w:rPr>
          <w:lang w:val="ru-RU"/>
        </w:rPr>
        <w:t>уменьшенная квинта</w:t>
      </w:r>
      <w:r>
        <w:rPr>
          <w:lang w:val="ru-RU"/>
        </w:rPr>
        <w:t xml:space="preserve"> может быть не подготовлена и не покинута поступенным движением в том же направлении, если она разрешается по правилам разрешения тритона в ближайших нотах после увеличенной кварты.</w:t>
      </w:r>
    </w:p>
  </w:comment>
  <w:comment w:id="124" w:author="Rualark Rualark" w:date="2018-04-14T16:11:00Z" w:initials="RR">
    <w:p w14:paraId="6045F35D" w14:textId="4D79EDE3" w:rsidR="00664ED3" w:rsidRPr="00BC2DB9" w:rsidRDefault="005E2747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Я бы добавил, что это правило не критичное</w:t>
      </w:r>
      <w:r w:rsidR="00664ED3" w:rsidRPr="00664ED3">
        <w:rPr>
          <w:lang w:val="ru-RU"/>
        </w:rPr>
        <w:t xml:space="preserve">. </w:t>
      </w:r>
      <w:r w:rsidR="00664ED3" w:rsidRPr="00664ED3">
        <w:rPr>
          <w:b/>
          <w:lang w:val="ru-RU"/>
        </w:rPr>
        <w:t>Д</w:t>
      </w:r>
      <w:r w:rsidR="00664ED3" w:rsidRPr="00BC2DB9">
        <w:rPr>
          <w:b/>
          <w:lang w:val="ru-RU"/>
        </w:rPr>
        <w:t>а</w:t>
      </w:r>
    </w:p>
  </w:comment>
  <w:comment w:id="125" w:author="Rualark Rualark" w:date="2018-04-30T18:25:00Z" w:initials="RR">
    <w:p w14:paraId="2853C00B" w14:textId="5BF1F0AC" w:rsidR="002612F5" w:rsidRPr="00BC2DB9" w:rsidRDefault="002612F5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>Mgen</w:t>
      </w:r>
      <w:r w:rsidRPr="002612F5">
        <w:rPr>
          <w:lang w:val="ru-RU"/>
        </w:rPr>
        <w:t xml:space="preserve"> таких правил нет</w:t>
      </w:r>
      <w:r w:rsidR="00BC2DB9" w:rsidRPr="00BC2DB9">
        <w:rPr>
          <w:lang w:val="ru-RU"/>
        </w:rPr>
        <w:t>. Это уже и так запрещено правилом “два скачка больше терции в одном направлении”.</w:t>
      </w:r>
    </w:p>
  </w:comment>
  <w:comment w:id="126" w:author="Rualark Rualark" w:date="2018-04-30T18:27:00Z" w:initials="RR">
    <w:p w14:paraId="1C64829E" w14:textId="521B77F4" w:rsidR="002612F5" w:rsidRPr="002612F5" w:rsidRDefault="002612F5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>Mgen</w:t>
      </w:r>
      <w:r w:rsidRPr="002612F5">
        <w:rPr>
          <w:lang w:val="ru-RU"/>
        </w:rPr>
        <w:t xml:space="preserve"> такого правила нет</w:t>
      </w:r>
    </w:p>
  </w:comment>
  <w:comment w:id="127" w:author="Rualark Rualark" w:date="2018-04-30T18:29:00Z" w:initials="RR">
    <w:p w14:paraId="02D5B7FE" w14:textId="6EB025BC" w:rsidR="002612F5" w:rsidRPr="003C695D" w:rsidRDefault="002612F5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 w:rsidR="00D13D0C">
        <w:rPr>
          <w:lang w:val="ru-RU"/>
        </w:rPr>
        <w:t>Не учтена</w:t>
      </w:r>
      <w:r w:rsidRPr="002612F5">
        <w:rPr>
          <w:lang w:val="ru-RU"/>
        </w:rPr>
        <w:t xml:space="preserve"> камбиат</w:t>
      </w:r>
      <w:r w:rsidR="00D13D0C" w:rsidRPr="003C695D">
        <w:rPr>
          <w:lang w:val="ru-RU"/>
        </w:rPr>
        <w:t>а</w:t>
      </w:r>
    </w:p>
  </w:comment>
  <w:comment w:id="128" w:author="Rualark Rualark" w:date="2018-05-01T13:19:00Z" w:initials="RR">
    <w:p w14:paraId="52122A23" w14:textId="06FF8425" w:rsidR="00D7292D" w:rsidRPr="00647E3E" w:rsidRDefault="00D7292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 xml:space="preserve">MGen: </w:t>
      </w:r>
      <w:r w:rsidR="00A3367A">
        <w:rPr>
          <w:lang w:val="ru-RU"/>
        </w:rPr>
        <w:t>Это нежелательно. Хорошо, если п</w:t>
      </w:r>
      <w:r w:rsidRPr="00D7292D">
        <w:rPr>
          <w:lang w:val="ru-RU"/>
        </w:rPr>
        <w:t xml:space="preserve">ервой нотой следующего аккорда </w:t>
      </w:r>
      <w:r w:rsidR="00A3367A">
        <w:rPr>
          <w:lang w:val="ru-RU"/>
        </w:rPr>
        <w:t xml:space="preserve">после вводного тона будет </w:t>
      </w:r>
      <w:r w:rsidRPr="00D7292D">
        <w:rPr>
          <w:lang w:val="ru-RU"/>
        </w:rPr>
        <w:t>тоник</w:t>
      </w:r>
      <w:r w:rsidRPr="00647E3E">
        <w:rPr>
          <w:lang w:val="ru-RU"/>
        </w:rPr>
        <w:t>а</w:t>
      </w:r>
      <w:r w:rsidR="00A3367A">
        <w:rPr>
          <w:lang w:val="ru-RU"/>
        </w:rPr>
        <w:t>, особенно если вводный тон последний в предыдущем такте. Пока такого правила нет.</w:t>
      </w:r>
    </w:p>
  </w:comment>
  <w:comment w:id="131" w:author="Rualark Rualark" w:date="2018-04-30T19:56:00Z" w:initials="RR">
    <w:p w14:paraId="6A382877" w14:textId="6E0BA342" w:rsidR="00584774" w:rsidRPr="00584774" w:rsidRDefault="00584774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>MGen</w:t>
      </w:r>
      <w:r w:rsidRPr="00584774">
        <w:rPr>
          <w:lang w:val="ru-RU"/>
        </w:rPr>
        <w:t xml:space="preserve">: </w:t>
      </w:r>
      <w:r w:rsidR="00181433">
        <w:rPr>
          <w:lang w:val="ru-RU"/>
        </w:rPr>
        <w:t>разрешено не только поступенное движение к предъему, но и скачок к предъему.</w:t>
      </w:r>
    </w:p>
  </w:comment>
  <w:comment w:id="132" w:author="Rualark Rualark" w:date="2018-04-30T19:40:00Z" w:initials="RR">
    <w:p w14:paraId="2236725D" w14:textId="5CD5E6D0" w:rsidR="002612F5" w:rsidRPr="002612F5" w:rsidRDefault="002612F5">
      <w:pPr>
        <w:pStyle w:val="CommentText"/>
        <w:rPr>
          <w:lang w:val="ru-RU"/>
        </w:rPr>
      </w:pPr>
      <w:r>
        <w:t>MGen</w:t>
      </w:r>
      <w:r w:rsidRPr="002612F5">
        <w:rPr>
          <w:lang w:val="ru-RU"/>
        </w:rPr>
        <w:t xml:space="preserve"> </w:t>
      </w:r>
      <w:r>
        <w:rPr>
          <w:lang w:val="ru-RU"/>
        </w:rPr>
        <w:t xml:space="preserve">такого правила нет. </w:t>
      </w:r>
      <w:r>
        <w:rPr>
          <w:rStyle w:val="CommentReference"/>
        </w:rPr>
        <w:annotationRef/>
      </w:r>
      <w:r>
        <w:rPr>
          <w:lang w:val="ru-RU"/>
        </w:rPr>
        <w:t>Симметрия – это фактически обратный мотив или повтор.</w:t>
      </w:r>
      <w:r w:rsidR="008F54CB">
        <w:rPr>
          <w:lang w:val="ru-RU"/>
        </w:rPr>
        <w:t xml:space="preserve"> Также симметрия может обозначать повтор с той же доли, а повтор может обозначать повтор вплотную. Если так, то у нас как раз такие правила и реализованы.</w:t>
      </w:r>
    </w:p>
  </w:comment>
  <w:comment w:id="133" w:author="Rualark Rualark" w:date="2018-04-30T19:47:00Z" w:initials="RR">
    <w:p w14:paraId="6839B872" w14:textId="6BC76F8A" w:rsidR="00F9033A" w:rsidRPr="00F9033A" w:rsidRDefault="00F9033A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>MGen</w:t>
      </w:r>
      <w:r w:rsidRPr="00584774">
        <w:rPr>
          <w:lang w:val="ru-RU"/>
        </w:rPr>
        <w:t xml:space="preserve"> </w:t>
      </w:r>
      <w:r>
        <w:rPr>
          <w:lang w:val="ru-RU"/>
        </w:rPr>
        <w:t>такого правила нет.</w:t>
      </w:r>
      <w:r w:rsidR="00001684">
        <w:rPr>
          <w:lang w:val="ru-RU"/>
        </w:rPr>
        <w:t xml:space="preserve"> Это правило не нужно.</w:t>
      </w:r>
    </w:p>
  </w:comment>
  <w:comment w:id="134" w:author="Rualark Rualark" w:date="2018-04-30T19:57:00Z" w:initials="RR">
    <w:p w14:paraId="1A900DA5" w14:textId="5E9A6520" w:rsidR="00584774" w:rsidRPr="00D34F4C" w:rsidRDefault="00584774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>MGen</w:t>
      </w:r>
      <w:r w:rsidRPr="00584774">
        <w:rPr>
          <w:lang w:val="ru-RU"/>
        </w:rPr>
        <w:t xml:space="preserve">: </w:t>
      </w:r>
      <w:r>
        <w:rPr>
          <w:lang w:val="ru-RU"/>
        </w:rPr>
        <w:t>нет такого правила</w:t>
      </w:r>
      <w:r w:rsidR="00D34F4C">
        <w:rPr>
          <w:lang w:val="ru-RU"/>
        </w:rPr>
        <w:t xml:space="preserve"> (запрещен только повтор тоник и стагнация)</w:t>
      </w:r>
    </w:p>
  </w:comment>
  <w:comment w:id="140" w:author="Rualark Rualark" w:date="2018-04-30T19:59:00Z" w:initials="RR">
    <w:p w14:paraId="5991BE58" w14:textId="2D39518E" w:rsidR="00115306" w:rsidRPr="00376593" w:rsidRDefault="00115306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bookmarkStart w:id="141" w:name="OLE_LINK104"/>
      <w:bookmarkStart w:id="142" w:name="OLE_LINK105"/>
      <w:r>
        <w:t>MGen</w:t>
      </w:r>
      <w:r w:rsidRPr="00584774">
        <w:rPr>
          <w:lang w:val="ru-RU"/>
        </w:rPr>
        <w:t xml:space="preserve">: </w:t>
      </w:r>
      <w:r w:rsidR="00A07A3B" w:rsidRPr="00F365DC">
        <w:rPr>
          <w:lang w:val="ru-RU"/>
        </w:rPr>
        <w:t>добавить правил</w:t>
      </w:r>
      <w:r w:rsidR="00376593" w:rsidRPr="00993550">
        <w:rPr>
          <w:lang w:val="ru-RU"/>
        </w:rPr>
        <w:t>а</w:t>
      </w:r>
      <w:bookmarkEnd w:id="141"/>
      <w:bookmarkEnd w:id="142"/>
    </w:p>
  </w:comment>
  <w:comment w:id="143" w:author="Rualark Rualark" w:date="2018-04-24T23:38:00Z" w:initials="RR">
    <w:p w14:paraId="264C1E5D" w14:textId="79F9C85C" w:rsidR="00811471" w:rsidRPr="00811471" w:rsidRDefault="00A1620C">
      <w:pPr>
        <w:pStyle w:val="CommentText"/>
        <w:rPr>
          <w:rStyle w:val="CommentReference"/>
          <w:lang w:val="ru-RU"/>
        </w:rPr>
      </w:pPr>
      <w:r>
        <w:rPr>
          <w:rStyle w:val="CommentReference"/>
        </w:rPr>
        <w:annotationRef/>
      </w:r>
      <w:bookmarkStart w:id="144" w:name="OLE_LINK113"/>
      <w:bookmarkStart w:id="145" w:name="OLE_LINK114"/>
      <w:r w:rsidR="00811471" w:rsidRPr="00811471">
        <w:rPr>
          <w:rStyle w:val="CommentReference"/>
          <w:lang w:val="ru-RU"/>
        </w:rPr>
        <w:t xml:space="preserve">Здесь имеется в виду подчинение правилам мелодического минора. При этом сейчас в </w:t>
      </w:r>
      <w:r w:rsidR="00811471">
        <w:rPr>
          <w:rStyle w:val="CommentReference"/>
        </w:rPr>
        <w:t>MGen</w:t>
      </w:r>
      <w:r w:rsidR="00811471" w:rsidRPr="00811471">
        <w:rPr>
          <w:rStyle w:val="CommentReference"/>
          <w:lang w:val="ru-RU"/>
        </w:rPr>
        <w:t xml:space="preserve"> </w:t>
      </w:r>
      <w:r w:rsidR="00811471">
        <w:rPr>
          <w:rStyle w:val="CommentReference"/>
          <w:lang w:val="ru-RU"/>
        </w:rPr>
        <w:t>F</w:t>
      </w:r>
      <w:r w:rsidR="00811471" w:rsidRPr="00811471">
        <w:rPr>
          <w:rStyle w:val="CommentReference"/>
          <w:lang w:val="ru-RU"/>
        </w:rPr>
        <w:t xml:space="preserve"># разрешен во всех поступенных движениях кроме движения </w:t>
      </w:r>
      <w:r w:rsidR="00811471">
        <w:rPr>
          <w:rStyle w:val="CommentReference"/>
        </w:rPr>
        <w:t>G</w:t>
      </w:r>
      <w:r w:rsidR="00811471" w:rsidRPr="00811471">
        <w:rPr>
          <w:rStyle w:val="CommentReference"/>
          <w:lang w:val="ru-RU"/>
        </w:rPr>
        <w:t xml:space="preserve"> в </w:t>
      </w:r>
      <w:r w:rsidR="00811471">
        <w:rPr>
          <w:rStyle w:val="CommentReference"/>
        </w:rPr>
        <w:t>A</w:t>
      </w:r>
      <w:r w:rsidR="00811471" w:rsidRPr="00811471">
        <w:rPr>
          <w:rStyle w:val="CommentReference"/>
          <w:lang w:val="ru-RU"/>
        </w:rPr>
        <w:t xml:space="preserve">. Таким образом, Галлон в отличие от </w:t>
      </w:r>
      <w:r w:rsidR="00811471">
        <w:rPr>
          <w:rStyle w:val="CommentReference"/>
        </w:rPr>
        <w:t>MGen</w:t>
      </w:r>
      <w:r w:rsidR="00811471" w:rsidRPr="00811471">
        <w:rPr>
          <w:rStyle w:val="CommentReference"/>
          <w:lang w:val="ru-RU"/>
        </w:rPr>
        <w:t xml:space="preserve"> запрещает </w:t>
      </w:r>
      <w:r w:rsidR="00811471">
        <w:rPr>
          <w:rStyle w:val="CommentReference"/>
        </w:rPr>
        <w:t>G</w:t>
      </w:r>
      <w:r w:rsidR="00811471" w:rsidRPr="00811471">
        <w:rPr>
          <w:rStyle w:val="CommentReference"/>
          <w:lang w:val="ru-RU"/>
        </w:rPr>
        <w:t xml:space="preserve"> как вспомогательную гармоническую ноту. При этом </w:t>
      </w:r>
      <w:r w:rsidR="00811471">
        <w:rPr>
          <w:rStyle w:val="CommentReference"/>
        </w:rPr>
        <w:t>MGen</w:t>
      </w:r>
      <w:r w:rsidR="00811471" w:rsidRPr="00811471">
        <w:rPr>
          <w:rStyle w:val="CommentReference"/>
          <w:lang w:val="ru-RU"/>
        </w:rPr>
        <w:t xml:space="preserve"> в отличии от Галлона запрещает движение </w:t>
      </w:r>
      <w:r w:rsidR="00811471">
        <w:rPr>
          <w:rStyle w:val="CommentReference"/>
        </w:rPr>
        <w:t>G</w:t>
      </w:r>
      <w:r w:rsidR="00811471" w:rsidRPr="00811471">
        <w:rPr>
          <w:rStyle w:val="CommentReference"/>
          <w:lang w:val="ru-RU"/>
        </w:rPr>
        <w:t xml:space="preserve"> в </w:t>
      </w:r>
      <w:r w:rsidR="00811471">
        <w:rPr>
          <w:rStyle w:val="CommentReference"/>
        </w:rPr>
        <w:t>A</w:t>
      </w:r>
      <w:r w:rsidR="00811471" w:rsidRPr="00811471">
        <w:rPr>
          <w:rStyle w:val="CommentReference"/>
          <w:lang w:val="ru-RU"/>
        </w:rPr>
        <w:t xml:space="preserve">, даже если </w:t>
      </w:r>
      <w:r w:rsidR="00811471">
        <w:rPr>
          <w:rStyle w:val="CommentReference"/>
        </w:rPr>
        <w:t>G</w:t>
      </w:r>
      <w:r w:rsidR="00811471" w:rsidRPr="00811471">
        <w:rPr>
          <w:rStyle w:val="CommentReference"/>
          <w:lang w:val="ru-RU"/>
        </w:rPr>
        <w:t xml:space="preserve"> мелодическая.</w:t>
      </w:r>
    </w:p>
    <w:p w14:paraId="391FAEF3" w14:textId="77777777" w:rsidR="00811471" w:rsidRPr="00811471" w:rsidRDefault="00811471">
      <w:pPr>
        <w:pStyle w:val="CommentText"/>
        <w:rPr>
          <w:lang w:val="ru-RU"/>
        </w:rPr>
      </w:pPr>
    </w:p>
    <w:p w14:paraId="61ACE787" w14:textId="71093B6D" w:rsidR="00057078" w:rsidRPr="001B6FAB" w:rsidRDefault="00057078">
      <w:pPr>
        <w:pStyle w:val="CommentText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r>
        <w:t>sp</w:t>
      </w:r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bookmarkStart w:id="146" w:name="OLE_LINK115"/>
      <w:bookmarkStart w:id="147" w:name="OLE_LINK116"/>
      <w:bookmarkEnd w:id="144"/>
      <w:bookmarkEnd w:id="145"/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</w:t>
      </w:r>
      <w:r w:rsidR="001B6FAB" w:rsidRPr="001B6FAB">
        <w:rPr>
          <w:lang w:val="ru-RU"/>
        </w:rPr>
        <w:t>#?</w:t>
      </w:r>
      <w:bookmarkEnd w:id="146"/>
      <w:bookmarkEnd w:id="147"/>
    </w:p>
  </w:comment>
  <w:comment w:id="150" w:author="Rualark Rualark" w:date="2018-04-24T23:38:00Z" w:initials="RR">
    <w:p w14:paraId="7C2A0CC4" w14:textId="1A217098" w:rsidR="00057078" w:rsidRPr="003C695D" w:rsidRDefault="00A1620C" w:rsidP="00057078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bookmarkStart w:id="151" w:name="OLE_LINK121"/>
      <w:bookmarkStart w:id="152" w:name="OLE_LINK122"/>
      <w:r w:rsidR="00811471">
        <w:rPr>
          <w:rStyle w:val="CommentReference"/>
          <w:lang w:val="ru-RU"/>
        </w:rPr>
        <w:t xml:space="preserve">Здесь имеется в виду подчинение правилам мелодического минора. При этом сейчас в </w:t>
      </w:r>
      <w:r w:rsidR="00811471">
        <w:rPr>
          <w:rStyle w:val="CommentReference"/>
        </w:rPr>
        <w:t>MGen</w:t>
      </w:r>
      <w:r w:rsidR="00811471" w:rsidRPr="00811471">
        <w:rPr>
          <w:rStyle w:val="CommentReference"/>
          <w:lang w:val="ru-RU"/>
        </w:rPr>
        <w:t xml:space="preserve"> </w:t>
      </w:r>
      <w:r w:rsidR="00811471">
        <w:rPr>
          <w:rStyle w:val="CommentReference"/>
        </w:rPr>
        <w:t>G</w:t>
      </w:r>
      <w:r w:rsidR="00811471" w:rsidRPr="00811471">
        <w:rPr>
          <w:rStyle w:val="CommentReference"/>
          <w:lang w:val="ru-RU"/>
        </w:rPr>
        <w:t xml:space="preserve"> </w:t>
      </w:r>
      <w:r w:rsidR="00811471">
        <w:rPr>
          <w:rStyle w:val="CommentReference"/>
          <w:lang w:val="ru-RU"/>
        </w:rPr>
        <w:t xml:space="preserve">бекар разрешен во всех поступенных движениях кроме движения </w:t>
      </w:r>
      <w:r w:rsidR="00811471">
        <w:rPr>
          <w:rStyle w:val="CommentReference"/>
        </w:rPr>
        <w:t>G</w:t>
      </w:r>
      <w:r w:rsidR="00811471" w:rsidRPr="00811471">
        <w:rPr>
          <w:rStyle w:val="CommentReference"/>
          <w:lang w:val="ru-RU"/>
        </w:rPr>
        <w:t xml:space="preserve"> </w:t>
      </w:r>
      <w:r w:rsidR="00811471">
        <w:rPr>
          <w:rStyle w:val="CommentReference"/>
          <w:lang w:val="ru-RU"/>
        </w:rPr>
        <w:t xml:space="preserve">в </w:t>
      </w:r>
      <w:r w:rsidR="00811471">
        <w:rPr>
          <w:rStyle w:val="CommentReference"/>
        </w:rPr>
        <w:t>A</w:t>
      </w:r>
      <w:r w:rsidR="00811471" w:rsidRPr="00811471">
        <w:rPr>
          <w:rStyle w:val="CommentReference"/>
          <w:lang w:val="ru-RU"/>
        </w:rPr>
        <w:t xml:space="preserve">. </w:t>
      </w:r>
      <w:r w:rsidR="00811471">
        <w:rPr>
          <w:rStyle w:val="CommentReference"/>
          <w:lang w:val="ru-RU"/>
        </w:rPr>
        <w:t xml:space="preserve">Таким образом, Галлон в отличие от </w:t>
      </w:r>
      <w:r w:rsidR="00811471">
        <w:rPr>
          <w:rStyle w:val="CommentReference"/>
        </w:rPr>
        <w:t>MGen</w:t>
      </w:r>
      <w:r w:rsidR="00811471" w:rsidRPr="00811471">
        <w:rPr>
          <w:rStyle w:val="CommentReference"/>
          <w:lang w:val="ru-RU"/>
        </w:rPr>
        <w:t xml:space="preserve"> </w:t>
      </w:r>
      <w:r w:rsidR="00811471">
        <w:rPr>
          <w:rStyle w:val="CommentReference"/>
          <w:lang w:val="ru-RU"/>
        </w:rPr>
        <w:t xml:space="preserve">запрещает </w:t>
      </w:r>
      <w:r w:rsidR="00811471">
        <w:rPr>
          <w:rStyle w:val="CommentReference"/>
        </w:rPr>
        <w:t>G</w:t>
      </w:r>
      <w:r w:rsidR="00811471" w:rsidRPr="00811471">
        <w:rPr>
          <w:rStyle w:val="CommentReference"/>
          <w:lang w:val="ru-RU"/>
        </w:rPr>
        <w:t xml:space="preserve"> </w:t>
      </w:r>
      <w:r w:rsidR="00811471">
        <w:rPr>
          <w:rStyle w:val="CommentReference"/>
          <w:lang w:val="ru-RU"/>
        </w:rPr>
        <w:t xml:space="preserve">как вспомогательную гармоническую ноту. При этом </w:t>
      </w:r>
      <w:r w:rsidR="00811471">
        <w:rPr>
          <w:rStyle w:val="CommentReference"/>
        </w:rPr>
        <w:t>MGen</w:t>
      </w:r>
      <w:r w:rsidR="00811471" w:rsidRPr="00811471">
        <w:rPr>
          <w:rStyle w:val="CommentReference"/>
          <w:lang w:val="ru-RU"/>
        </w:rPr>
        <w:t xml:space="preserve"> </w:t>
      </w:r>
      <w:r w:rsidR="00811471">
        <w:rPr>
          <w:rStyle w:val="CommentReference"/>
          <w:lang w:val="ru-RU"/>
        </w:rPr>
        <w:t xml:space="preserve">в отличии от Галлона запрещает движение </w:t>
      </w:r>
      <w:r w:rsidR="00811471">
        <w:rPr>
          <w:rStyle w:val="CommentReference"/>
        </w:rPr>
        <w:t>G</w:t>
      </w:r>
      <w:r w:rsidR="00811471" w:rsidRPr="00811471">
        <w:rPr>
          <w:rStyle w:val="CommentReference"/>
          <w:lang w:val="ru-RU"/>
        </w:rPr>
        <w:t xml:space="preserve"> </w:t>
      </w:r>
      <w:r w:rsidR="00811471">
        <w:rPr>
          <w:rStyle w:val="CommentReference"/>
          <w:lang w:val="ru-RU"/>
        </w:rPr>
        <w:t xml:space="preserve">в </w:t>
      </w:r>
      <w:r w:rsidR="00811471">
        <w:rPr>
          <w:rStyle w:val="CommentReference"/>
        </w:rPr>
        <w:t>A</w:t>
      </w:r>
      <w:r w:rsidR="00811471" w:rsidRPr="00811471">
        <w:rPr>
          <w:rStyle w:val="CommentReference"/>
          <w:lang w:val="ru-RU"/>
        </w:rPr>
        <w:t xml:space="preserve">, </w:t>
      </w:r>
      <w:r w:rsidR="00811471">
        <w:rPr>
          <w:rStyle w:val="CommentReference"/>
          <w:lang w:val="ru-RU"/>
        </w:rPr>
        <w:t xml:space="preserve">даже если </w:t>
      </w:r>
      <w:r w:rsidR="00811471">
        <w:rPr>
          <w:rStyle w:val="CommentReference"/>
        </w:rPr>
        <w:t>G</w:t>
      </w:r>
      <w:r w:rsidR="00811471" w:rsidRPr="00811471">
        <w:rPr>
          <w:rStyle w:val="CommentReference"/>
          <w:lang w:val="ru-RU"/>
        </w:rPr>
        <w:t xml:space="preserve"> </w:t>
      </w:r>
      <w:r w:rsidR="00811471">
        <w:rPr>
          <w:rStyle w:val="CommentReference"/>
          <w:lang w:val="ru-RU"/>
        </w:rPr>
        <w:t>мелодическая.</w:t>
      </w:r>
      <w:bookmarkEnd w:id="151"/>
      <w:bookmarkEnd w:id="152"/>
    </w:p>
    <w:p w14:paraId="0D3A38F4" w14:textId="77777777" w:rsidR="00811471" w:rsidRDefault="00811471" w:rsidP="00057078">
      <w:pPr>
        <w:pStyle w:val="CommentText"/>
        <w:rPr>
          <w:lang w:val="ru-RU"/>
        </w:rPr>
      </w:pPr>
    </w:p>
    <w:p w14:paraId="131733C7" w14:textId="25B732EA" w:rsidR="00057078" w:rsidRPr="002612F5" w:rsidRDefault="00057078" w:rsidP="00057078">
      <w:pPr>
        <w:pStyle w:val="CommentText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r>
        <w:t>sp</w:t>
      </w:r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VII</w:t>
      </w:r>
      <w:r w:rsidR="001B6FAB" w:rsidRPr="001B6FAB">
        <w:rPr>
          <w:lang w:val="ru-RU"/>
        </w:rPr>
        <w:t>?</w:t>
      </w:r>
    </w:p>
  </w:comment>
  <w:comment w:id="153" w:author="Rualark Rualark" w:date="2018-10-28T14:26:00Z" w:initials="RR">
    <w:p w14:paraId="2F9AFC59" w14:textId="77777777" w:rsidR="00E92DF2" w:rsidRPr="00A54014" w:rsidRDefault="00E92DF2" w:rsidP="00E92DF2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 w:rsidRPr="001B6FAB">
        <w:t>MGen</w:t>
      </w:r>
      <w:r w:rsidRPr="00A54014">
        <w:rPr>
          <w:lang w:val="ru-RU"/>
        </w:rPr>
        <w:t xml:space="preserve">: </w:t>
      </w:r>
      <w:r>
        <w:rPr>
          <w:lang w:val="ru-RU"/>
        </w:rPr>
        <w:t>Сейчас</w:t>
      </w:r>
      <w:r w:rsidRPr="00A54014">
        <w:rPr>
          <w:lang w:val="ru-RU"/>
        </w:rPr>
        <w:t xml:space="preserve"> </w:t>
      </w:r>
      <w:r>
        <w:rPr>
          <w:lang w:val="ru-RU"/>
        </w:rPr>
        <w:t>хроматическое переченье</w:t>
      </w:r>
      <w:r w:rsidRPr="00A54014">
        <w:rPr>
          <w:lang w:val="ru-RU"/>
        </w:rPr>
        <w:t xml:space="preserve"> </w:t>
      </w:r>
      <w:r>
        <w:rPr>
          <w:lang w:val="ru-RU"/>
        </w:rPr>
        <w:t>запрещено</w:t>
      </w:r>
      <w:r w:rsidRPr="00A54014">
        <w:rPr>
          <w:lang w:val="ru-RU"/>
        </w:rPr>
        <w:t>.</w:t>
      </w:r>
      <w:r>
        <w:rPr>
          <w:lang w:val="ru-RU"/>
        </w:rPr>
        <w:t xml:space="preserve"> </w:t>
      </w:r>
      <w:r w:rsidRPr="009E7F8C">
        <w:rPr>
          <w:b/>
          <w:lang w:val="ru-RU"/>
        </w:rPr>
        <w:t>Можно разрешить, если хотя бы один из двух звуков неаккордовый.</w:t>
      </w:r>
      <w:r w:rsidRPr="00982942">
        <w:rPr>
          <w:lang w:val="ru-RU"/>
        </w:rPr>
        <w:t xml:space="preserve"> </w:t>
      </w:r>
      <w:r>
        <w:rPr>
          <w:lang w:val="ru-RU"/>
        </w:rPr>
        <w:t xml:space="preserve">Если оба звука аккордовые, то будет нарушение другого правила (аккорд с нотой </w:t>
      </w:r>
      <w:r>
        <w:t>VI</w:t>
      </w:r>
      <w:r w:rsidRPr="00A54014">
        <w:rPr>
          <w:lang w:val="ru-RU"/>
        </w:rPr>
        <w:t xml:space="preserve"> </w:t>
      </w:r>
      <w:r>
        <w:rPr>
          <w:lang w:val="ru-RU"/>
        </w:rPr>
        <w:t xml:space="preserve">около аккорда с нотой </w:t>
      </w:r>
      <w:r>
        <w:t>VI</w:t>
      </w:r>
      <w:r>
        <w:rPr>
          <w:lang w:val="ru-RU"/>
        </w:rPr>
        <w:t xml:space="preserve"># - и такое же правило есть для </w:t>
      </w:r>
      <w:r>
        <w:t>VII</w:t>
      </w:r>
      <w:r w:rsidRPr="00A54014">
        <w:rPr>
          <w:lang w:val="ru-RU"/>
        </w:rPr>
        <w:t xml:space="preserve">). </w:t>
      </w:r>
      <w:r>
        <w:rPr>
          <w:lang w:val="ru-RU"/>
        </w:rPr>
        <w:t xml:space="preserve">Таким образом, если оба звука должны быть аккордовыми, то правило хроматического переченья можно сделать зеленым и показывать только если хотя бы один звук неаккордовый. </w:t>
      </w:r>
      <w:r w:rsidRPr="009E7F8C">
        <w:rPr>
          <w:b/>
          <w:lang w:val="ru-RU"/>
        </w:rPr>
        <w:t>Это не нужно делать.</w:t>
      </w:r>
    </w:p>
    <w:p w14:paraId="67CFBC78" w14:textId="77777777" w:rsidR="00E92DF2" w:rsidRDefault="00E92DF2" w:rsidP="00E92DF2">
      <w:pPr>
        <w:pStyle w:val="CommentText"/>
        <w:rPr>
          <w:lang w:val="ru-RU"/>
        </w:rPr>
      </w:pPr>
    </w:p>
    <w:p w14:paraId="64AD18A0" w14:textId="277E3524" w:rsidR="00E92DF2" w:rsidRPr="00E92DF2" w:rsidRDefault="00E92DF2" w:rsidP="00E92DF2">
      <w:pPr>
        <w:pStyle w:val="CommentText"/>
        <w:rPr>
          <w:lang w:val="ru-RU"/>
        </w:rPr>
      </w:pPr>
      <w:r w:rsidRPr="00982942">
        <w:rPr>
          <w:lang w:val="ru-RU"/>
        </w:rPr>
        <w:t>Начиная с трех го</w:t>
      </w:r>
      <w:r>
        <w:rPr>
          <w:lang w:val="ru-RU"/>
        </w:rPr>
        <w:t xml:space="preserve">лосов, это особенно разрешено между </w:t>
      </w:r>
      <w:r w:rsidRPr="00982942">
        <w:rPr>
          <w:lang w:val="ru-RU"/>
        </w:rPr>
        <w:t>н</w:t>
      </w:r>
      <w:r>
        <w:rPr>
          <w:lang w:val="ru-RU"/>
        </w:rPr>
        <w:t>е</w:t>
      </w:r>
      <w:r w:rsidRPr="001B6FAB">
        <w:rPr>
          <w:lang w:val="ru-RU"/>
        </w:rPr>
        <w:t xml:space="preserve"> </w:t>
      </w:r>
      <w:r>
        <w:rPr>
          <w:lang w:val="ru-RU"/>
        </w:rPr>
        <w:t>крайними голосами, особенно при наличии расстояния между этими н</w:t>
      </w:r>
      <w:r w:rsidRPr="00982942">
        <w:rPr>
          <w:lang w:val="ru-RU"/>
        </w:rPr>
        <w:t>отами.</w:t>
      </w:r>
    </w:p>
  </w:comment>
  <w:comment w:id="188" w:author="Rualark Rualark" w:date="2018-08-26T12:37:00Z" w:initials="RR">
    <w:p w14:paraId="18BD8544" w14:textId="07182FA1" w:rsidR="001622F0" w:rsidRPr="001622F0" w:rsidRDefault="001622F0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Добавить правило</w:t>
      </w:r>
    </w:p>
  </w:comment>
  <w:comment w:id="190" w:author="Rualark Rualark" w:date="2018-04-26T22:32:00Z" w:initials="RR">
    <w:p w14:paraId="56625CA5" w14:textId="0070A2E0" w:rsidR="0014772F" w:rsidRDefault="0014772F">
      <w:pPr>
        <w:pStyle w:val="CommentText"/>
        <w:rPr>
          <w:rStyle w:val="CommentReference"/>
          <w:lang w:val="ru-RU"/>
        </w:rPr>
      </w:pPr>
      <w:r>
        <w:rPr>
          <w:rStyle w:val="CommentReference"/>
        </w:rPr>
        <w:annotationRef/>
      </w:r>
      <w:r w:rsidR="00E14A98">
        <w:rPr>
          <w:rStyle w:val="CommentReference"/>
          <w:lang w:val="ru-RU"/>
        </w:rPr>
        <w:t>Аккорды в основном виде запрещены в любом случае, т.к. образуются параллельные квинты.</w:t>
      </w:r>
    </w:p>
    <w:p w14:paraId="7C250EF6" w14:textId="34BBFE49" w:rsidR="00C84F32" w:rsidRDefault="00C84F32">
      <w:pPr>
        <w:pStyle w:val="CommentText"/>
        <w:rPr>
          <w:rStyle w:val="CommentReference"/>
          <w:lang w:val="ru-RU"/>
        </w:rPr>
      </w:pPr>
    </w:p>
    <w:p w14:paraId="2B1712C2" w14:textId="50DDB05B" w:rsidR="00C84F32" w:rsidRPr="00E14A98" w:rsidRDefault="00C84F32">
      <w:pPr>
        <w:pStyle w:val="CommentText"/>
        <w:rPr>
          <w:lang w:val="ru-RU"/>
        </w:rPr>
      </w:pPr>
      <w:r>
        <w:rPr>
          <w:rStyle w:val="CommentReference"/>
          <w:lang w:val="ru-RU"/>
        </w:rPr>
        <w:t>Это правило должно быть запрещено только для первого разряда, т.к. в других разрядах сработает правило параллельных несовершенных консонансов.</w:t>
      </w:r>
    </w:p>
  </w:comment>
  <w:comment w:id="189" w:author="Rualark Rualark" w:date="2018-08-24T10:20:00Z" w:initials="RR">
    <w:p w14:paraId="7885B279" w14:textId="35634E41" w:rsidR="004E5B5E" w:rsidRPr="004E5B5E" w:rsidRDefault="004E5B5E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Добавить правило</w:t>
      </w:r>
    </w:p>
  </w:comment>
  <w:comment w:id="194" w:author="Rualark Rualark" w:date="2018-08-24T10:24:00Z" w:initials="RR">
    <w:p w14:paraId="3DBDD314" w14:textId="5C1086A2" w:rsidR="004E5B5E" w:rsidRPr="004E5B5E" w:rsidRDefault="004E5B5E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Добавить правило?</w:t>
      </w:r>
    </w:p>
  </w:comment>
  <w:comment w:id="203" w:author="Rualark Rualark" w:date="2018-08-24T10:36:00Z" w:initials="RR">
    <w:p w14:paraId="068929A5" w14:textId="21441A9E" w:rsidR="00563667" w:rsidRPr="00675B32" w:rsidRDefault="00563667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 w:rsidR="00DD1236">
        <w:rPr>
          <w:rStyle w:val="CommentReference"/>
          <w:lang w:val="ru-RU"/>
        </w:rPr>
        <w:t xml:space="preserve">Такое правило почему-то не вводилось в 2 голосах. Нужно </w:t>
      </w:r>
      <w:r w:rsidR="00675B32">
        <w:rPr>
          <w:rStyle w:val="CommentReference"/>
          <w:lang w:val="ru-RU"/>
        </w:rPr>
        <w:t>добавить?</w:t>
      </w:r>
    </w:p>
  </w:comment>
  <w:comment w:id="206" w:author="Rualark Rualark" w:date="2018-04-30T20:30:00Z" w:initials="RR">
    <w:p w14:paraId="2709396C" w14:textId="2B10C755" w:rsidR="006D1284" w:rsidRDefault="006D1284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>MGen</w:t>
      </w:r>
      <w:r w:rsidRPr="006D1284">
        <w:rPr>
          <w:lang w:val="ru-RU"/>
        </w:rPr>
        <w:t xml:space="preserve"> </w:t>
      </w:r>
      <w:r>
        <w:rPr>
          <w:lang w:val="ru-RU"/>
        </w:rPr>
        <w:t>предусматривает дополнительные исключения:</w:t>
      </w:r>
    </w:p>
    <w:p w14:paraId="1BF21ADC" w14:textId="7E3ED571" w:rsidR="006D1284" w:rsidRPr="00806E13" w:rsidRDefault="006D1284">
      <w:pPr>
        <w:pStyle w:val="CommentText"/>
        <w:rPr>
          <w:lang w:val="ru-RU"/>
        </w:rPr>
      </w:pPr>
      <w:r>
        <w:rPr>
          <w:lang w:val="ru-RU"/>
        </w:rPr>
        <w:t>- больше 4 нот между 5</w:t>
      </w:r>
      <w:r w:rsidRPr="006D1284">
        <w:rPr>
          <w:vertAlign w:val="superscript"/>
        </w:rPr>
        <w:t>th</w:t>
      </w:r>
      <w:r w:rsidRPr="003D7F1B">
        <w:rPr>
          <w:lang w:val="ru-RU"/>
        </w:rPr>
        <w:t xml:space="preserve"> / 8</w:t>
      </w:r>
      <w:r>
        <w:t>va</w:t>
      </w:r>
      <w:r w:rsidR="00C30949" w:rsidRPr="00C30949">
        <w:rPr>
          <w:lang w:val="ru-RU"/>
        </w:rPr>
        <w:t xml:space="preserve">. </w:t>
      </w:r>
      <w:r w:rsidR="00CF682B">
        <w:rPr>
          <w:lang w:val="ru-RU"/>
        </w:rPr>
        <w:t>Можно у</w:t>
      </w:r>
      <w:r w:rsidR="00C30949" w:rsidRPr="008D03C7">
        <w:rPr>
          <w:lang w:val="ru-RU"/>
        </w:rPr>
        <w:t>брать это исключение</w:t>
      </w:r>
      <w:r w:rsidR="008D03C7" w:rsidRPr="008D03C7">
        <w:rPr>
          <w:lang w:val="ru-RU"/>
        </w:rPr>
        <w:t xml:space="preserve">, т.к. </w:t>
      </w:r>
      <w:r w:rsidR="00CF682B">
        <w:rPr>
          <w:lang w:val="ru-RU"/>
        </w:rPr>
        <w:t xml:space="preserve">оно не имеет музыкального смысла, при этом </w:t>
      </w:r>
      <w:r w:rsidR="008D03C7" w:rsidRPr="008D03C7">
        <w:rPr>
          <w:lang w:val="ru-RU"/>
        </w:rPr>
        <w:t xml:space="preserve">уже асимметрия решает этот </w:t>
      </w:r>
      <w:r w:rsidR="008D03C7" w:rsidRPr="00806E13">
        <w:rPr>
          <w:lang w:val="ru-RU"/>
        </w:rPr>
        <w:t>вопрос.</w:t>
      </w:r>
    </w:p>
    <w:p w14:paraId="3C327693" w14:textId="5246A820" w:rsidR="00BB5956" w:rsidRPr="00993550" w:rsidRDefault="00BB5956">
      <w:pPr>
        <w:pStyle w:val="CommentText"/>
        <w:rPr>
          <w:lang w:val="ru-RU"/>
        </w:rPr>
      </w:pPr>
      <w:r>
        <w:rPr>
          <w:lang w:val="ru-RU"/>
        </w:rPr>
        <w:t xml:space="preserve">- </w:t>
      </w:r>
      <w:r w:rsidR="00CF682B">
        <w:rPr>
          <w:lang w:val="ru-RU"/>
        </w:rPr>
        <w:t>противоположное</w:t>
      </w:r>
      <w:r>
        <w:rPr>
          <w:lang w:val="ru-RU"/>
        </w:rPr>
        <w:t xml:space="preserve"> движение в последний интервал</w:t>
      </w:r>
    </w:p>
    <w:p w14:paraId="13BFC78A" w14:textId="7AB85036" w:rsidR="00BB5956" w:rsidRPr="003D7F1B" w:rsidRDefault="00BB5956">
      <w:pPr>
        <w:pStyle w:val="CommentText"/>
        <w:rPr>
          <w:lang w:val="ru-RU"/>
        </w:rPr>
      </w:pPr>
      <w:r>
        <w:rPr>
          <w:lang w:val="ru-RU"/>
        </w:rPr>
        <w:t>- асимметричные интервалы</w:t>
      </w:r>
      <w:r w:rsidR="000D3E77">
        <w:rPr>
          <w:lang w:val="ru-RU"/>
        </w:rPr>
        <w:t xml:space="preserve"> (разные доли)</w:t>
      </w:r>
    </w:p>
  </w:comment>
  <w:comment w:id="207" w:author="Rualark Rualark" w:date="2018-04-29T18:40:00Z" w:initials="RR">
    <w:p w14:paraId="7F9D2148" w14:textId="332D4921" w:rsidR="00D56301" w:rsidRPr="005006D7" w:rsidRDefault="00D56301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Включая двойное опевание, камбиату и проходящий диссонанс на первую долю</w:t>
      </w:r>
      <w:r w:rsidR="008B65E7">
        <w:rPr>
          <w:lang w:val="ru-RU"/>
        </w:rPr>
        <w:t>, когда они разрешены?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Сейчас в </w:t>
      </w:r>
      <w:r w:rsidR="0071246E">
        <w:t>MGen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>разрешено только в случае окружения ноты поступенным движением, поэтому двойное опевание и камбиата не помогает.</w:t>
      </w:r>
      <w:r w:rsidR="006C35CB" w:rsidRPr="006C35CB">
        <w:rPr>
          <w:lang w:val="ru-RU"/>
        </w:rPr>
        <w:t xml:space="preserve"> </w:t>
      </w:r>
      <w:r w:rsidR="005006D7">
        <w:rPr>
          <w:lang w:val="ru-RU"/>
        </w:rPr>
        <w:t xml:space="preserve">Лучше учитывать только ноты в поступенном движении, т.к. скачки будут выделять квинту. Для октавы это невозможно. Поэтому, в </w:t>
      </w:r>
      <w:r w:rsidR="005006D7">
        <w:t>MGen</w:t>
      </w:r>
      <w:r w:rsidR="005006D7" w:rsidRPr="00C06264">
        <w:rPr>
          <w:lang w:val="ru-RU"/>
        </w:rPr>
        <w:t xml:space="preserve"> </w:t>
      </w:r>
      <w:r w:rsidR="005006D7">
        <w:rPr>
          <w:lang w:val="ru-RU"/>
        </w:rPr>
        <w:t>сделать лучше, чем здесь.</w:t>
      </w:r>
    </w:p>
  </w:comment>
  <w:comment w:id="208" w:author="Rualark Rualark" w:date="2018-04-30T20:32:00Z" w:initials="RR">
    <w:p w14:paraId="6614E932" w14:textId="1C7E7691" w:rsidR="00682367" w:rsidRPr="00C06264" w:rsidRDefault="00682367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>MGen</w:t>
      </w:r>
      <w:r w:rsidRPr="00C001AD">
        <w:rPr>
          <w:lang w:val="ru-RU"/>
        </w:rPr>
        <w:t xml:space="preserve">: </w:t>
      </w:r>
      <w:r>
        <w:rPr>
          <w:lang w:val="ru-RU"/>
        </w:rPr>
        <w:t xml:space="preserve">квинты </w:t>
      </w:r>
      <w:r w:rsidR="00EB5215">
        <w:rPr>
          <w:lang w:val="ru-RU"/>
        </w:rPr>
        <w:t xml:space="preserve">разрешены только в случае интервалов </w:t>
      </w:r>
      <w:r w:rsidR="00EB5215" w:rsidRPr="00EB5215">
        <w:rPr>
          <w:lang w:val="ru-RU"/>
        </w:rPr>
        <w:t>5</w:t>
      </w:r>
      <w:r w:rsidR="00EB5215" w:rsidRPr="00EB5215">
        <w:rPr>
          <w:vertAlign w:val="superscript"/>
        </w:rPr>
        <w:t>th</w:t>
      </w:r>
      <w:r w:rsidR="00EB5215" w:rsidRPr="00EB5215">
        <w:rPr>
          <w:lang w:val="ru-RU"/>
        </w:rPr>
        <w:t>-6</w:t>
      </w:r>
      <w:r w:rsidR="00EB5215" w:rsidRPr="00F4529D">
        <w:rPr>
          <w:vertAlign w:val="superscript"/>
        </w:rPr>
        <w:t>th</w:t>
      </w:r>
      <w:r w:rsidR="00C06264">
        <w:rPr>
          <w:vertAlign w:val="superscript"/>
          <w:lang w:val="ru-RU"/>
        </w:rPr>
        <w:t xml:space="preserve"> </w:t>
      </w:r>
      <w:r w:rsidR="00C06264" w:rsidRPr="0078435E">
        <w:rPr>
          <w:b/>
          <w:lang w:val="ru-RU"/>
        </w:rPr>
        <w:t>Да, это более правильно, чем здесь.</w:t>
      </w:r>
    </w:p>
  </w:comment>
  <w:comment w:id="215" w:author="Rualark Rualark" w:date="2018-08-26T19:29:00Z" w:initials="RR">
    <w:p w14:paraId="5AC77283" w14:textId="59F394DC" w:rsidR="00622547" w:rsidRPr="00622547" w:rsidRDefault="00622547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В любых размерах? Слабая доля – это любая доля кроме первой?</w:t>
      </w:r>
    </w:p>
  </w:comment>
  <w:comment w:id="218" w:author="Rualark Rualark" w:date="2018-04-30T20:39:00Z" w:initials="RR">
    <w:p w14:paraId="7046B6DC" w14:textId="4DD57777" w:rsidR="00C001AD" w:rsidRDefault="00C001A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 xml:space="preserve">В </w:t>
      </w:r>
      <w:r>
        <w:t>MGen</w:t>
      </w:r>
      <w:r w:rsidRPr="00C001AD">
        <w:rPr>
          <w:lang w:val="ru-RU"/>
        </w:rPr>
        <w:t xml:space="preserve"> </w:t>
      </w:r>
      <w:r>
        <w:rPr>
          <w:lang w:val="ru-RU"/>
        </w:rPr>
        <w:t xml:space="preserve">есть исключение: </w:t>
      </w:r>
    </w:p>
    <w:p w14:paraId="1154E3DB" w14:textId="4863AE8B" w:rsidR="00C001AD" w:rsidRPr="00C001AD" w:rsidRDefault="00C001AD">
      <w:pPr>
        <w:pStyle w:val="CommentText"/>
        <w:rPr>
          <w:lang w:val="ru-RU"/>
        </w:rPr>
      </w:pPr>
      <w:r>
        <w:rPr>
          <w:lang w:val="ru-RU"/>
        </w:rPr>
        <w:t>- каденция</w:t>
      </w:r>
    </w:p>
  </w:comment>
  <w:comment w:id="236" w:author="Rualark Rualark" w:date="2018-04-30T21:12:00Z" w:initials="RR">
    <w:p w14:paraId="138FB9DC" w14:textId="23C5AC44" w:rsidR="002533F2" w:rsidRPr="002533F2" w:rsidRDefault="002533F2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bookmarkStart w:id="237" w:name="OLE_LINK277"/>
      <w:bookmarkStart w:id="238" w:name="OLE_LINK278"/>
      <w:bookmarkStart w:id="239" w:name="_Hlk512889017"/>
      <w:r>
        <w:rPr>
          <w:lang w:val="ru-RU"/>
        </w:rPr>
        <w:t>Наверное глупый вопрос, но почему на сильную долю разрешены диссонансы, если в параграфе 5 они были запрещены?</w:t>
      </w:r>
      <w:bookmarkEnd w:id="237"/>
      <w:bookmarkEnd w:id="238"/>
      <w:bookmarkEnd w:id="239"/>
      <w:r w:rsidR="00AA35CD">
        <w:rPr>
          <w:lang w:val="ru-RU"/>
        </w:rPr>
        <w:t xml:space="preserve"> – Это не сильная доля</w:t>
      </w:r>
    </w:p>
  </w:comment>
  <w:comment w:id="248" w:author="Rualark Rualark" w:date="2018-10-26T09:25:00Z" w:initials="RR">
    <w:p w14:paraId="3EB134A6" w14:textId="35C60AF4" w:rsidR="00611878" w:rsidRPr="00611878" w:rsidRDefault="00611878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Запрещать только в крайних голосах или во всех?</w:t>
      </w:r>
    </w:p>
  </w:comment>
  <w:comment w:id="249" w:author="Rualark Rualark" w:date="2018-10-25T21:58:00Z" w:initials="RR">
    <w:p w14:paraId="77E46CD9" w14:textId="6F561F53" w:rsidR="00271D00" w:rsidRDefault="00271D00">
      <w:pPr>
        <w:pStyle w:val="CommentText"/>
        <w:rPr>
          <w:rStyle w:val="CommentReference"/>
          <w:b/>
          <w:lang w:val="ru-RU"/>
        </w:rPr>
      </w:pPr>
      <w:r>
        <w:rPr>
          <w:rStyle w:val="CommentReference"/>
        </w:rPr>
        <w:annotationRef/>
      </w:r>
      <w:r w:rsidRPr="00DE2DBD">
        <w:rPr>
          <w:rStyle w:val="CommentReference"/>
          <w:b/>
          <w:lang w:val="ru-RU"/>
        </w:rPr>
        <w:t xml:space="preserve">Разрешено и в двух голосах при отсутствии </w:t>
      </w:r>
      <w:r w:rsidRPr="00DE2DBD">
        <w:rPr>
          <w:rStyle w:val="CommentReference"/>
          <w:b/>
        </w:rPr>
        <w:t>cantus</w:t>
      </w:r>
      <w:r w:rsidRPr="00DE2DBD">
        <w:rPr>
          <w:rStyle w:val="CommentReference"/>
          <w:b/>
          <w:lang w:val="ru-RU"/>
        </w:rPr>
        <w:t xml:space="preserve"> (</w:t>
      </w:r>
      <w:r w:rsidRPr="00DE2DBD">
        <w:rPr>
          <w:rStyle w:val="CommentReference"/>
          <w:b/>
        </w:rPr>
        <w:t>fleuri</w:t>
      </w:r>
      <w:r w:rsidRPr="00DE2DBD">
        <w:rPr>
          <w:rStyle w:val="CommentReference"/>
          <w:b/>
          <w:lang w:val="ru-RU"/>
        </w:rPr>
        <w:t>).</w:t>
      </w:r>
    </w:p>
    <w:p w14:paraId="55FCACE9" w14:textId="1DAE2090" w:rsidR="00DE2DBD" w:rsidRPr="00DE2DBD" w:rsidRDefault="00DE2DBD">
      <w:pPr>
        <w:pStyle w:val="CommentText"/>
        <w:rPr>
          <w:lang w:val="ru-RU"/>
        </w:rPr>
      </w:pPr>
      <w:r w:rsidRPr="00DE2DBD">
        <w:rPr>
          <w:rStyle w:val="CommentReference"/>
          <w:lang w:val="ru-RU"/>
        </w:rPr>
        <w:t>Как переписать</w:t>
      </w:r>
      <w:r w:rsidR="002E5016">
        <w:rPr>
          <w:rStyle w:val="CommentReference"/>
          <w:lang w:val="ru-RU"/>
        </w:rPr>
        <w:t xml:space="preserve"> правило</w:t>
      </w:r>
      <w:r w:rsidRPr="00DE2DBD">
        <w:rPr>
          <w:rStyle w:val="CommentReference"/>
          <w:lang w:val="ru-RU"/>
        </w:rPr>
        <w:t>?</w:t>
      </w:r>
    </w:p>
  </w:comment>
  <w:comment w:id="251" w:author="Rualark Rualark" w:date="2018-08-23T10:38:00Z" w:initials="RR">
    <w:p w14:paraId="32E90EA3" w14:textId="58FEDF8D" w:rsidR="00F30E3B" w:rsidRPr="00F30E3B" w:rsidRDefault="00F30E3B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 xml:space="preserve">В этом случае нарушается правило, что голос должен начинаться с ноты </w:t>
      </w:r>
      <w:r>
        <w:t>I</w:t>
      </w:r>
      <w:r w:rsidRPr="00F30E3B">
        <w:rPr>
          <w:lang w:val="ru-RU"/>
        </w:rPr>
        <w:t xml:space="preserve">, </w:t>
      </w:r>
      <w:r>
        <w:t>V</w:t>
      </w:r>
      <w:r>
        <w:rPr>
          <w:lang w:val="ru-RU"/>
        </w:rPr>
        <w:t xml:space="preserve"> ступени или </w:t>
      </w:r>
      <w:r>
        <w:t>III</w:t>
      </w:r>
      <w:r w:rsidRPr="00F30E3B">
        <w:rPr>
          <w:lang w:val="ru-RU"/>
        </w:rPr>
        <w:t xml:space="preserve"> </w:t>
      </w:r>
      <w:r>
        <w:rPr>
          <w:lang w:val="ru-RU"/>
        </w:rPr>
        <w:t>синкопы</w:t>
      </w:r>
    </w:p>
  </w:comment>
  <w:comment w:id="252" w:author="Rualark Rualark" w:date="2018-04-30T22:52:00Z" w:initials="RR">
    <w:p w14:paraId="0FC0A537" w14:textId="112F3F5D" w:rsidR="004F203A" w:rsidRPr="00A665AE" w:rsidRDefault="004F203A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 w:rsidR="008B65B9">
        <w:rPr>
          <w:lang w:val="ru-RU"/>
        </w:rPr>
        <w:t>В двух голосах это должно быть запрещено, н</w:t>
      </w:r>
      <w:r w:rsidR="005D24C6">
        <w:rPr>
          <w:lang w:val="ru-RU"/>
        </w:rPr>
        <w:t>о здесь написано, что разрешено, т.к. требование к третьему голосу вводится только в следующем абзаце.</w:t>
      </w:r>
      <w:r w:rsidR="00A665AE">
        <w:rPr>
          <w:lang w:val="ru-RU"/>
        </w:rPr>
        <w:t xml:space="preserve"> </w:t>
      </w:r>
      <w:r w:rsidR="00A665AE" w:rsidRPr="001F7897">
        <w:rPr>
          <w:b/>
          <w:lang w:val="ru-RU"/>
        </w:rPr>
        <w:t xml:space="preserve">В двухголосье это возможно только если диссонанс с голосом, не являющимся </w:t>
      </w:r>
      <w:r w:rsidR="00A665AE" w:rsidRPr="001F7897">
        <w:rPr>
          <w:b/>
        </w:rPr>
        <w:t>CF</w:t>
      </w:r>
      <w:r w:rsidR="00A665AE" w:rsidRPr="001F7897">
        <w:rPr>
          <w:b/>
          <w:lang w:val="ru-RU"/>
        </w:rPr>
        <w:t>.</w:t>
      </w:r>
    </w:p>
  </w:comment>
  <w:comment w:id="255" w:author="Rualark Rualark" w:date="2018-08-26T19:31:00Z" w:initials="RR">
    <w:p w14:paraId="70A2A618" w14:textId="03127556" w:rsidR="00622547" w:rsidRPr="00622547" w:rsidRDefault="00622547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rStyle w:val="CommentReference"/>
          <w:lang w:val="ru-RU"/>
        </w:rPr>
        <w:t>Добавить правило?</w:t>
      </w:r>
      <w:r w:rsidR="00A20080">
        <w:rPr>
          <w:rStyle w:val="CommentReference"/>
          <w:lang w:val="ru-RU"/>
        </w:rPr>
        <w:t xml:space="preserve"> </w:t>
      </w:r>
      <w:r w:rsidR="00A14633">
        <w:rPr>
          <w:rStyle w:val="CommentReference"/>
          <w:b/>
          <w:lang w:val="ru-RU"/>
        </w:rPr>
        <w:t>Нет.</w:t>
      </w:r>
    </w:p>
  </w:comment>
  <w:comment w:id="256" w:author="Rualark Rualark" w:date="2018-04-30T22:50:00Z" w:initials="RR">
    <w:p w14:paraId="14753C19" w14:textId="703EEF1C" w:rsidR="00091651" w:rsidRPr="00091651" w:rsidRDefault="00091651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>MGen</w:t>
      </w:r>
      <w:r w:rsidRPr="00091651">
        <w:rPr>
          <w:lang w:val="ru-RU"/>
        </w:rPr>
        <w:t xml:space="preserve">: </w:t>
      </w:r>
      <w:r>
        <w:rPr>
          <w:lang w:val="ru-RU"/>
        </w:rPr>
        <w:t>нет разделения на сильное и слабое время. Разрешено 2 октавы и секунда, а также 2 октавы и терция на протяжении 3 нот</w:t>
      </w:r>
      <w:r w:rsidR="00E50A8C">
        <w:rPr>
          <w:lang w:val="ru-RU"/>
        </w:rPr>
        <w:t>.</w:t>
      </w:r>
      <w:r w:rsidR="009E5D1A">
        <w:rPr>
          <w:lang w:val="ru-RU"/>
        </w:rPr>
        <w:t xml:space="preserve"> Ок, но нужен анализ голосов.</w:t>
      </w:r>
    </w:p>
  </w:comment>
  <w:comment w:id="257" w:author="Rualark Rualark" w:date="2018-04-30T23:04:00Z" w:initials="RR">
    <w:p w14:paraId="4A39F6ED" w14:textId="2D175A9E" w:rsidR="00054A42" w:rsidRPr="00054A42" w:rsidRDefault="00054A42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>MGen</w:t>
      </w:r>
      <w:r w:rsidRPr="00054A42">
        <w:rPr>
          <w:lang w:val="ru-RU"/>
        </w:rPr>
        <w:t xml:space="preserve">: </w:t>
      </w:r>
      <w:r>
        <w:rPr>
          <w:lang w:val="ru-RU"/>
        </w:rPr>
        <w:t>Пересечения запрещены и не могут быть даже загружены.</w:t>
      </w:r>
      <w:r w:rsidR="0030023C">
        <w:rPr>
          <w:lang w:val="ru-RU"/>
        </w:rPr>
        <w:t xml:space="preserve"> Для 2 голосов это ограничение адекватное, а дальше нужно будет его снимать.</w:t>
      </w:r>
    </w:p>
  </w:comment>
  <w:comment w:id="272" w:author="Rualark Rualark" w:date="2018-05-03T23:39:00Z" w:initials="RR">
    <w:p w14:paraId="329265B2" w14:textId="68B7E04C" w:rsidR="0070713E" w:rsidRPr="00A0632E" w:rsidRDefault="0070713E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 w:rsidR="00F0000F">
        <w:rPr>
          <w:rStyle w:val="CommentReference"/>
          <w:lang w:val="ru-RU"/>
        </w:rPr>
        <w:t xml:space="preserve">MGen: </w:t>
      </w:r>
      <w:r w:rsidR="00F0000F" w:rsidRPr="00A0632E">
        <w:rPr>
          <w:rStyle w:val="CommentReference"/>
          <w:lang w:val="ru-RU"/>
        </w:rPr>
        <w:t>нельзя</w:t>
      </w:r>
    </w:p>
  </w:comment>
  <w:comment w:id="279" w:author="Rualark Rualark" w:date="2018-05-13T14:21:00Z" w:initials="RR">
    <w:p w14:paraId="4A945C43" w14:textId="79EF1E5A" w:rsidR="000F363C" w:rsidRDefault="000F363C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>MGen</w:t>
      </w:r>
      <w:r w:rsidRPr="000F363C">
        <w:rPr>
          <w:lang w:val="ru-RU"/>
        </w:rPr>
        <w:t>: есть други</w:t>
      </w:r>
      <w:r>
        <w:rPr>
          <w:lang w:val="ru-RU"/>
        </w:rPr>
        <w:t>е правила:</w:t>
      </w:r>
    </w:p>
    <w:p w14:paraId="3DA97AA8" w14:textId="29D34F22" w:rsidR="000F363C" w:rsidRDefault="000F363C">
      <w:pPr>
        <w:pStyle w:val="CommentText"/>
        <w:rPr>
          <w:lang w:val="ru-RU"/>
        </w:rPr>
      </w:pPr>
    </w:p>
    <w:p w14:paraId="2A8F857F" w14:textId="37E79AC2" w:rsidR="000F363C" w:rsidRDefault="000F363C">
      <w:pPr>
        <w:pStyle w:val="CommentText"/>
        <w:rPr>
          <w:lang w:val="ru-RU"/>
        </w:rPr>
      </w:pPr>
      <w:r>
        <w:rPr>
          <w:lang w:val="ru-RU"/>
        </w:rPr>
        <w:t>- запрещено движение в унисон из любой секунды, а не только из малой</w:t>
      </w:r>
    </w:p>
    <w:p w14:paraId="775A1A73" w14:textId="4D96E2CA" w:rsidR="000F363C" w:rsidRDefault="000F363C">
      <w:pPr>
        <w:pStyle w:val="CommentText"/>
        <w:rPr>
          <w:lang w:val="ru-RU"/>
        </w:rPr>
      </w:pPr>
      <w:r>
        <w:rPr>
          <w:lang w:val="ru-RU"/>
        </w:rPr>
        <w:t>- запрещено движение из унисона в малую секунду</w:t>
      </w:r>
    </w:p>
    <w:p w14:paraId="30874270" w14:textId="26652A7B" w:rsidR="000F363C" w:rsidRDefault="000F363C">
      <w:pPr>
        <w:pStyle w:val="CommentText"/>
        <w:rPr>
          <w:lang w:val="ru-RU"/>
        </w:rPr>
      </w:pPr>
      <w:r>
        <w:rPr>
          <w:lang w:val="ru-RU"/>
        </w:rPr>
        <w:t>- противоположное движение в унисон запрещено, т.к. пока только 2 голоса, где такое движение возможно только на сильную долю. При развитии на 3 голоса нужно будет разрешить.</w:t>
      </w:r>
    </w:p>
    <w:p w14:paraId="19E762CA" w14:textId="5CC599E6" w:rsidR="000F363C" w:rsidRDefault="000F363C">
      <w:pPr>
        <w:pStyle w:val="CommentText"/>
        <w:rPr>
          <w:lang w:val="ru-RU"/>
        </w:rPr>
      </w:pPr>
    </w:p>
    <w:p w14:paraId="23AE0770" w14:textId="6A4DB7F4" w:rsidR="000F363C" w:rsidRDefault="000F363C">
      <w:pPr>
        <w:pStyle w:val="CommentText"/>
        <w:rPr>
          <w:lang w:val="ru-RU"/>
        </w:rPr>
      </w:pPr>
      <w:r>
        <w:rPr>
          <w:lang w:val="ru-RU"/>
        </w:rPr>
        <w:t>Что нужно сделать:</w:t>
      </w:r>
    </w:p>
    <w:p w14:paraId="4296FAD6" w14:textId="3521AC80" w:rsidR="000F363C" w:rsidRDefault="000F363C">
      <w:pPr>
        <w:pStyle w:val="CommentText"/>
        <w:rPr>
          <w:lang w:val="ru-RU"/>
        </w:rPr>
      </w:pPr>
    </w:p>
    <w:p w14:paraId="67E36C49" w14:textId="5EF66AE4" w:rsidR="000F363C" w:rsidRPr="001B139A" w:rsidRDefault="000F363C">
      <w:pPr>
        <w:pStyle w:val="CommentText"/>
        <w:rPr>
          <w:b/>
          <w:lang w:val="ru-RU"/>
        </w:rPr>
      </w:pPr>
      <w:r w:rsidRPr="001B139A">
        <w:rPr>
          <w:b/>
          <w:lang w:val="ru-RU"/>
        </w:rPr>
        <w:t xml:space="preserve">- </w:t>
      </w:r>
      <w:r w:rsidR="001B139A" w:rsidRPr="001B139A">
        <w:rPr>
          <w:b/>
          <w:lang w:val="ru-RU"/>
        </w:rPr>
        <w:t xml:space="preserve">косвенное </w:t>
      </w:r>
      <w:r w:rsidR="00A203FA" w:rsidRPr="001B139A">
        <w:rPr>
          <w:b/>
          <w:lang w:val="ru-RU"/>
        </w:rPr>
        <w:t xml:space="preserve">из малой секунды в унисон – </w:t>
      </w:r>
      <w:r w:rsidR="00A86999">
        <w:rPr>
          <w:b/>
          <w:lang w:val="ru-RU"/>
        </w:rPr>
        <w:t>красное</w:t>
      </w:r>
    </w:p>
    <w:p w14:paraId="2762C3F8" w14:textId="445A9AAA" w:rsidR="00A203FA" w:rsidRPr="00A86999" w:rsidRDefault="00A203FA">
      <w:pPr>
        <w:pStyle w:val="CommentText"/>
        <w:rPr>
          <w:b/>
          <w:lang w:val="ru-RU"/>
        </w:rPr>
      </w:pPr>
      <w:r w:rsidRPr="001B139A">
        <w:rPr>
          <w:b/>
          <w:lang w:val="ru-RU"/>
        </w:rPr>
        <w:t xml:space="preserve">- </w:t>
      </w:r>
      <w:r w:rsidR="001B139A" w:rsidRPr="001B139A">
        <w:rPr>
          <w:b/>
          <w:lang w:val="ru-RU"/>
        </w:rPr>
        <w:t xml:space="preserve">косвенное </w:t>
      </w:r>
      <w:r w:rsidRPr="001B139A">
        <w:rPr>
          <w:b/>
          <w:lang w:val="ru-RU"/>
        </w:rPr>
        <w:t xml:space="preserve">из большой секунды в унисон – </w:t>
      </w:r>
      <w:r w:rsidR="00A86999">
        <w:rPr>
          <w:b/>
          <w:lang w:val="ru-RU"/>
        </w:rPr>
        <w:t xml:space="preserve">зеленое </w:t>
      </w:r>
      <w:r w:rsidR="0022030E">
        <w:rPr>
          <w:b/>
          <w:lang w:val="ru-RU"/>
        </w:rPr>
        <w:t>разрешено</w:t>
      </w:r>
    </w:p>
    <w:p w14:paraId="6092DDE5" w14:textId="52D264D4" w:rsidR="00A203FA" w:rsidRPr="001B139A" w:rsidRDefault="00A203FA">
      <w:pPr>
        <w:pStyle w:val="CommentText"/>
        <w:rPr>
          <w:b/>
          <w:lang w:val="ru-RU"/>
        </w:rPr>
      </w:pPr>
      <w:r w:rsidRPr="001B139A">
        <w:rPr>
          <w:b/>
          <w:lang w:val="ru-RU"/>
        </w:rPr>
        <w:t>- запретить прямое движение в унисон</w:t>
      </w:r>
    </w:p>
    <w:p w14:paraId="12F1F949" w14:textId="5A1F9696" w:rsidR="000F363C" w:rsidRPr="00C15303" w:rsidRDefault="001B139A">
      <w:pPr>
        <w:pStyle w:val="CommentText"/>
        <w:rPr>
          <w:lang w:val="ru-RU"/>
        </w:rPr>
      </w:pPr>
      <w:r w:rsidRPr="00C15303">
        <w:rPr>
          <w:b/>
          <w:lang w:val="ru-RU"/>
        </w:rPr>
        <w:t>- противоположное движение в унисон разрешено</w:t>
      </w:r>
    </w:p>
  </w:comment>
  <w:comment w:id="282" w:author="Rualark Rualark" w:date="2018-05-13T14:28:00Z" w:initials="RR">
    <w:p w14:paraId="03830385" w14:textId="69FFC8B3" w:rsidR="00181962" w:rsidRPr="00181962" w:rsidRDefault="00181962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>MGen</w:t>
      </w:r>
      <w:r w:rsidRPr="00181962">
        <w:rPr>
          <w:lang w:val="ru-RU"/>
        </w:rPr>
        <w:t>:</w:t>
      </w:r>
    </w:p>
    <w:p w14:paraId="14C36295" w14:textId="26A9A2A8" w:rsidR="00181962" w:rsidRPr="006B3D58" w:rsidRDefault="00181962">
      <w:pPr>
        <w:pStyle w:val="CommentText"/>
        <w:rPr>
          <w:b/>
          <w:lang w:val="ru-RU"/>
        </w:rPr>
      </w:pPr>
      <w:r w:rsidRPr="006B3D58">
        <w:rPr>
          <w:b/>
          <w:lang w:val="ru-RU"/>
        </w:rPr>
        <w:t>- удалить правило запрета движения из унисона в малую секунду</w:t>
      </w:r>
    </w:p>
  </w:comment>
  <w:comment w:id="309" w:author="Rualark Rualark" w:date="2018-10-31T22:31:00Z" w:initials="RR">
    <w:p w14:paraId="27E813D4" w14:textId="2017737E" w:rsidR="006C318F" w:rsidRPr="006C318F" w:rsidRDefault="006C318F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Добавить такое правило?</w:t>
      </w:r>
    </w:p>
  </w:comment>
  <w:comment w:id="397" w:author="Rualark Rualark" w:date="2018-05-05T20:45:00Z" w:initials="RR">
    <w:p w14:paraId="3531897F" w14:textId="14FE2550" w:rsidR="0021356F" w:rsidRPr="0021356F" w:rsidRDefault="0021356F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В этом исключении написаны цифры 5 и 6</w:t>
      </w:r>
      <w:r w:rsidR="00421BC9">
        <w:rPr>
          <w:lang w:val="ru-RU"/>
        </w:rPr>
        <w:t xml:space="preserve"> (5 обозначает основной вид аккорда). Галлон считает это двумя аккордами, но на самом деле это уточнение обращение одного и того же аккорда.</w:t>
      </w:r>
    </w:p>
  </w:comment>
  <w:comment w:id="400" w:author="Rualark Rualark" w:date="2018-08-11T19:12:00Z" w:initials="RR">
    <w:p w14:paraId="19BA0F02" w14:textId="33C8030C" w:rsidR="00B54AFD" w:rsidRPr="001F7897" w:rsidRDefault="00B54AF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rStyle w:val="CommentReference"/>
          <w:lang w:val="ru-RU"/>
        </w:rPr>
        <w:t xml:space="preserve">Начиная с 3 голосов, можно заканчивать на </w:t>
      </w:r>
      <w:r>
        <w:rPr>
          <w:rStyle w:val="CommentReference"/>
        </w:rPr>
        <w:t>I</w:t>
      </w:r>
      <w:r w:rsidRPr="00B54AFD">
        <w:rPr>
          <w:rStyle w:val="CommentReference"/>
          <w:lang w:val="ru-RU"/>
        </w:rPr>
        <w:t xml:space="preserve"> </w:t>
      </w:r>
      <w:r>
        <w:rPr>
          <w:rStyle w:val="CommentReference"/>
          <w:lang w:val="ru-RU"/>
        </w:rPr>
        <w:t xml:space="preserve">или </w:t>
      </w:r>
      <w:r>
        <w:rPr>
          <w:rStyle w:val="CommentReference"/>
        </w:rPr>
        <w:t>V</w:t>
      </w:r>
      <w:r w:rsidRPr="00B54AFD">
        <w:rPr>
          <w:rStyle w:val="CommentReference"/>
          <w:lang w:val="ru-RU"/>
        </w:rPr>
        <w:t xml:space="preserve"> </w:t>
      </w:r>
      <w:r>
        <w:rPr>
          <w:rStyle w:val="CommentReference"/>
          <w:lang w:val="ru-RU"/>
        </w:rPr>
        <w:t xml:space="preserve">ступень во внутренних голосах. Во внешних голосах только ступень </w:t>
      </w:r>
      <w:r>
        <w:rPr>
          <w:rStyle w:val="CommentReference"/>
        </w:rPr>
        <w:t>I</w:t>
      </w:r>
      <w:r w:rsidRPr="001F7897">
        <w:rPr>
          <w:rStyle w:val="CommentReference"/>
          <w:lang w:val="ru-RU"/>
        </w:rPr>
        <w:t>.</w:t>
      </w:r>
    </w:p>
  </w:comment>
  <w:comment w:id="401" w:author="Rualark Rualark" w:date="2018-08-11T19:07:00Z" w:initials="RR">
    <w:p w14:paraId="0CB63DF7" w14:textId="3093C259" w:rsidR="00B54AFD" w:rsidRPr="00B54AFD" w:rsidRDefault="00B54AF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И больше 3 голосов тоже</w:t>
      </w:r>
    </w:p>
  </w:comment>
  <w:comment w:id="402" w:author="Rualark Rualark" w:date="2018-08-11T19:06:00Z" w:initials="RR">
    <w:p w14:paraId="3C7204B9" w14:textId="153BC8AA" w:rsidR="00300B10" w:rsidRPr="00300B10" w:rsidRDefault="00300B10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А также целой</w:t>
      </w:r>
    </w:p>
  </w:comment>
  <w:comment w:id="403" w:author="Rualark Rualark" w:date="2018-08-11T19:08:00Z" w:initials="RR">
    <w:p w14:paraId="55C2554C" w14:textId="02412F23" w:rsidR="00B54AFD" w:rsidRPr="00B54AFD" w:rsidRDefault="00B54AF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Это можно допустить и в двух голосах</w:t>
      </w:r>
    </w:p>
  </w:comment>
  <w:comment w:id="404" w:author="Rualark Rualark" w:date="2018-05-13T15:21:00Z" w:initials="RR">
    <w:p w14:paraId="0614A973" w14:textId="3FC5E8CA" w:rsidR="00FF5B3D" w:rsidRPr="00AE11C6" w:rsidRDefault="00FF5B3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>MGen</w:t>
      </w:r>
      <w:r w:rsidRPr="004D5AB7">
        <w:rPr>
          <w:lang w:val="ru-RU"/>
        </w:rPr>
        <w:t xml:space="preserve">: </w:t>
      </w:r>
      <w:r w:rsidR="00AE11C6">
        <w:rPr>
          <w:lang w:val="ru-RU"/>
        </w:rPr>
        <w:t xml:space="preserve">всегда разрешено начало </w:t>
      </w:r>
      <w:r w:rsidR="00AE11C6">
        <w:t>I</w:t>
      </w:r>
      <w:r w:rsidR="00AE11C6" w:rsidRPr="00AE11C6">
        <w:rPr>
          <w:lang w:val="ru-RU"/>
        </w:rPr>
        <w:t>-</w:t>
      </w:r>
      <w:r w:rsidR="00AE11C6">
        <w:t>III</w:t>
      </w:r>
      <w:r w:rsidR="00AE11C6" w:rsidRPr="00AE11C6">
        <w:rPr>
          <w:lang w:val="ru-RU"/>
        </w:rPr>
        <w:t xml:space="preserve">, </w:t>
      </w:r>
      <w:r w:rsidR="00AE11C6">
        <w:rPr>
          <w:lang w:val="ru-RU"/>
        </w:rPr>
        <w:t xml:space="preserve">запрещено </w:t>
      </w:r>
      <w:r w:rsidR="00AE11C6">
        <w:t>III</w:t>
      </w:r>
      <w:r w:rsidR="00AE11C6" w:rsidRPr="00AE11C6">
        <w:rPr>
          <w:lang w:val="ru-RU"/>
        </w:rPr>
        <w:t>-</w:t>
      </w:r>
      <w:r w:rsidR="00AE11C6">
        <w:t>I</w:t>
      </w:r>
      <w:r w:rsidR="00D41C84" w:rsidRPr="00D41C84">
        <w:rPr>
          <w:lang w:val="ru-RU"/>
        </w:rPr>
        <w:t xml:space="preserve"> (это и у Галлона всегда запрещено)</w:t>
      </w:r>
      <w:r w:rsidR="00AE11C6" w:rsidRPr="00DD2566">
        <w:rPr>
          <w:lang w:val="ru-RU"/>
        </w:rPr>
        <w:t>.</w:t>
      </w:r>
    </w:p>
  </w:comment>
  <w:comment w:id="405" w:author="Rualark Rualark" w:date="2018-05-05T20:04:00Z" w:initials="RR">
    <w:p w14:paraId="4A09F2CD" w14:textId="255ED810" w:rsidR="00553DA2" w:rsidRPr="00D92CAE" w:rsidRDefault="00553DA2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>MGen</w:t>
      </w:r>
      <w:r w:rsidRPr="005C7587">
        <w:rPr>
          <w:lang w:val="ru-RU"/>
        </w:rPr>
        <w:t xml:space="preserve">: </w:t>
      </w:r>
      <w:r w:rsidR="00D92CAE">
        <w:rPr>
          <w:lang w:val="ru-RU"/>
        </w:rPr>
        <w:t xml:space="preserve">правила немного по-другому сформулированы, но приводят к такому же результату: разрешено два аккорда, из которых первый может быть </w:t>
      </w:r>
      <w:r w:rsidR="00D92CAE">
        <w:t>II</w:t>
      </w:r>
      <w:r w:rsidR="00D92CAE" w:rsidRPr="00D92CAE">
        <w:rPr>
          <w:lang w:val="ru-RU"/>
        </w:rPr>
        <w:t>.</w:t>
      </w:r>
    </w:p>
  </w:comment>
  <w:comment w:id="410" w:author="Rualark Rualark" w:date="2018-05-05T20:54:00Z" w:initials="RR">
    <w:p w14:paraId="70900327" w14:textId="3C054EB4" w:rsidR="00694745" w:rsidRPr="00E40561" w:rsidRDefault="00694745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 w:rsidR="00E40561">
        <w:rPr>
          <w:rStyle w:val="CommentReference"/>
          <w:lang w:val="ru-RU"/>
        </w:rPr>
        <w:t>Больше трех голосов это уже будет нежелательно, т.к. будет утроение нот.</w:t>
      </w:r>
    </w:p>
  </w:comment>
  <w:comment w:id="413" w:author="Rualark Rualark" w:date="2018-05-13T18:13:00Z" w:initials="RR">
    <w:p w14:paraId="63BD005C" w14:textId="5ED7512A" w:rsidR="00DD2566" w:rsidRPr="004074AA" w:rsidRDefault="00DD2566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>MGen</w:t>
      </w:r>
      <w:r w:rsidRPr="004074AA">
        <w:rPr>
          <w:lang w:val="ru-RU"/>
        </w:rPr>
        <w:t xml:space="preserve">: </w:t>
      </w:r>
      <w:r>
        <w:rPr>
          <w:lang w:val="ru-RU"/>
        </w:rPr>
        <w:t xml:space="preserve">разрешено только в случае </w:t>
      </w:r>
      <w:r w:rsidRPr="004074AA">
        <w:rPr>
          <w:lang w:val="ru-RU"/>
        </w:rPr>
        <w:t>5</w:t>
      </w:r>
      <w:r w:rsidRPr="00DD2566">
        <w:rPr>
          <w:vertAlign w:val="superscript"/>
        </w:rPr>
        <w:t>th</w:t>
      </w:r>
      <w:r w:rsidRPr="004074AA">
        <w:rPr>
          <w:lang w:val="ru-RU"/>
        </w:rPr>
        <w:t>-6</w:t>
      </w:r>
      <w:r w:rsidRPr="00DD2566">
        <w:rPr>
          <w:vertAlign w:val="superscript"/>
        </w:rPr>
        <w:t>th</w:t>
      </w:r>
      <w:r w:rsidRPr="004074AA">
        <w:rPr>
          <w:lang w:val="ru-RU"/>
        </w:rPr>
        <w:t xml:space="preserve"> </w:t>
      </w:r>
    </w:p>
  </w:comment>
  <w:comment w:id="414" w:author="Rualark Rualark" w:date="2018-05-05T22:00:00Z" w:initials="RR">
    <w:p w14:paraId="1758AC97" w14:textId="3DA5BDAD" w:rsidR="00FA47E1" w:rsidRPr="00512B8A" w:rsidRDefault="00FA47E1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 w:rsidR="00512B8A">
        <w:rPr>
          <w:rStyle w:val="CommentReference"/>
          <w:lang w:val="ru-RU"/>
        </w:rPr>
        <w:t>Дополнительные правила вводить не нужно, т.к. уже правила мелодического минора его запрещают.</w:t>
      </w:r>
    </w:p>
  </w:comment>
  <w:comment w:id="415" w:author="Rualark Rualark" w:date="2018-05-05T21:58:00Z" w:initials="RR">
    <w:p w14:paraId="4E381EEA" w14:textId="26050205" w:rsidR="00FA47E1" w:rsidRDefault="00FA47E1">
      <w:pPr>
        <w:pStyle w:val="CommentText"/>
        <w:rPr>
          <w:rStyle w:val="CommentReference"/>
          <w:lang w:val="ru-RU"/>
        </w:rPr>
      </w:pPr>
      <w:r>
        <w:rPr>
          <w:rStyle w:val="CommentReference"/>
        </w:rPr>
        <w:annotationRef/>
      </w:r>
      <w:r w:rsidR="00512B8A">
        <w:rPr>
          <w:rStyle w:val="CommentReference"/>
          <w:lang w:val="ru-RU"/>
        </w:rPr>
        <w:t>Варианты модуляции:</w:t>
      </w:r>
    </w:p>
    <w:p w14:paraId="292B4BDD" w14:textId="1968AC3D" w:rsidR="00512B8A" w:rsidRDefault="00512B8A">
      <w:pPr>
        <w:pStyle w:val="CommentText"/>
        <w:rPr>
          <w:rStyle w:val="CommentReference"/>
          <w:lang w:val="ru-RU"/>
        </w:rPr>
      </w:pPr>
      <w:r>
        <w:rPr>
          <w:rStyle w:val="CommentReference"/>
          <w:lang w:val="ru-RU"/>
        </w:rPr>
        <w:t>- Модуляция из мажора в параллельный минор</w:t>
      </w:r>
    </w:p>
    <w:p w14:paraId="5FA4713B" w14:textId="44674088" w:rsidR="00512B8A" w:rsidRDefault="00512B8A">
      <w:pPr>
        <w:pStyle w:val="CommentText"/>
        <w:rPr>
          <w:rStyle w:val="CommentReference"/>
          <w:lang w:val="ru-RU"/>
        </w:rPr>
      </w:pPr>
      <w:r>
        <w:rPr>
          <w:rStyle w:val="CommentReference"/>
          <w:lang w:val="ru-RU"/>
        </w:rPr>
        <w:t>- Модуляция из минора в параллельный мажор</w:t>
      </w:r>
    </w:p>
    <w:p w14:paraId="4823873C" w14:textId="7DB6369B" w:rsidR="00512B8A" w:rsidRPr="00512B8A" w:rsidRDefault="00512B8A">
      <w:pPr>
        <w:pStyle w:val="CommentText"/>
        <w:rPr>
          <w:lang w:val="ru-RU"/>
        </w:rPr>
      </w:pPr>
      <w:r>
        <w:rPr>
          <w:rStyle w:val="CommentReference"/>
          <w:lang w:val="ru-RU"/>
        </w:rPr>
        <w:t>- Модуляция в доминанту или субдоминанту</w:t>
      </w:r>
    </w:p>
  </w:comment>
  <w:comment w:id="423" w:author="Rualark Rualark" w:date="2018-05-05T22:17:00Z" w:initials="RR">
    <w:p w14:paraId="2AF1EAD5" w14:textId="781390A1" w:rsidR="005578F3" w:rsidRPr="004834C2" w:rsidRDefault="005578F3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 w:rsidR="004834C2">
        <w:rPr>
          <w:rStyle w:val="CommentReference"/>
        </w:rPr>
        <w:t>MGen</w:t>
      </w:r>
      <w:r w:rsidR="004834C2" w:rsidRPr="004834C2">
        <w:rPr>
          <w:rStyle w:val="CommentReference"/>
          <w:lang w:val="ru-RU"/>
        </w:rPr>
        <w:t xml:space="preserve">: </w:t>
      </w:r>
      <w:r w:rsidR="004834C2">
        <w:rPr>
          <w:rStyle w:val="CommentReference"/>
          <w:lang w:val="ru-RU"/>
        </w:rPr>
        <w:t>также можно в мажорной</w:t>
      </w:r>
    </w:p>
  </w:comment>
  <w:comment w:id="424" w:author="Rualark Rualark" w:date="2018-05-13T20:05:00Z" w:initials="RR">
    <w:p w14:paraId="2B7B7C31" w14:textId="2BB63D2B" w:rsidR="00151473" w:rsidRPr="00151473" w:rsidRDefault="00151473">
      <w:pPr>
        <w:pStyle w:val="CommentText"/>
        <w:rPr>
          <w:lang w:val="ru-RU"/>
        </w:rPr>
      </w:pPr>
      <w:r>
        <w:t>MGen</w:t>
      </w:r>
      <w:r w:rsidRPr="00151473">
        <w:rPr>
          <w:lang w:val="ru-RU"/>
        </w:rPr>
        <w:t xml:space="preserve">: </w:t>
      </w:r>
      <w:r>
        <w:rPr>
          <w:rStyle w:val="CommentReference"/>
        </w:rPr>
        <w:annotationRef/>
      </w:r>
      <w:r>
        <w:rPr>
          <w:lang w:val="ru-RU"/>
        </w:rPr>
        <w:t>Нет такого правила. Можно добавить правило, что негармоническая нота может быть на скачок, что делает параллельные совершенные консонансы возможными.</w:t>
      </w:r>
    </w:p>
  </w:comment>
  <w:comment w:id="425" w:author="Rualark Rualark" w:date="2018-05-06T14:28:00Z" w:initials="RR">
    <w:p w14:paraId="1C689D45" w14:textId="52CE82AD" w:rsidR="00CA7506" w:rsidRPr="00146B6E" w:rsidRDefault="00146B6E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>MGen</w:t>
      </w:r>
      <w:r w:rsidRPr="00146B6E">
        <w:rPr>
          <w:lang w:val="ru-RU"/>
        </w:rPr>
        <w:t xml:space="preserve">: </w:t>
      </w:r>
      <w:r>
        <w:rPr>
          <w:lang w:val="ru-RU"/>
        </w:rPr>
        <w:t>разрешение допустимо на 2, 3, 4 долю. После разрешения ограничений на движение мелодии нет.</w:t>
      </w:r>
    </w:p>
  </w:comment>
  <w:comment w:id="426" w:author="Rualark Rualark" w:date="2018-09-02T05:56:00Z" w:initials="RR">
    <w:p w14:paraId="3216D8EF" w14:textId="716B7A89" w:rsidR="00DB0065" w:rsidRPr="00DB0065" w:rsidRDefault="00DB0065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 xml:space="preserve">Подразумевается только звучание на сильную долю или любая другая нота, которая одновременно звучит? </w:t>
      </w:r>
      <w:r w:rsidR="0004631E">
        <w:rPr>
          <w:lang w:val="ru-RU"/>
        </w:rPr>
        <w:t>Только гармоническая нота или неаккордовая тоже?</w:t>
      </w:r>
    </w:p>
  </w:comment>
  <w:comment w:id="427" w:author="Rualark Rualark" w:date="2018-05-13T20:07:00Z" w:initials="RR">
    <w:p w14:paraId="7F1B4361" w14:textId="4D6121B0" w:rsidR="007B6103" w:rsidRDefault="007B6103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В двухголосом контрапункте это возможно только при разрешении септимы в октаву в нижнем голосе или при разрешении но</w:t>
      </w:r>
      <w:r w:rsidR="00BA6487" w:rsidRPr="00BA6487">
        <w:rPr>
          <w:lang w:val="ru-RU"/>
        </w:rPr>
        <w:t>н</w:t>
      </w:r>
      <w:r>
        <w:rPr>
          <w:lang w:val="ru-RU"/>
        </w:rPr>
        <w:t>ы в октаву в верхнем голосе.</w:t>
      </w:r>
    </w:p>
    <w:p w14:paraId="421FA70B" w14:textId="53581EFF" w:rsidR="007B6103" w:rsidRDefault="007B6103">
      <w:pPr>
        <w:pStyle w:val="CommentText"/>
        <w:rPr>
          <w:lang w:val="ru-RU"/>
        </w:rPr>
      </w:pPr>
    </w:p>
    <w:p w14:paraId="76A9F9D8" w14:textId="2256464A" w:rsidR="007B6103" w:rsidRDefault="007B6103">
      <w:pPr>
        <w:pStyle w:val="CommentText"/>
        <w:rPr>
          <w:lang w:val="ru-RU"/>
        </w:rPr>
      </w:pPr>
      <w:r>
        <w:rPr>
          <w:lang w:val="ru-RU"/>
        </w:rPr>
        <w:t xml:space="preserve">В </w:t>
      </w:r>
      <w:r>
        <w:t>MGen</w:t>
      </w:r>
      <w:r w:rsidRPr="007B6103">
        <w:rPr>
          <w:lang w:val="ru-RU"/>
        </w:rPr>
        <w:t xml:space="preserve"> </w:t>
      </w:r>
      <w:r>
        <w:rPr>
          <w:lang w:val="ru-RU"/>
        </w:rPr>
        <w:t>запрещены оба случая, а здесь запрещена только септима в октаву в нижнем голосе, а нона в октаву в верхнем голосе разрешена.</w:t>
      </w:r>
    </w:p>
    <w:p w14:paraId="62D34731" w14:textId="5E5F197C" w:rsidR="00BA6487" w:rsidRDefault="00BA6487">
      <w:pPr>
        <w:pStyle w:val="CommentText"/>
        <w:rPr>
          <w:lang w:val="ru-RU"/>
        </w:rPr>
      </w:pPr>
    </w:p>
    <w:p w14:paraId="01619F77" w14:textId="788B4DDF" w:rsidR="00BA6487" w:rsidRPr="00C15303" w:rsidRDefault="00BA6487">
      <w:pPr>
        <w:pStyle w:val="CommentText"/>
        <w:rPr>
          <w:b/>
          <w:lang w:val="ru-RU"/>
        </w:rPr>
      </w:pPr>
      <w:r w:rsidRPr="00C15303">
        <w:rPr>
          <w:b/>
          <w:lang w:val="ru-RU"/>
        </w:rPr>
        <w:t>Разрешить нону в октаву</w:t>
      </w:r>
      <w:r w:rsidR="005F052A" w:rsidRPr="00C15303">
        <w:rPr>
          <w:b/>
          <w:lang w:val="ru-RU"/>
        </w:rPr>
        <w:t xml:space="preserve"> (но не секунду)</w:t>
      </w:r>
      <w:r w:rsidRPr="00C15303">
        <w:rPr>
          <w:b/>
          <w:lang w:val="ru-RU"/>
        </w:rPr>
        <w:t>.</w:t>
      </w:r>
    </w:p>
  </w:comment>
  <w:comment w:id="428" w:author="Rualark Rualark" w:date="2018-09-02T05:59:00Z" w:initials="RR">
    <w:p w14:paraId="37E94BDC" w14:textId="5F1DBD7C" w:rsidR="0004631E" w:rsidRPr="0078435E" w:rsidRDefault="0004631E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Подразумевается только звучание на сильную долю или любая другая нота, которая одновременно звучит? Только гармоническая нота или неаккордовая тоже?</w:t>
      </w:r>
    </w:p>
  </w:comment>
  <w:comment w:id="429" w:author="Rualark Rualark" w:date="2018-05-06T14:36:00Z" w:initials="RR">
    <w:p w14:paraId="7C5AE5BC" w14:textId="58E632DB" w:rsidR="000E1E15" w:rsidRPr="0004631E" w:rsidRDefault="000E1E15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 w:rsidRPr="0004631E">
        <w:rPr>
          <w:b/>
          <w:lang w:val="ru-RU"/>
        </w:rPr>
        <w:t xml:space="preserve">Это возможно только </w:t>
      </w:r>
      <w:r w:rsidR="005068FF" w:rsidRPr="0004631E">
        <w:rPr>
          <w:b/>
          <w:lang w:val="ru-RU"/>
        </w:rPr>
        <w:t>начиная с</w:t>
      </w:r>
      <w:r w:rsidRPr="0004631E">
        <w:rPr>
          <w:b/>
          <w:lang w:val="ru-RU"/>
        </w:rPr>
        <w:t xml:space="preserve"> трех голосов или в </w:t>
      </w:r>
      <w:r w:rsidRPr="0004631E">
        <w:rPr>
          <w:b/>
        </w:rPr>
        <w:t>fleuri</w:t>
      </w:r>
      <w:r w:rsidRPr="0004631E">
        <w:rPr>
          <w:b/>
          <w:lang w:val="ru-RU"/>
        </w:rPr>
        <w:t xml:space="preserve">. Возможно </w:t>
      </w:r>
      <w:r w:rsidR="00405197" w:rsidRPr="0004631E">
        <w:rPr>
          <w:b/>
          <w:lang w:val="ru-RU"/>
        </w:rPr>
        <w:t xml:space="preserve">это </w:t>
      </w:r>
      <w:r w:rsidRPr="0004631E">
        <w:rPr>
          <w:b/>
          <w:lang w:val="ru-RU"/>
        </w:rPr>
        <w:t xml:space="preserve">потому, что </w:t>
      </w:r>
      <w:r w:rsidR="00CA214A" w:rsidRPr="0004631E">
        <w:rPr>
          <w:b/>
          <w:lang w:val="ru-RU"/>
        </w:rPr>
        <w:t xml:space="preserve">при этом </w:t>
      </w:r>
      <w:r w:rsidRPr="0004631E">
        <w:rPr>
          <w:b/>
          <w:lang w:val="ru-RU"/>
        </w:rPr>
        <w:t xml:space="preserve">одновременно нота </w:t>
      </w:r>
      <w:r w:rsidRPr="0004631E">
        <w:rPr>
          <w:b/>
        </w:rPr>
        <w:t>B</w:t>
      </w:r>
      <w:r w:rsidRPr="0004631E">
        <w:rPr>
          <w:b/>
          <w:lang w:val="ru-RU"/>
        </w:rPr>
        <w:t xml:space="preserve"> задерживается нотой </w:t>
      </w:r>
      <w:r w:rsidRPr="0004631E">
        <w:rPr>
          <w:b/>
        </w:rPr>
        <w:t>C</w:t>
      </w:r>
      <w:r w:rsidRPr="0004631E">
        <w:rPr>
          <w:b/>
          <w:lang w:val="ru-RU"/>
        </w:rPr>
        <w:t>.</w:t>
      </w:r>
      <w:r w:rsidR="0004631E" w:rsidRPr="0004631E">
        <w:rPr>
          <w:b/>
          <w:lang w:val="ru-RU"/>
        </w:rPr>
        <w:t xml:space="preserve"> </w:t>
      </w:r>
      <w:r w:rsidR="0004631E">
        <w:rPr>
          <w:lang w:val="ru-RU"/>
        </w:rPr>
        <w:t xml:space="preserve">Какая нота </w:t>
      </w:r>
      <w:r w:rsidR="0004631E">
        <w:t>B</w:t>
      </w:r>
      <w:r w:rsidR="0004631E" w:rsidRPr="0004631E">
        <w:rPr>
          <w:lang w:val="ru-RU"/>
        </w:rPr>
        <w:t>?</w:t>
      </w:r>
    </w:p>
  </w:comment>
  <w:comment w:id="430" w:author="Rualark Rualark" w:date="2018-05-06T14:49:00Z" w:initials="RR">
    <w:p w14:paraId="09DC1689" w14:textId="42CD59CB" w:rsidR="00F710A4" w:rsidRPr="001B47A9" w:rsidRDefault="00F710A4">
      <w:pPr>
        <w:pStyle w:val="CommentText"/>
        <w:rPr>
          <w:b/>
          <w:lang w:val="ru-RU"/>
        </w:rPr>
      </w:pPr>
      <w:r>
        <w:rPr>
          <w:rStyle w:val="CommentReference"/>
        </w:rPr>
        <w:annotationRef/>
      </w:r>
      <w:r w:rsidRPr="001B47A9">
        <w:rPr>
          <w:b/>
        </w:rPr>
        <w:t>MGen</w:t>
      </w:r>
      <w:r w:rsidRPr="001B47A9">
        <w:rPr>
          <w:b/>
          <w:lang w:val="ru-RU"/>
        </w:rPr>
        <w:t>: такое ограничение на противоположное и поступенное движение не нужно.</w:t>
      </w:r>
    </w:p>
  </w:comment>
  <w:comment w:id="431" w:author="Rualark Rualark" w:date="2018-06-12T12:04:00Z" w:initials="RR">
    <w:p w14:paraId="1E4CDFDB" w14:textId="63E51171" w:rsidR="00C15303" w:rsidRPr="00C15303" w:rsidRDefault="00C15303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 xml:space="preserve">В </w:t>
      </w:r>
      <w:r>
        <w:t>MGen</w:t>
      </w:r>
      <w:r w:rsidRPr="00C15303">
        <w:rPr>
          <w:lang w:val="ru-RU"/>
        </w:rPr>
        <w:t xml:space="preserve"> </w:t>
      </w:r>
      <w:r>
        <w:rPr>
          <w:lang w:val="ru-RU"/>
        </w:rPr>
        <w:t>есть дополнительные условия</w:t>
      </w:r>
      <w:r w:rsidR="00A67C7B" w:rsidRPr="00A67C7B">
        <w:rPr>
          <w:lang w:val="ru-RU"/>
        </w:rPr>
        <w:t xml:space="preserve"> без задержания</w:t>
      </w:r>
      <w:r>
        <w:rPr>
          <w:lang w:val="ru-RU"/>
        </w:rPr>
        <w:t>: только не в басу, только в нисходящем поступенном движении, последующая нота должна быть консонансом.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E303226" w15:done="0"/>
  <w15:commentEx w15:paraId="5D254311" w15:done="0"/>
  <w15:commentEx w15:paraId="66E694A0" w15:done="0"/>
  <w15:commentEx w15:paraId="339757B1" w15:done="1"/>
  <w15:commentEx w15:paraId="1231D5E5" w15:done="0"/>
  <w15:commentEx w15:paraId="09B02BC0" w15:done="1"/>
  <w15:commentEx w15:paraId="4077A15F" w15:done="1"/>
  <w15:commentEx w15:paraId="74D0E510" w15:done="1"/>
  <w15:commentEx w15:paraId="13276650" w15:done="1"/>
  <w15:commentEx w15:paraId="0DB8676B" w15:done="0"/>
  <w15:commentEx w15:paraId="23A2A165" w15:done="0"/>
  <w15:commentEx w15:paraId="5A774B6D" w15:done="1"/>
  <w15:commentEx w15:paraId="139109BF" w15:done="0"/>
  <w15:commentEx w15:paraId="7F15E928" w15:done="1"/>
  <w15:commentEx w15:paraId="5C787F90" w15:done="0"/>
  <w15:commentEx w15:paraId="61E34750" w15:done="0"/>
  <w15:commentEx w15:paraId="07F126B7" w15:done="0"/>
  <w15:commentEx w15:paraId="66DA8435" w15:done="1"/>
  <w15:commentEx w15:paraId="7931F725" w15:done="1"/>
  <w15:commentEx w15:paraId="4C423640" w15:done="1"/>
  <w15:commentEx w15:paraId="4471ABED" w15:done="1"/>
  <w15:commentEx w15:paraId="778001A3" w15:done="1"/>
  <w15:commentEx w15:paraId="518B3B12" w15:done="1"/>
  <w15:commentEx w15:paraId="4F1155AF" w15:done="1"/>
  <w15:commentEx w15:paraId="60D69E7D" w15:done="1"/>
  <w15:commentEx w15:paraId="4045D483" w15:done="1"/>
  <w15:commentEx w15:paraId="6045F35D" w15:done="1"/>
  <w15:commentEx w15:paraId="2853C00B" w15:done="1"/>
  <w15:commentEx w15:paraId="1C64829E" w15:done="1"/>
  <w15:commentEx w15:paraId="02D5B7FE" w15:done="1"/>
  <w15:commentEx w15:paraId="52122A23" w15:done="1"/>
  <w15:commentEx w15:paraId="6A382877" w15:done="1"/>
  <w15:commentEx w15:paraId="2236725D" w15:done="1"/>
  <w15:commentEx w15:paraId="6839B872" w15:done="1"/>
  <w15:commentEx w15:paraId="1A900DA5" w15:done="1"/>
  <w15:commentEx w15:paraId="5991BE58" w15:done="1"/>
  <w15:commentEx w15:paraId="61ACE787" w15:done="1"/>
  <w15:commentEx w15:paraId="131733C7" w15:done="1"/>
  <w15:commentEx w15:paraId="64AD18A0" w15:done="1"/>
  <w15:commentEx w15:paraId="18BD8544" w15:done="0"/>
  <w15:commentEx w15:paraId="2B1712C2" w15:done="1"/>
  <w15:commentEx w15:paraId="7885B279" w15:done="0"/>
  <w15:commentEx w15:paraId="3DBDD314" w15:done="0"/>
  <w15:commentEx w15:paraId="068929A5" w15:done="0"/>
  <w15:commentEx w15:paraId="13BFC78A" w15:done="1"/>
  <w15:commentEx w15:paraId="7F9D2148" w15:done="1"/>
  <w15:commentEx w15:paraId="6614E932" w15:done="1"/>
  <w15:commentEx w15:paraId="5AC77283" w15:done="0"/>
  <w15:commentEx w15:paraId="1154E3DB" w15:done="1"/>
  <w15:commentEx w15:paraId="138FB9DC" w15:done="1"/>
  <w15:commentEx w15:paraId="3EB134A6" w15:done="0"/>
  <w15:commentEx w15:paraId="55FCACE9" w15:done="0"/>
  <w15:commentEx w15:paraId="32E90EA3" w15:done="0"/>
  <w15:commentEx w15:paraId="0FC0A537" w15:done="1"/>
  <w15:commentEx w15:paraId="70A2A618" w15:done="1"/>
  <w15:commentEx w15:paraId="14753C19" w15:done="1"/>
  <w15:commentEx w15:paraId="4A39F6ED" w15:done="1"/>
  <w15:commentEx w15:paraId="329265B2" w15:done="1"/>
  <w15:commentEx w15:paraId="12F1F949" w15:done="1"/>
  <w15:commentEx w15:paraId="14C36295" w15:done="1"/>
  <w15:commentEx w15:paraId="27E813D4" w15:done="0"/>
  <w15:commentEx w15:paraId="3531897F" w15:done="1"/>
  <w15:commentEx w15:paraId="19BA0F02" w15:done="1"/>
  <w15:commentEx w15:paraId="0CB63DF7" w15:done="1"/>
  <w15:commentEx w15:paraId="3C7204B9" w15:done="1"/>
  <w15:commentEx w15:paraId="55C2554C" w15:done="1"/>
  <w15:commentEx w15:paraId="0614A973" w15:done="1"/>
  <w15:commentEx w15:paraId="4A09F2CD" w15:done="1"/>
  <w15:commentEx w15:paraId="70900327" w15:done="1"/>
  <w15:commentEx w15:paraId="63BD005C" w15:done="1"/>
  <w15:commentEx w15:paraId="1758AC97" w15:done="1"/>
  <w15:commentEx w15:paraId="4823873C" w15:done="1"/>
  <w15:commentEx w15:paraId="2AF1EAD5" w15:done="1"/>
  <w15:commentEx w15:paraId="2B7B7C31" w15:done="1"/>
  <w15:commentEx w15:paraId="1C689D45" w15:done="1"/>
  <w15:commentEx w15:paraId="3216D8EF" w15:done="0"/>
  <w15:commentEx w15:paraId="01619F77" w15:done="1"/>
  <w15:commentEx w15:paraId="37E94BDC" w15:done="0"/>
  <w15:commentEx w15:paraId="7C5AE5BC" w15:done="0"/>
  <w15:commentEx w15:paraId="09DC1689" w15:done="0"/>
  <w15:commentEx w15:paraId="1E4CDFDB" w15:done="1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99FD01" w14:textId="77777777" w:rsidR="00DD50A0" w:rsidRDefault="00DD50A0" w:rsidP="00F7102B">
      <w:pPr>
        <w:spacing w:after="0" w:line="240" w:lineRule="auto"/>
      </w:pPr>
      <w:r>
        <w:separator/>
      </w:r>
    </w:p>
  </w:endnote>
  <w:endnote w:type="continuationSeparator" w:id="0">
    <w:p w14:paraId="07CFEE84" w14:textId="77777777" w:rsidR="00DD50A0" w:rsidRDefault="00DD50A0" w:rsidP="00F71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9762EA" w14:textId="77777777" w:rsidR="00DD50A0" w:rsidRDefault="00DD50A0" w:rsidP="00F7102B">
      <w:pPr>
        <w:spacing w:after="0" w:line="240" w:lineRule="auto"/>
      </w:pPr>
      <w:r>
        <w:separator/>
      </w:r>
    </w:p>
  </w:footnote>
  <w:footnote w:type="continuationSeparator" w:id="0">
    <w:p w14:paraId="3FEF4861" w14:textId="77777777" w:rsidR="00DD50A0" w:rsidRDefault="00DD50A0" w:rsidP="00F7102B">
      <w:pPr>
        <w:spacing w:after="0" w:line="240" w:lineRule="auto"/>
      </w:pPr>
      <w:r>
        <w:continuationSeparator/>
      </w:r>
    </w:p>
  </w:footnote>
  <w:footnote w:id="1">
    <w:p w14:paraId="7C379E41" w14:textId="6D78C798" w:rsidR="005D572F" w:rsidRPr="00653B86" w:rsidRDefault="005D572F" w:rsidP="005D572F">
      <w:pPr>
        <w:pStyle w:val="FootnoteText"/>
      </w:pPr>
      <w:r>
        <w:rPr>
          <w:rStyle w:val="FootnoteReference"/>
        </w:rPr>
        <w:footnoteRef/>
      </w:r>
      <w:r w:rsidRPr="005D572F">
        <w:t xml:space="preserve"> </w:t>
      </w:r>
      <w:r>
        <w:t>Exception</w:t>
      </w:r>
      <w:r w:rsidRPr="005D572F">
        <w:t xml:space="preserve">: </w:t>
      </w:r>
      <w:r>
        <w:t>short</w:t>
      </w:r>
      <w:r w:rsidRPr="005D572F">
        <w:t>-</w:t>
      </w:r>
      <w:r>
        <w:t>term</w:t>
      </w:r>
      <w:r w:rsidRPr="005D572F">
        <w:t xml:space="preserve"> </w:t>
      </w:r>
      <w:r>
        <w:t>modulations</w:t>
      </w:r>
      <w:r w:rsidRPr="005D572F">
        <w:t xml:space="preserve"> </w:t>
      </w:r>
      <w:r>
        <w:t>into</w:t>
      </w:r>
      <w:r w:rsidRPr="005D572F">
        <w:t xml:space="preserve"> </w:t>
      </w:r>
      <w:r>
        <w:t>adjacent</w:t>
      </w:r>
      <w:r w:rsidRPr="005D572F">
        <w:t xml:space="preserve"> </w:t>
      </w:r>
      <w:r>
        <w:t>mode</w:t>
      </w:r>
      <w:r w:rsidRPr="00653B86">
        <w:t xml:space="preserve"> (</w:t>
      </w:r>
      <w:r w:rsidR="001420D8" w:rsidRPr="00B50BA0">
        <w:t>see</w:t>
      </w:r>
      <w:r w:rsidRPr="00653B86">
        <w:t xml:space="preserve"> </w:t>
      </w:r>
      <w:bookmarkStart w:id="4" w:name="OLE_LINK3"/>
      <w:bookmarkStart w:id="5" w:name="OLE_LINK4"/>
      <w:bookmarkStart w:id="6" w:name="OLE_LINK7"/>
      <w:bookmarkStart w:id="7" w:name="OLE_LINK8"/>
      <w:bookmarkStart w:id="8" w:name="OLE_LINK90"/>
      <w:bookmarkStart w:id="9" w:name="OLE_LINK91"/>
      <w:r w:rsidRPr="00653B86">
        <w:rPr>
          <w:rFonts w:ascii="Times New Roman" w:hAnsi="Times New Roman" w:cs="Times New Roman"/>
        </w:rPr>
        <w:t>§</w:t>
      </w:r>
      <w:bookmarkEnd w:id="4"/>
      <w:bookmarkEnd w:id="5"/>
      <w:r w:rsidRPr="00653B86">
        <w:t>60</w:t>
      </w:r>
      <w:bookmarkEnd w:id="6"/>
      <w:bookmarkEnd w:id="7"/>
      <w:bookmarkEnd w:id="8"/>
      <w:bookmarkEnd w:id="9"/>
      <w:r w:rsidRPr="00653B86">
        <w:rPr>
          <w:rFonts w:ascii="Times New Roman" w:hAnsi="Times New Roman" w:cs="Times New Roman"/>
        </w:rPr>
        <w:t>)</w:t>
      </w:r>
      <w:r w:rsidRPr="00653B86">
        <w:t>.</w:t>
      </w:r>
    </w:p>
  </w:footnote>
  <w:footnote w:id="2">
    <w:p w14:paraId="499170F4" w14:textId="77777777" w:rsidR="00F31B29" w:rsidRDefault="008E2A4A">
      <w:pPr>
        <w:pStyle w:val="FootnoteText"/>
        <w:rPr>
          <w:ins w:id="16" w:author="Rualark Rualark" w:date="2018-10-26T11:50:00Z"/>
        </w:rPr>
      </w:pPr>
      <w:ins w:id="17" w:author="Rualark Rualark" w:date="2018-10-26T11:34:00Z">
        <w:r>
          <w:rPr>
            <w:rStyle w:val="FootnoteReference"/>
          </w:rPr>
          <w:footnoteRef/>
        </w:r>
        <w:r w:rsidRPr="008E2A4A">
          <w:t xml:space="preserve"> </w:t>
        </w:r>
      </w:ins>
      <w:ins w:id="18" w:author="Rualark Rualark" w:date="2018-10-26T11:50:00Z">
        <w:r w:rsidR="00F31B29">
          <w:t>Exceptions:</w:t>
        </w:r>
      </w:ins>
    </w:p>
    <w:p w14:paraId="17C0AB4F" w14:textId="329139AC" w:rsidR="008E2A4A" w:rsidRDefault="008E2A4A" w:rsidP="00F31B29">
      <w:pPr>
        <w:pStyle w:val="FootnoteText"/>
        <w:rPr>
          <w:ins w:id="19" w:author="Rualark Rualark" w:date="2018-10-26T11:49:00Z"/>
        </w:rPr>
      </w:pPr>
      <w:ins w:id="20" w:author="Rualark Rualark" w:date="2018-10-26T11:34:00Z">
        <w:r>
          <w:t xml:space="preserve">Tritones </w:t>
        </w:r>
      </w:ins>
      <w:ins w:id="21" w:author="Rualark Rualark" w:date="2018-10-26T11:50:00Z">
        <w:r w:rsidR="00F31B29">
          <w:t xml:space="preserve">and 4th intervals </w:t>
        </w:r>
      </w:ins>
      <w:ins w:id="22" w:author="Rualark Rualark" w:date="2018-10-26T11:46:00Z">
        <w:r>
          <w:t xml:space="preserve">on first beat of harmony </w:t>
        </w:r>
      </w:ins>
      <w:ins w:id="23" w:author="Rualark Rualark" w:date="2018-10-26T11:34:00Z">
        <w:r>
          <w:t>are allowed</w:t>
        </w:r>
      </w:ins>
      <w:ins w:id="24" w:author="Rualark Rualark" w:date="2018-10-26T11:57:00Z">
        <w:r w:rsidR="00F31B29">
          <w:t xml:space="preserve"> </w:t>
        </w:r>
      </w:ins>
      <w:ins w:id="25" w:author="Rualark Rualark" w:date="2018-10-26T11:47:00Z">
        <w:r>
          <w:t xml:space="preserve">between chord tones if </w:t>
        </w:r>
      </w:ins>
      <w:ins w:id="26" w:author="Rualark Rualark" w:date="2018-10-26T18:18:00Z">
        <w:r w:rsidR="00A53F78">
          <w:t xml:space="preserve">these intervals are </w:t>
        </w:r>
      </w:ins>
      <w:ins w:id="27" w:author="Rualark Rualark" w:date="2018-10-26T11:48:00Z">
        <w:r>
          <w:t>formed without bass</w:t>
        </w:r>
      </w:ins>
      <w:ins w:id="28" w:author="Rualark Rualark" w:date="2018-10-26T11:49:00Z">
        <w:r>
          <w:t>.</w:t>
        </w:r>
      </w:ins>
    </w:p>
    <w:p w14:paraId="61F56E72" w14:textId="77777777" w:rsidR="007B26AD" w:rsidRDefault="007B26AD" w:rsidP="007B26AD">
      <w:pPr>
        <w:pStyle w:val="FootnoteText"/>
        <w:rPr>
          <w:ins w:id="29" w:author="Rualark Rualark" w:date="2018-10-26T11:58:00Z"/>
        </w:rPr>
      </w:pPr>
      <w:ins w:id="30" w:author="Rualark Rualark" w:date="2018-10-26T11:58:00Z">
        <w:r>
          <w:t>Passing downbeat dissonance (PDD) is allowed in species 1, 3, 5. In species 2, 4 PDD is allowed if absolutely needed.</w:t>
        </w:r>
      </w:ins>
    </w:p>
    <w:p w14:paraId="71725EC3" w14:textId="799D4F9F" w:rsidR="008E2A4A" w:rsidRPr="00F31B29" w:rsidRDefault="008E2A4A" w:rsidP="008E2A4A">
      <w:pPr>
        <w:pStyle w:val="FootnoteText"/>
      </w:pPr>
    </w:p>
  </w:footnote>
  <w:footnote w:id="3">
    <w:p w14:paraId="56DCF4EF" w14:textId="53654A0C" w:rsidR="00A53F78" w:rsidRPr="00A53F78" w:rsidRDefault="00A53F78">
      <w:pPr>
        <w:pStyle w:val="FootnoteText"/>
      </w:pPr>
      <w:ins w:id="34" w:author="Rualark Rualark" w:date="2018-10-26T18:20:00Z">
        <w:r>
          <w:rPr>
            <w:rStyle w:val="FootnoteReference"/>
          </w:rPr>
          <w:footnoteRef/>
        </w:r>
        <w:r w:rsidRPr="00A53F78">
          <w:t xml:space="preserve"> </w:t>
        </w:r>
      </w:ins>
      <w:ins w:id="35" w:author="Rualark Rualark" w:date="2018-10-26T18:21:00Z">
        <w:r>
          <w:t>Exception: Tritones and 4th intervals can be formed by suspension resolution note if these intervals are formed without bass.</w:t>
        </w:r>
      </w:ins>
    </w:p>
  </w:footnote>
  <w:footnote w:id="4">
    <w:p w14:paraId="52231697" w14:textId="6D9D9D8A" w:rsidR="00FB1062" w:rsidRPr="00BC447F" w:rsidRDefault="00FB1062">
      <w:pPr>
        <w:pStyle w:val="FootnoteText"/>
        <w:rPr>
          <w:color w:val="D9D9D9" w:themeColor="background1" w:themeShade="D9"/>
          <w:lang w:val="ru-RU"/>
        </w:rPr>
      </w:pPr>
      <w:r w:rsidRPr="00BC447F">
        <w:rPr>
          <w:rStyle w:val="FootnoteReference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обычно используются размеры 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sz w:val="22"/>
                <w:szCs w:val="22"/>
                <w:lang w:val="ru-RU"/>
              </w:rPr>
              <m:t>3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,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4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и др. (см. §72)</w:t>
      </w:r>
    </w:p>
  </w:footnote>
  <w:footnote w:id="5">
    <w:p w14:paraId="5D68DA34" w14:textId="4BCA7CE7" w:rsidR="004262EE" w:rsidRPr="004262EE" w:rsidRDefault="004262EE">
      <w:pPr>
        <w:pStyle w:val="FootnoteText"/>
        <w:rPr>
          <w:lang w:val="ru-RU"/>
        </w:rPr>
      </w:pPr>
      <w:r w:rsidRPr="00BC447F">
        <w:rPr>
          <w:rStyle w:val="FootnoteReference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периоды разделяются паузами (см. </w:t>
      </w:r>
      <w:bookmarkStart w:id="81" w:name="OLE_LINK43"/>
      <w:bookmarkStart w:id="82" w:name="OLE_LINK44"/>
      <w:r w:rsidRPr="00BC447F">
        <w:rPr>
          <w:color w:val="D9D9D9" w:themeColor="background1" w:themeShade="D9"/>
          <w:lang w:val="ru-RU"/>
        </w:rPr>
        <w:t xml:space="preserve">§ </w:t>
      </w:r>
      <w:bookmarkEnd w:id="81"/>
      <w:bookmarkEnd w:id="82"/>
      <w:r w:rsidRPr="00BC447F">
        <w:rPr>
          <w:color w:val="D9D9D9" w:themeColor="background1" w:themeShade="D9"/>
          <w:lang w:val="ru-RU"/>
        </w:rPr>
        <w:t>73).</w:t>
      </w:r>
    </w:p>
  </w:footnote>
  <w:footnote w:id="6">
    <w:p w14:paraId="7C86651C" w14:textId="51B80FE0" w:rsidR="00DF387B" w:rsidRPr="00DF387B" w:rsidRDefault="00DF387B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DF387B">
        <w:rPr>
          <w:lang w:val="ru-RU"/>
        </w:rPr>
        <w:t xml:space="preserve"> </w:t>
      </w:r>
      <w:r>
        <w:rPr>
          <w:lang w:val="ru-RU"/>
        </w:rPr>
        <w:t>Также можно ввести ритм пятого разряда контрапункта в одном из голосов.</w:t>
      </w:r>
    </w:p>
  </w:footnote>
  <w:footnote w:id="7">
    <w:p w14:paraId="59404D26" w14:textId="259E1131" w:rsidR="00B00291" w:rsidRPr="00B00291" w:rsidRDefault="00B00291">
      <w:pPr>
        <w:pStyle w:val="FootnoteText"/>
        <w:rPr>
          <w:lang w:val="ru-RU"/>
        </w:rPr>
      </w:pPr>
      <w:bookmarkStart w:id="96" w:name="OLE_LINK148"/>
      <w:bookmarkStart w:id="97" w:name="OLE_LINK149"/>
      <w:r>
        <w:rPr>
          <w:rStyle w:val="FootnoteReference"/>
        </w:rPr>
        <w:footnoteRef/>
      </w:r>
      <w:r w:rsidRPr="00B00291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в сложных случаях эти ритмы допускаются в 4 голосах в сопрано. </w:t>
      </w:r>
      <w:r w:rsidRPr="00925B18">
        <w:rPr>
          <w:lang w:val="ru-RU"/>
        </w:rPr>
        <w:t>Начиная с 5 голосов целая нота может быть залигована с более короткой нотой.</w:t>
      </w:r>
      <w:bookmarkEnd w:id="96"/>
      <w:bookmarkEnd w:id="97"/>
    </w:p>
  </w:footnote>
  <w:footnote w:id="8">
    <w:p w14:paraId="317BBCBF" w14:textId="03E6D0CB" w:rsidR="008B0679" w:rsidRDefault="008B0679" w:rsidP="008B0679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8B0679">
        <w:rPr>
          <w:lang w:val="ru-RU"/>
        </w:rPr>
        <w:t xml:space="preserve"> </w:t>
      </w:r>
      <w:r>
        <w:rPr>
          <w:lang w:val="ru-RU"/>
        </w:rPr>
        <w:t xml:space="preserve">В то же время допускаются четыре половинные ноты или восемь четвертей подряд в трех соседних </w:t>
      </w:r>
      <w:r w:rsidR="00321EFF">
        <w:rPr>
          <w:lang w:val="ru-RU"/>
        </w:rPr>
        <w:t>тактах:</w:t>
      </w:r>
    </w:p>
    <w:p w14:paraId="7304B4F7" w14:textId="77777777" w:rsidR="008B0679" w:rsidRPr="008B0679" w:rsidRDefault="008B0679" w:rsidP="008B0679">
      <w:pPr>
        <w:pStyle w:val="FootnoteText"/>
        <w:rPr>
          <w:lang w:val="ru-RU"/>
        </w:rPr>
      </w:pPr>
      <w:r>
        <w:rPr>
          <w:noProof/>
        </w:rPr>
        <w:drawing>
          <wp:inline distT="0" distB="0" distL="0" distR="0" wp14:anchorId="169F66D0" wp14:editId="7C37EF6F">
            <wp:extent cx="4476750" cy="35069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768482" cy="3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footnote>
  <w:footnote w:id="9">
    <w:p w14:paraId="1E86899E" w14:textId="4702B1C9" w:rsidR="00442DFA" w:rsidRDefault="00442DFA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442DFA">
        <w:rPr>
          <w:lang w:val="ru-RU"/>
        </w:rPr>
        <w:t xml:space="preserve"> </w:t>
      </w:r>
      <w:r>
        <w:rPr>
          <w:lang w:val="ru-RU"/>
        </w:rPr>
        <w:t>В крайнем сл</w:t>
      </w:r>
      <w:r w:rsidR="006D0FD0">
        <w:rPr>
          <w:lang w:val="ru-RU"/>
        </w:rPr>
        <w:t>учае допустимы скачки на квар</w:t>
      </w:r>
      <w:r w:rsidR="005C7587">
        <w:rPr>
          <w:lang w:val="ru-RU"/>
        </w:rPr>
        <w:t>ту или квинту на границе тактов, даже если они подготовлены</w:t>
      </w:r>
      <w:r w:rsidR="006D0FD0">
        <w:rPr>
          <w:lang w:val="ru-RU"/>
        </w:rPr>
        <w:t xml:space="preserve"> движением в том же направлении:</w:t>
      </w:r>
    </w:p>
    <w:p w14:paraId="5F2B38CA" w14:textId="48BCA9A0" w:rsidR="006D0FD0" w:rsidRPr="00442DFA" w:rsidRDefault="006D0FD0" w:rsidP="006D0FD0">
      <w:pPr>
        <w:pStyle w:val="Footnote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8C446C1" wp14:editId="4AAF59AA">
            <wp:extent cx="2878015" cy="460011"/>
            <wp:effectExtent l="114300" t="114300" r="113030" b="11176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931846" cy="46861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0">
    <w:p w14:paraId="06F15495" w14:textId="209D55DC" w:rsidR="00CB5A18" w:rsidRDefault="00CB5A18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CB5A18">
        <w:rPr>
          <w:lang w:val="ru-RU"/>
        </w:rPr>
        <w:t xml:space="preserve"> </w:t>
      </w:r>
      <w:r>
        <w:rPr>
          <w:lang w:val="ru-RU"/>
        </w:rPr>
        <w:t xml:space="preserve">Начиная с </w:t>
      </w:r>
      <w:r w:rsidR="004C02AB" w:rsidRPr="004C02AB">
        <w:rPr>
          <w:lang w:val="ru-RU"/>
        </w:rPr>
        <w:t xml:space="preserve">трех </w:t>
      </w:r>
      <w:r w:rsidR="004C02AB" w:rsidRPr="004265AB">
        <w:rPr>
          <w:lang w:val="ru-RU"/>
        </w:rPr>
        <w:t>голосов</w:t>
      </w:r>
      <w:r>
        <w:rPr>
          <w:lang w:val="ru-RU"/>
        </w:rPr>
        <w:t xml:space="preserve">, допускается в </w:t>
      </w:r>
      <w:r w:rsidR="005F5890" w:rsidRPr="00AD7E09">
        <w:rPr>
          <w:lang w:val="ru-RU"/>
        </w:rPr>
        <w:t xml:space="preserve">качестве </w:t>
      </w:r>
      <w:r w:rsidR="004265AB" w:rsidRPr="004265AB">
        <w:rPr>
          <w:lang w:val="ru-RU"/>
        </w:rPr>
        <w:t>исключен</w:t>
      </w:r>
      <w:r w:rsidR="004265AB" w:rsidRPr="00AD7E09">
        <w:rPr>
          <w:lang w:val="ru-RU"/>
        </w:rPr>
        <w:t xml:space="preserve">ия </w:t>
      </w:r>
      <w:r>
        <w:rPr>
          <w:lang w:val="ru-RU"/>
        </w:rPr>
        <w:t xml:space="preserve">повторять </w:t>
      </w:r>
      <w:r w:rsidR="00AD7E09">
        <w:rPr>
          <w:lang w:val="ru-RU"/>
        </w:rPr>
        <w:t>половинную</w:t>
      </w:r>
      <w:r>
        <w:rPr>
          <w:lang w:val="ru-RU"/>
        </w:rPr>
        <w:t xml:space="preserve"> или четвертную ноту между предпоследним и </w:t>
      </w:r>
      <w:r w:rsidR="00A84ACC">
        <w:rPr>
          <w:lang w:val="ru-RU"/>
        </w:rPr>
        <w:t>последним тактами</w:t>
      </w:r>
      <w:r w:rsidR="0007032E">
        <w:rPr>
          <w:lang w:val="ru-RU"/>
        </w:rPr>
        <w:t xml:space="preserve"> (предъем)</w:t>
      </w:r>
      <w:r w:rsidRPr="00376593">
        <w:rPr>
          <w:lang w:val="ru-RU"/>
        </w:rPr>
        <w:t>:</w:t>
      </w:r>
    </w:p>
    <w:p w14:paraId="59232AAF" w14:textId="77026319" w:rsidR="00CB5A18" w:rsidRPr="00CB5A18" w:rsidRDefault="00CB5A18" w:rsidP="00CB5A18">
      <w:pPr>
        <w:pStyle w:val="Footnote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A0BC6E" wp14:editId="039CED8C">
            <wp:extent cx="4333333" cy="409524"/>
            <wp:effectExtent l="114300" t="114300" r="105410" b="1054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1">
    <w:p w14:paraId="147F0377" w14:textId="639E1917" w:rsidR="00E7485B" w:rsidRDefault="00E7485B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E7485B">
        <w:rPr>
          <w:lang w:val="ru-RU"/>
        </w:rPr>
        <w:t xml:space="preserve"> </w:t>
      </w:r>
      <w:r>
        <w:rPr>
          <w:lang w:val="ru-RU"/>
        </w:rPr>
        <w:t>Количество пар голосов, которые необходимо контролировать, увеличивается с ростом количества голосов: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10"/>
        <w:gridCol w:w="2261"/>
      </w:tblGrid>
      <w:tr w:rsidR="00E7485B" w14:paraId="65C2C6FC" w14:textId="77777777" w:rsidTr="00E7485B">
        <w:trPr>
          <w:jc w:val="center"/>
        </w:trPr>
        <w:tc>
          <w:tcPr>
            <w:tcW w:w="0" w:type="auto"/>
          </w:tcPr>
          <w:p w14:paraId="2A7324AC" w14:textId="5EE740D8" w:rsidR="00E7485B" w:rsidRDefault="00E7485B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Количество голосов</w:t>
            </w:r>
          </w:p>
        </w:tc>
        <w:tc>
          <w:tcPr>
            <w:tcW w:w="0" w:type="auto"/>
          </w:tcPr>
          <w:p w14:paraId="1E52B3A7" w14:textId="03973438" w:rsidR="00E7485B" w:rsidRDefault="00E7485B" w:rsidP="00E7485B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Количество пар голосов</w:t>
            </w:r>
          </w:p>
        </w:tc>
      </w:tr>
      <w:tr w:rsidR="00E7485B" w14:paraId="689F5936" w14:textId="77777777" w:rsidTr="00E7485B">
        <w:trPr>
          <w:jc w:val="center"/>
        </w:trPr>
        <w:tc>
          <w:tcPr>
            <w:tcW w:w="0" w:type="auto"/>
          </w:tcPr>
          <w:p w14:paraId="7C58B006" w14:textId="090A07FD" w:rsidR="00E7485B" w:rsidRDefault="00E7485B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0" w:type="auto"/>
          </w:tcPr>
          <w:p w14:paraId="7165C765" w14:textId="60E13951" w:rsidR="00E7485B" w:rsidRDefault="00E7485B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E7485B" w14:paraId="1EE43B01" w14:textId="77777777" w:rsidTr="00E7485B">
        <w:trPr>
          <w:jc w:val="center"/>
        </w:trPr>
        <w:tc>
          <w:tcPr>
            <w:tcW w:w="0" w:type="auto"/>
          </w:tcPr>
          <w:p w14:paraId="442E5FA2" w14:textId="53278FC7" w:rsidR="00E7485B" w:rsidRDefault="00E7485B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0" w:type="auto"/>
          </w:tcPr>
          <w:p w14:paraId="42179CB9" w14:textId="3B60D269" w:rsidR="00E7485B" w:rsidRDefault="00E7485B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E7485B" w14:paraId="16AEEBE3" w14:textId="77777777" w:rsidTr="00E7485B">
        <w:trPr>
          <w:jc w:val="center"/>
        </w:trPr>
        <w:tc>
          <w:tcPr>
            <w:tcW w:w="0" w:type="auto"/>
          </w:tcPr>
          <w:p w14:paraId="34B84804" w14:textId="2FC3ACFF" w:rsidR="00E7485B" w:rsidRDefault="00E7485B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0" w:type="auto"/>
          </w:tcPr>
          <w:p w14:paraId="1CAF9334" w14:textId="0C74D4E6" w:rsidR="00E7485B" w:rsidRDefault="00E7485B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E7485B" w14:paraId="5D0D6562" w14:textId="77777777" w:rsidTr="00E7485B">
        <w:trPr>
          <w:jc w:val="center"/>
        </w:trPr>
        <w:tc>
          <w:tcPr>
            <w:tcW w:w="0" w:type="auto"/>
          </w:tcPr>
          <w:p w14:paraId="3C7DDCC7" w14:textId="234BE4C2" w:rsidR="00E7485B" w:rsidRDefault="00E7485B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0" w:type="auto"/>
          </w:tcPr>
          <w:p w14:paraId="438B962F" w14:textId="2F443DEB" w:rsidR="00E7485B" w:rsidRDefault="00E7485B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  <w:tr w:rsidR="00E7485B" w14:paraId="519EFF8D" w14:textId="77777777" w:rsidTr="00E7485B">
        <w:trPr>
          <w:jc w:val="center"/>
        </w:trPr>
        <w:tc>
          <w:tcPr>
            <w:tcW w:w="0" w:type="auto"/>
          </w:tcPr>
          <w:p w14:paraId="086B50DE" w14:textId="3193B9A6" w:rsidR="00E7485B" w:rsidRDefault="00E7485B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0" w:type="auto"/>
          </w:tcPr>
          <w:p w14:paraId="1809F8EB" w14:textId="1A63ECB2" w:rsidR="00E7485B" w:rsidRDefault="00E7485B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</w:tr>
      <w:tr w:rsidR="00E7485B" w14:paraId="4A937404" w14:textId="77777777" w:rsidTr="00E7485B">
        <w:trPr>
          <w:jc w:val="center"/>
        </w:trPr>
        <w:tc>
          <w:tcPr>
            <w:tcW w:w="0" w:type="auto"/>
          </w:tcPr>
          <w:p w14:paraId="1C3F08EB" w14:textId="0B45E09C" w:rsidR="00E7485B" w:rsidRDefault="00E7485B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0" w:type="auto"/>
          </w:tcPr>
          <w:p w14:paraId="3945EC9F" w14:textId="6272E132" w:rsidR="00E7485B" w:rsidRDefault="00E7485B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21</w:t>
            </w:r>
          </w:p>
        </w:tc>
      </w:tr>
      <w:tr w:rsidR="00E7485B" w14:paraId="59942492" w14:textId="77777777" w:rsidTr="00E7485B">
        <w:trPr>
          <w:jc w:val="center"/>
        </w:trPr>
        <w:tc>
          <w:tcPr>
            <w:tcW w:w="0" w:type="auto"/>
          </w:tcPr>
          <w:p w14:paraId="01EC27CC" w14:textId="12C68935" w:rsidR="00E7485B" w:rsidRDefault="00E7485B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0" w:type="auto"/>
          </w:tcPr>
          <w:p w14:paraId="5BBF6BB7" w14:textId="75D5AABC" w:rsidR="00E7485B" w:rsidRDefault="00E7485B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28</w:t>
            </w:r>
          </w:p>
        </w:tc>
      </w:tr>
    </w:tbl>
    <w:p w14:paraId="1D1CDC42" w14:textId="77777777" w:rsidR="00E7485B" w:rsidRPr="00E7485B" w:rsidRDefault="00E7485B">
      <w:pPr>
        <w:pStyle w:val="FootnoteText"/>
        <w:rPr>
          <w:lang w:val="ru-RU"/>
        </w:rPr>
      </w:pPr>
    </w:p>
  </w:footnote>
  <w:footnote w:id="12">
    <w:p w14:paraId="4469AB75" w14:textId="4F88A1A5" w:rsidR="00544966" w:rsidRPr="00544966" w:rsidRDefault="00544966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544966">
        <w:rPr>
          <w:lang w:val="ru-RU"/>
        </w:rPr>
        <w:t xml:space="preserve"> </w:t>
      </w:r>
      <w:r>
        <w:rPr>
          <w:lang w:val="ru-RU"/>
        </w:rPr>
        <w:t>Интервалы через октаву подчиняются тем же правилам, что и простые интервалы (например</w:t>
      </w:r>
      <w:r w:rsidR="008B519A">
        <w:rPr>
          <w:lang w:val="ru-RU"/>
        </w:rPr>
        <w:t>,</w:t>
      </w:r>
      <w:r>
        <w:rPr>
          <w:lang w:val="ru-RU"/>
        </w:rPr>
        <w:t xml:space="preserve"> децима и терция через октаву). Только унисон и октава, секунда и нона подчиняются отдельным правилам.</w:t>
      </w:r>
    </w:p>
  </w:footnote>
  <w:footnote w:id="13">
    <w:p w14:paraId="43BE1690" w14:textId="7F6BA728" w:rsidR="0014772F" w:rsidRDefault="0014772F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14772F">
        <w:rPr>
          <w:lang w:val="ru-RU"/>
        </w:rPr>
        <w:t xml:space="preserve"> </w:t>
      </w:r>
      <w:r>
        <w:rPr>
          <w:lang w:val="ru-RU"/>
        </w:rPr>
        <w:t>Но можно писать три и более последовательных секстаккордов, если не менее двух голосов двигаются пр</w:t>
      </w:r>
      <w:r w:rsidR="00DB175B">
        <w:rPr>
          <w:lang w:val="ru-RU"/>
        </w:rPr>
        <w:t>отивоположно</w:t>
      </w:r>
      <w:r w:rsidR="007C54AD">
        <w:rPr>
          <w:lang w:val="ru-RU"/>
        </w:rPr>
        <w:t>:</w:t>
      </w:r>
    </w:p>
    <w:p w14:paraId="5FF895BA" w14:textId="3D26928A" w:rsidR="007C54AD" w:rsidRPr="0014772F" w:rsidRDefault="007C54AD" w:rsidP="007C54AD">
      <w:pPr>
        <w:pStyle w:val="Footnote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BD08862" wp14:editId="01C885F2">
            <wp:extent cx="6152515" cy="869950"/>
            <wp:effectExtent l="114300" t="114300" r="114935" b="1206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99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4">
    <w:p w14:paraId="428FC7E4" w14:textId="42C417C3" w:rsidR="00171F07" w:rsidRDefault="00171F07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171F07">
        <w:rPr>
          <w:lang w:val="ru-RU"/>
        </w:rPr>
        <w:t xml:space="preserve"> </w:t>
      </w:r>
      <w:bookmarkStart w:id="209" w:name="OLE_LINK64"/>
      <w:bookmarkStart w:id="210" w:name="OLE_LINK65"/>
      <w:r>
        <w:rPr>
          <w:lang w:val="ru-RU"/>
        </w:rPr>
        <w:t>По аналогии с этим примером, допускаются квинты между гармоническими нотами на сильное время, являющимися синкопами (но не октавы)</w:t>
      </w:r>
      <w:r w:rsidR="00824B2C">
        <w:rPr>
          <w:lang w:val="ru-RU"/>
        </w:rPr>
        <w:t>:</w:t>
      </w:r>
      <w:bookmarkEnd w:id="209"/>
      <w:bookmarkEnd w:id="210"/>
    </w:p>
    <w:p w14:paraId="77D05EEA" w14:textId="7D82CC43" w:rsidR="00824B2C" w:rsidRDefault="00824B2C" w:rsidP="00824B2C">
      <w:pPr>
        <w:pStyle w:val="Footnote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04D4C9D" wp14:editId="76C108B1">
            <wp:extent cx="1834662" cy="568197"/>
            <wp:effectExtent l="114300" t="114300" r="108585" b="1181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4101" cy="58970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581A1" wp14:editId="3286EEC5">
            <wp:extent cx="1647093" cy="558337"/>
            <wp:effectExtent l="114300" t="114300" r="106045" b="1085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3791" cy="574167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183C" w14:textId="45F6444C" w:rsidR="00824B2C" w:rsidRDefault="00824B2C" w:rsidP="00824B2C">
      <w:pPr>
        <w:pStyle w:val="FootnoteText"/>
        <w:rPr>
          <w:lang w:val="ru-RU"/>
        </w:rPr>
      </w:pPr>
      <w:r>
        <w:rPr>
          <w:lang w:val="ru-RU"/>
        </w:rPr>
        <w:t>По аналогии с этим примером, допускаются сближенные квинты и октавы, если вторая квинта или октава образована гармонической нотой в поступенном движении, напоминающей проходящую ноту:</w:t>
      </w:r>
    </w:p>
    <w:p w14:paraId="13A7048F" w14:textId="48458C32" w:rsidR="00824B2C" w:rsidRPr="00171F07" w:rsidRDefault="00824B2C" w:rsidP="00824B2C">
      <w:pPr>
        <w:pStyle w:val="Footnote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F202F0F" wp14:editId="21821434">
            <wp:extent cx="6152515" cy="1162050"/>
            <wp:effectExtent l="114300" t="114300" r="114935" b="11430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20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5">
    <w:p w14:paraId="2EC5608A" w14:textId="758AA119" w:rsidR="008108D4" w:rsidRPr="008108D4" w:rsidRDefault="008108D4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8108D4">
        <w:rPr>
          <w:lang w:val="ru-RU"/>
        </w:rPr>
        <w:t xml:space="preserve"> </w:t>
      </w:r>
      <w:r>
        <w:rPr>
          <w:lang w:val="ru-RU"/>
        </w:rPr>
        <w:t>В сложных случаях это исключение также может быть использовано и в 4 голосах.</w:t>
      </w:r>
    </w:p>
  </w:footnote>
  <w:footnote w:id="16">
    <w:p w14:paraId="069F98A5" w14:textId="5FF13094" w:rsidR="006552C6" w:rsidRPr="006552C6" w:rsidRDefault="006552C6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6552C6">
        <w:rPr>
          <w:lang w:val="ru-RU"/>
        </w:rPr>
        <w:t xml:space="preserve"> </w:t>
      </w:r>
      <w:r>
        <w:rPr>
          <w:lang w:val="ru-RU"/>
        </w:rPr>
        <w:t xml:space="preserve">То есть между двумя средними голосами или между </w:t>
      </w:r>
      <w:r w:rsidR="00735951">
        <w:rPr>
          <w:lang w:val="ru-RU"/>
        </w:rPr>
        <w:t xml:space="preserve">одним </w:t>
      </w:r>
      <w:r>
        <w:rPr>
          <w:lang w:val="ru-RU"/>
        </w:rPr>
        <w:t xml:space="preserve">средним и </w:t>
      </w:r>
      <w:r w:rsidR="00735951">
        <w:rPr>
          <w:lang w:val="ru-RU"/>
        </w:rPr>
        <w:t xml:space="preserve">одним </w:t>
      </w:r>
      <w:r>
        <w:rPr>
          <w:lang w:val="ru-RU"/>
        </w:rPr>
        <w:t>крайним голосами.</w:t>
      </w:r>
    </w:p>
  </w:footnote>
  <w:footnote w:id="17">
    <w:p w14:paraId="16A411DC" w14:textId="55E9EDCA" w:rsidR="00540CF0" w:rsidRDefault="00540CF0" w:rsidP="00FF6F9F">
      <w:pPr>
        <w:pStyle w:val="FootnoteText"/>
        <w:keepNext/>
        <w:rPr>
          <w:lang w:val="ru-RU"/>
        </w:rPr>
      </w:pPr>
      <w:r>
        <w:rPr>
          <w:rStyle w:val="FootnoteReference"/>
        </w:rPr>
        <w:footnoteRef/>
      </w:r>
      <w:r w:rsidRPr="00540CF0">
        <w:rPr>
          <w:lang w:val="ru-RU"/>
        </w:rPr>
        <w:t xml:space="preserve"> </w:t>
      </w:r>
      <w:r>
        <w:rPr>
          <w:lang w:val="ru-RU"/>
        </w:rPr>
        <w:t>Если поступенно двигается только нижний голос, то при написании контрапункта до 5 голосов необходимо избегать, насколько это возможно, прямого движения в квинту, образованную на вторичных ступенях (</w:t>
      </w:r>
      <w:r>
        <w:t>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III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VI</w:t>
      </w:r>
      <w:r w:rsidRPr="00540CF0">
        <w:rPr>
          <w:lang w:val="ru-RU"/>
        </w:rPr>
        <w:t>)</w:t>
      </w:r>
      <w:r>
        <w:rPr>
          <w:lang w:val="ru-RU"/>
        </w:rPr>
        <w:t>, а также прямого движения в окта</w:t>
      </w:r>
      <w:r w:rsidR="00341322">
        <w:rPr>
          <w:lang w:val="ru-RU"/>
        </w:rPr>
        <w:t>ву вниз (независимо от ступени):</w:t>
      </w:r>
    </w:p>
    <w:p w14:paraId="0A54396D" w14:textId="2CD8B1E1" w:rsidR="00341322" w:rsidRPr="00540CF0" w:rsidRDefault="00341322" w:rsidP="00341322">
      <w:pPr>
        <w:pStyle w:val="Footnote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2CBF69" wp14:editId="17C34A9D">
            <wp:extent cx="6172494" cy="889339"/>
            <wp:effectExtent l="114300" t="114300" r="114300" b="1206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8977" cy="96375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8">
    <w:p w14:paraId="531BAC35" w14:textId="470A623A" w:rsidR="008B1587" w:rsidRPr="008B1587" w:rsidRDefault="008B1587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8B1587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две последовательные секунды допустимы, если вторая секунда является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(и никогда – если она </w:t>
      </w:r>
      <w:r w:rsidR="002916E6">
        <w:rPr>
          <w:lang w:val="ru-RU"/>
        </w:rPr>
        <w:t>малая</w:t>
      </w:r>
      <w:r>
        <w:rPr>
          <w:lang w:val="ru-RU"/>
        </w:rPr>
        <w:t>).</w:t>
      </w:r>
    </w:p>
  </w:footnote>
  <w:footnote w:id="19">
    <w:p w14:paraId="752DB1EE" w14:textId="1C80370B" w:rsidR="000D3BDF" w:rsidRPr="002E5016" w:rsidRDefault="000D3BDF">
      <w:pPr>
        <w:pStyle w:val="FootnoteText"/>
      </w:pPr>
      <w:r>
        <w:rPr>
          <w:rStyle w:val="FootnoteReference"/>
        </w:rPr>
        <w:footnoteRef/>
      </w:r>
      <w:r w:rsidRPr="002E5016">
        <w:t xml:space="preserve"> </w:t>
      </w:r>
      <w:r w:rsidR="00271D00">
        <w:t>Similar</w:t>
      </w:r>
      <w:r w:rsidR="00271D00" w:rsidRPr="002E5016">
        <w:t xml:space="preserve"> </w:t>
      </w:r>
      <w:r w:rsidR="00271D00">
        <w:t>motion</w:t>
      </w:r>
      <w:r w:rsidR="00271D00" w:rsidRPr="002E5016">
        <w:t xml:space="preserve"> </w:t>
      </w:r>
      <w:r w:rsidR="00271D00">
        <w:t>to</w:t>
      </w:r>
      <w:r w:rsidR="00271D00" w:rsidRPr="002E5016">
        <w:t xml:space="preserve"> </w:t>
      </w:r>
      <w:r w:rsidR="00271D00">
        <w:t>major</w:t>
      </w:r>
      <w:r w:rsidR="00271D00" w:rsidRPr="002E5016">
        <w:t xml:space="preserve"> </w:t>
      </w:r>
      <w:r w:rsidR="00271D00">
        <w:t>second</w:t>
      </w:r>
      <w:r w:rsidR="00271D00" w:rsidRPr="002E5016">
        <w:t xml:space="preserve"> </w:t>
      </w:r>
      <w:r w:rsidR="00271D00">
        <w:t>is</w:t>
      </w:r>
      <w:r w:rsidR="00271D00" w:rsidRPr="002E5016">
        <w:t xml:space="preserve"> </w:t>
      </w:r>
      <w:r w:rsidR="00271D00">
        <w:t>acceptable</w:t>
      </w:r>
      <w:r w:rsidR="00271D00" w:rsidRPr="002E5016">
        <w:t xml:space="preserve">, </w:t>
      </w:r>
      <w:r w:rsidR="00271D00">
        <w:t>if</w:t>
      </w:r>
      <w:r w:rsidR="00271D00" w:rsidRPr="002E5016">
        <w:t xml:space="preserve"> </w:t>
      </w:r>
      <w:r w:rsidR="00271D00">
        <w:t>o</w:t>
      </w:r>
      <w:r w:rsidR="00271D00" w:rsidRPr="00271D00">
        <w:t>ne</w:t>
      </w:r>
      <w:r w:rsidR="00271D00" w:rsidRPr="002E5016">
        <w:t xml:space="preserve"> </w:t>
      </w:r>
      <w:r w:rsidR="00271D00" w:rsidRPr="00271D00">
        <w:t>of</w:t>
      </w:r>
      <w:r w:rsidR="00271D00" w:rsidRPr="002E5016">
        <w:t xml:space="preserve"> </w:t>
      </w:r>
      <w:r w:rsidR="00271D00" w:rsidRPr="00271D00">
        <w:t>note</w:t>
      </w:r>
      <w:r w:rsidR="00271D00">
        <w:t>s</w:t>
      </w:r>
      <w:r w:rsidR="00271D00" w:rsidRPr="002E5016">
        <w:t xml:space="preserve"> </w:t>
      </w:r>
      <w:r w:rsidR="00271D00">
        <w:t>of</w:t>
      </w:r>
      <w:r w:rsidR="00271D00" w:rsidRPr="002E5016">
        <w:t xml:space="preserve"> </w:t>
      </w:r>
      <w:r w:rsidR="00271D00">
        <w:t>this</w:t>
      </w:r>
      <w:r w:rsidR="00271D00" w:rsidRPr="002E5016">
        <w:t xml:space="preserve"> </w:t>
      </w:r>
      <w:r w:rsidR="00271D00">
        <w:t>interval</w:t>
      </w:r>
      <w:r w:rsidR="00271D00" w:rsidRPr="002E5016">
        <w:t xml:space="preserve"> </w:t>
      </w:r>
      <w:r w:rsidR="00271D00">
        <w:t>sounded</w:t>
      </w:r>
      <w:r w:rsidR="00271D00" w:rsidRPr="002E5016">
        <w:t xml:space="preserve"> </w:t>
      </w:r>
      <w:r w:rsidR="00271D00">
        <w:t>immediately</w:t>
      </w:r>
      <w:r w:rsidR="00271D00" w:rsidRPr="002E5016">
        <w:t xml:space="preserve"> </w:t>
      </w:r>
      <w:r w:rsidR="00271D00">
        <w:t>before</w:t>
      </w:r>
      <w:r w:rsidR="00271D00" w:rsidRPr="002E5016">
        <w:t xml:space="preserve"> </w:t>
      </w:r>
      <w:r w:rsidR="00271D00">
        <w:t>this</w:t>
      </w:r>
      <w:r w:rsidR="00271D00" w:rsidRPr="002E5016">
        <w:t xml:space="preserve"> </w:t>
      </w:r>
      <w:r w:rsidR="00271D00">
        <w:t>second</w:t>
      </w:r>
      <w:r w:rsidRPr="002E5016">
        <w:t>:</w:t>
      </w:r>
    </w:p>
    <w:p w14:paraId="4DC3CE5D" w14:textId="4D16952F" w:rsidR="000D3BDF" w:rsidRPr="000D3BDF" w:rsidRDefault="000D3BDF" w:rsidP="000D3BDF">
      <w:pPr>
        <w:pStyle w:val="Footnote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66614BF" wp14:editId="3C2E8DC4">
            <wp:extent cx="1482969" cy="393441"/>
            <wp:effectExtent l="114300" t="114300" r="117475" b="1212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7413" cy="40523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20">
    <w:p w14:paraId="259875DD" w14:textId="4A13F39D" w:rsidR="00696E93" w:rsidRDefault="00696E93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696E93">
        <w:rPr>
          <w:lang w:val="ru-RU"/>
        </w:rPr>
        <w:t xml:space="preserve"> </w:t>
      </w:r>
      <w:r>
        <w:rPr>
          <w:lang w:val="ru-RU"/>
        </w:rPr>
        <w:t>Пересечение допустимо при прямом движении голосов, если хотя бы один из голосов двигается поступенно:</w:t>
      </w:r>
    </w:p>
    <w:p w14:paraId="2F716D27" w14:textId="659BC2A7" w:rsidR="00696E93" w:rsidRPr="00696E93" w:rsidRDefault="00696E93" w:rsidP="00696E93">
      <w:pPr>
        <w:pStyle w:val="Footnote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3876719" wp14:editId="0F5FA66B">
            <wp:extent cx="1869831" cy="389548"/>
            <wp:effectExtent l="114300" t="114300" r="111760" b="10604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5951" cy="399156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21">
    <w:p w14:paraId="605BC20C" w14:textId="62D93528" w:rsidR="00F752C7" w:rsidRPr="00F752C7" w:rsidRDefault="00F752C7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F752C7">
        <w:rPr>
          <w:lang w:val="ru-RU"/>
        </w:rPr>
        <w:t xml:space="preserve"> </w:t>
      </w:r>
      <w:bookmarkStart w:id="273" w:name="OLE_LINK185"/>
      <w:bookmarkStart w:id="274" w:name="OLE_LINK186"/>
      <w:r>
        <w:rPr>
          <w:lang w:val="ru-RU"/>
        </w:rPr>
        <w:t xml:space="preserve">Тем не менее, </w:t>
      </w:r>
      <w:r w:rsidR="00E50067">
        <w:rPr>
          <w:lang w:val="ru-RU"/>
        </w:rPr>
        <w:t>удваивание</w:t>
      </w:r>
      <w:r>
        <w:rPr>
          <w:lang w:val="ru-RU"/>
        </w:rPr>
        <w:t xml:space="preserve"> вводного тона, расположенного в басу, нужно избегать, т.к. это звучит плохо.</w:t>
      </w:r>
      <w:bookmarkEnd w:id="273"/>
      <w:bookmarkEnd w:id="274"/>
    </w:p>
  </w:footnote>
  <w:footnote w:id="22">
    <w:p w14:paraId="260A0473" w14:textId="7CAE67C7" w:rsidR="00745E13" w:rsidRPr="00745E13" w:rsidRDefault="00745E13">
      <w:pPr>
        <w:pStyle w:val="FootnoteText"/>
        <w:rPr>
          <w:lang w:val="ru-RU"/>
        </w:rPr>
      </w:pPr>
      <w:bookmarkStart w:id="277" w:name="OLE_LINK183"/>
      <w:bookmarkStart w:id="278" w:name="OLE_LINK184"/>
      <w:r>
        <w:rPr>
          <w:rStyle w:val="FootnoteReference"/>
        </w:rPr>
        <w:footnoteRef/>
      </w:r>
      <w:r w:rsidRPr="00745E13">
        <w:rPr>
          <w:lang w:val="ru-RU"/>
        </w:rPr>
        <w:t xml:space="preserve"> </w:t>
      </w:r>
      <w:r>
        <w:rPr>
          <w:lang w:val="ru-RU"/>
        </w:rPr>
        <w:t xml:space="preserve">В 4 голосах можно допустить унисон между двумя нижними партиями на сильное время </w:t>
      </w:r>
      <w:r w:rsidR="00B757C4" w:rsidRPr="00B757C4">
        <w:rPr>
          <w:lang w:val="ru-RU"/>
        </w:rPr>
        <w:t>в случае если этого требует мелодическое движение</w:t>
      </w:r>
      <w:r>
        <w:rPr>
          <w:lang w:val="ru-RU"/>
        </w:rPr>
        <w:t>.</w:t>
      </w:r>
      <w:bookmarkEnd w:id="277"/>
      <w:bookmarkEnd w:id="278"/>
    </w:p>
  </w:footnote>
  <w:footnote w:id="23">
    <w:p w14:paraId="4155AB8B" w14:textId="7B0ABB54" w:rsidR="00066411" w:rsidRPr="00066411" w:rsidRDefault="00066411">
      <w:pPr>
        <w:pStyle w:val="FootnoteText"/>
      </w:pPr>
      <w:ins w:id="297" w:author="Rualark Rualark" w:date="2018-10-31T22:21:00Z">
        <w:r>
          <w:rPr>
            <w:rStyle w:val="FootnoteReference"/>
          </w:rPr>
          <w:footnoteRef/>
        </w:r>
        <w:r w:rsidRPr="00066411">
          <w:t xml:space="preserve"> </w:t>
        </w:r>
        <w:r>
          <w:t>If both notes of tritone do not sound simultaneously, this is not considered a harmonic tritone. On the other hand, if both notes sound simultaneously, but do not start simultaneously</w:t>
        </w:r>
      </w:ins>
      <w:ins w:id="298" w:author="Rualark Rualark" w:date="2018-10-31T22:22:00Z">
        <w:r>
          <w:t>, this is still considered a harmonic tritone.</w:t>
        </w:r>
      </w:ins>
    </w:p>
  </w:footnote>
  <w:footnote w:id="24">
    <w:p w14:paraId="4F84D21F" w14:textId="51EA439F" w:rsidR="0021356F" w:rsidRDefault="0021356F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21356F">
        <w:rPr>
          <w:lang w:val="ru-RU"/>
        </w:rPr>
        <w:t xml:space="preserve"> Следующие примеры допускаются при применении правила § 59</w:t>
      </w:r>
      <w:r>
        <w:rPr>
          <w:lang w:val="ru-RU"/>
        </w:rPr>
        <w:t xml:space="preserve"> (две гармонии в одном такте </w:t>
      </w:r>
      <w:r w:rsidR="009547BA">
        <w:rPr>
          <w:lang w:val="ru-RU"/>
        </w:rPr>
        <w:t xml:space="preserve">во избежание </w:t>
      </w:r>
      <w:r>
        <w:rPr>
          <w:lang w:val="ru-RU"/>
        </w:rPr>
        <w:t>прерывания синкоп в басу</w:t>
      </w:r>
      <w:r w:rsidR="00A12CE1">
        <w:rPr>
          <w:lang w:val="ru-RU"/>
        </w:rPr>
        <w:t>)</w:t>
      </w:r>
      <w:r>
        <w:rPr>
          <w:lang w:val="ru-RU"/>
        </w:rPr>
        <w:t>:</w:t>
      </w:r>
    </w:p>
    <w:p w14:paraId="1184A391" w14:textId="7A6550CB" w:rsidR="0021356F" w:rsidRPr="0021356F" w:rsidRDefault="0021356F" w:rsidP="0021356F">
      <w:pPr>
        <w:pStyle w:val="Footnote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BD982D8" wp14:editId="3B513380">
            <wp:extent cx="2694709" cy="620365"/>
            <wp:effectExtent l="114300" t="114300" r="106045" b="1231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8202" cy="63268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25">
    <w:p w14:paraId="3EE8E45D" w14:textId="70A28D1E" w:rsidR="00FF4354" w:rsidRPr="00FF4354" w:rsidRDefault="00FF4354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FF4354">
        <w:rPr>
          <w:lang w:val="ru-RU"/>
        </w:rPr>
        <w:t xml:space="preserve"> </w:t>
      </w:r>
      <w:r>
        <w:rPr>
          <w:lang w:val="ru-RU"/>
        </w:rPr>
        <w:t xml:space="preserve">Октавы в первом примере вполне приемлемые, потому что </w:t>
      </w:r>
      <w:r w:rsidRPr="000C3F3B">
        <w:rPr>
          <w:lang w:val="ru-RU"/>
        </w:rPr>
        <w:t>четвертная нота ре имеет характер вспомогательной</w:t>
      </w:r>
      <w:r>
        <w:rPr>
          <w:lang w:val="ru-RU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327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5F28CD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E31BE1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4166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04219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C45D3C"/>
    <w:multiLevelType w:val="hybridMultilevel"/>
    <w:tmpl w:val="F918B2D4"/>
    <w:lvl w:ilvl="0" w:tplc="23E0A02C">
      <w:start w:val="1"/>
      <w:numFmt w:val="decimal"/>
      <w:pStyle w:val="Heading5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B749F6"/>
    <w:multiLevelType w:val="hybridMultilevel"/>
    <w:tmpl w:val="30C0855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051627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F941F29"/>
    <w:multiLevelType w:val="hybridMultilevel"/>
    <w:tmpl w:val="29C4C3F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D73969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32674DC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6B450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E21624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EAB79F8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95E4EF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C444AB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B882C55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DF6666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4141652"/>
    <w:multiLevelType w:val="hybridMultilevel"/>
    <w:tmpl w:val="0B400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8952F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8961793"/>
    <w:multiLevelType w:val="hybridMultilevel"/>
    <w:tmpl w:val="53F8AF3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7244E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D2F5474"/>
    <w:multiLevelType w:val="hybridMultilevel"/>
    <w:tmpl w:val="B09CF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DD23F1F"/>
    <w:multiLevelType w:val="hybridMultilevel"/>
    <w:tmpl w:val="32FA2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5"/>
  </w:num>
  <w:num w:numId="3">
    <w:abstractNumId w:val="5"/>
    <w:lvlOverride w:ilvl="0">
      <w:startOverride w:val="1"/>
    </w:lvlOverride>
  </w:num>
  <w:num w:numId="4">
    <w:abstractNumId w:val="18"/>
  </w:num>
  <w:num w:numId="5">
    <w:abstractNumId w:val="5"/>
    <w:lvlOverride w:ilvl="0">
      <w:startOverride w:val="1"/>
    </w:lvlOverride>
  </w:num>
  <w:num w:numId="6">
    <w:abstractNumId w:val="6"/>
  </w:num>
  <w:num w:numId="7">
    <w:abstractNumId w:val="5"/>
    <w:lvlOverride w:ilvl="0">
      <w:startOverride w:val="1"/>
    </w:lvlOverride>
  </w:num>
  <w:num w:numId="8">
    <w:abstractNumId w:val="7"/>
  </w:num>
  <w:num w:numId="9">
    <w:abstractNumId w:val="1"/>
  </w:num>
  <w:num w:numId="10">
    <w:abstractNumId w:val="10"/>
  </w:num>
  <w:num w:numId="11">
    <w:abstractNumId w:val="9"/>
  </w:num>
  <w:num w:numId="12">
    <w:abstractNumId w:val="8"/>
  </w:num>
  <w:num w:numId="13">
    <w:abstractNumId w:val="19"/>
  </w:num>
  <w:num w:numId="14">
    <w:abstractNumId w:val="17"/>
  </w:num>
  <w:num w:numId="15">
    <w:abstractNumId w:val="11"/>
  </w:num>
  <w:num w:numId="16">
    <w:abstractNumId w:val="16"/>
  </w:num>
  <w:num w:numId="17">
    <w:abstractNumId w:val="21"/>
  </w:num>
  <w:num w:numId="18">
    <w:abstractNumId w:val="0"/>
  </w:num>
  <w:num w:numId="19">
    <w:abstractNumId w:val="13"/>
  </w:num>
  <w:num w:numId="20">
    <w:abstractNumId w:val="2"/>
  </w:num>
  <w:num w:numId="21">
    <w:abstractNumId w:val="5"/>
    <w:lvlOverride w:ilvl="0">
      <w:startOverride w:val="1"/>
    </w:lvlOverride>
  </w:num>
  <w:num w:numId="22">
    <w:abstractNumId w:val="3"/>
  </w:num>
  <w:num w:numId="23">
    <w:abstractNumId w:val="14"/>
  </w:num>
  <w:num w:numId="24">
    <w:abstractNumId w:val="15"/>
  </w:num>
  <w:num w:numId="25">
    <w:abstractNumId w:val="12"/>
  </w:num>
  <w:num w:numId="26">
    <w:abstractNumId w:val="4"/>
  </w:num>
  <w:num w:numId="27">
    <w:abstractNumId w:val="23"/>
  </w:num>
  <w:num w:numId="28">
    <w:abstractNumId w:val="20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ualark Rualark">
    <w15:presenceInfo w15:providerId="Windows Live" w15:userId="caca9baabc8c313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doNotDisplayPageBoundaries/>
  <w:doNotTrackFormatting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CB0"/>
    <w:rsid w:val="00001684"/>
    <w:rsid w:val="00002829"/>
    <w:rsid w:val="00002F64"/>
    <w:rsid w:val="00005DBE"/>
    <w:rsid w:val="000113D6"/>
    <w:rsid w:val="00013F53"/>
    <w:rsid w:val="00015E0B"/>
    <w:rsid w:val="00017958"/>
    <w:rsid w:val="00023807"/>
    <w:rsid w:val="0002705B"/>
    <w:rsid w:val="00030F89"/>
    <w:rsid w:val="00031880"/>
    <w:rsid w:val="00031C84"/>
    <w:rsid w:val="00040238"/>
    <w:rsid w:val="000407C0"/>
    <w:rsid w:val="00042137"/>
    <w:rsid w:val="0004631E"/>
    <w:rsid w:val="000477F9"/>
    <w:rsid w:val="000500D2"/>
    <w:rsid w:val="000504BB"/>
    <w:rsid w:val="00052780"/>
    <w:rsid w:val="00054385"/>
    <w:rsid w:val="00054A42"/>
    <w:rsid w:val="00057078"/>
    <w:rsid w:val="00061870"/>
    <w:rsid w:val="00066411"/>
    <w:rsid w:val="00067862"/>
    <w:rsid w:val="0007032E"/>
    <w:rsid w:val="0007100B"/>
    <w:rsid w:val="00074C57"/>
    <w:rsid w:val="000761F5"/>
    <w:rsid w:val="000823D8"/>
    <w:rsid w:val="00087AB7"/>
    <w:rsid w:val="00087BC4"/>
    <w:rsid w:val="00087D2D"/>
    <w:rsid w:val="00091651"/>
    <w:rsid w:val="00093F4A"/>
    <w:rsid w:val="00097D2B"/>
    <w:rsid w:val="000A1640"/>
    <w:rsid w:val="000A3A95"/>
    <w:rsid w:val="000B412C"/>
    <w:rsid w:val="000B6295"/>
    <w:rsid w:val="000B76BB"/>
    <w:rsid w:val="000C0715"/>
    <w:rsid w:val="000C0924"/>
    <w:rsid w:val="000C3F3B"/>
    <w:rsid w:val="000C512E"/>
    <w:rsid w:val="000C701A"/>
    <w:rsid w:val="000D3BDF"/>
    <w:rsid w:val="000D3E75"/>
    <w:rsid w:val="000D3E77"/>
    <w:rsid w:val="000D4CCC"/>
    <w:rsid w:val="000D4D3F"/>
    <w:rsid w:val="000E1E15"/>
    <w:rsid w:val="000E284F"/>
    <w:rsid w:val="000F363C"/>
    <w:rsid w:val="00102D69"/>
    <w:rsid w:val="00104392"/>
    <w:rsid w:val="0010440A"/>
    <w:rsid w:val="00105A1A"/>
    <w:rsid w:val="00105D45"/>
    <w:rsid w:val="00115306"/>
    <w:rsid w:val="00115F6F"/>
    <w:rsid w:val="001174D5"/>
    <w:rsid w:val="00120016"/>
    <w:rsid w:val="001213BA"/>
    <w:rsid w:val="00123EE1"/>
    <w:rsid w:val="00123FA3"/>
    <w:rsid w:val="0012454C"/>
    <w:rsid w:val="0012580C"/>
    <w:rsid w:val="00125EBB"/>
    <w:rsid w:val="00126BE3"/>
    <w:rsid w:val="00135BDF"/>
    <w:rsid w:val="001362EF"/>
    <w:rsid w:val="00140E3C"/>
    <w:rsid w:val="001420D8"/>
    <w:rsid w:val="001442E1"/>
    <w:rsid w:val="0014490F"/>
    <w:rsid w:val="0014505D"/>
    <w:rsid w:val="00145DB4"/>
    <w:rsid w:val="00146B6E"/>
    <w:rsid w:val="0014772F"/>
    <w:rsid w:val="00151473"/>
    <w:rsid w:val="0015325C"/>
    <w:rsid w:val="00156382"/>
    <w:rsid w:val="001621B7"/>
    <w:rsid w:val="001622F0"/>
    <w:rsid w:val="0017171E"/>
    <w:rsid w:val="00171B9D"/>
    <w:rsid w:val="00171F07"/>
    <w:rsid w:val="00175BCA"/>
    <w:rsid w:val="00176353"/>
    <w:rsid w:val="00181433"/>
    <w:rsid w:val="001818E4"/>
    <w:rsid w:val="00181962"/>
    <w:rsid w:val="00182B78"/>
    <w:rsid w:val="00183D1B"/>
    <w:rsid w:val="001875E3"/>
    <w:rsid w:val="00192469"/>
    <w:rsid w:val="00195D0D"/>
    <w:rsid w:val="001A05DA"/>
    <w:rsid w:val="001A064E"/>
    <w:rsid w:val="001A4B14"/>
    <w:rsid w:val="001B0F74"/>
    <w:rsid w:val="001B139A"/>
    <w:rsid w:val="001B1A55"/>
    <w:rsid w:val="001B47A9"/>
    <w:rsid w:val="001B6FAB"/>
    <w:rsid w:val="001B7C0D"/>
    <w:rsid w:val="001C1D1D"/>
    <w:rsid w:val="001C4631"/>
    <w:rsid w:val="001E1950"/>
    <w:rsid w:val="001E3339"/>
    <w:rsid w:val="001F00C2"/>
    <w:rsid w:val="001F7897"/>
    <w:rsid w:val="00201C54"/>
    <w:rsid w:val="00201D46"/>
    <w:rsid w:val="002040CC"/>
    <w:rsid w:val="00205871"/>
    <w:rsid w:val="00206692"/>
    <w:rsid w:val="0020768D"/>
    <w:rsid w:val="0021356F"/>
    <w:rsid w:val="0022030E"/>
    <w:rsid w:val="00233A89"/>
    <w:rsid w:val="00235074"/>
    <w:rsid w:val="00240B0C"/>
    <w:rsid w:val="00247F3B"/>
    <w:rsid w:val="002533F2"/>
    <w:rsid w:val="00255A6C"/>
    <w:rsid w:val="0025637A"/>
    <w:rsid w:val="00256701"/>
    <w:rsid w:val="002569B6"/>
    <w:rsid w:val="002601B4"/>
    <w:rsid w:val="002612F5"/>
    <w:rsid w:val="00263810"/>
    <w:rsid w:val="00266DB9"/>
    <w:rsid w:val="00270CC5"/>
    <w:rsid w:val="00271D00"/>
    <w:rsid w:val="002761AA"/>
    <w:rsid w:val="00281F6C"/>
    <w:rsid w:val="002916E6"/>
    <w:rsid w:val="00295E44"/>
    <w:rsid w:val="00296BB0"/>
    <w:rsid w:val="002A0E27"/>
    <w:rsid w:val="002A212C"/>
    <w:rsid w:val="002A2C5A"/>
    <w:rsid w:val="002A60C4"/>
    <w:rsid w:val="002B1236"/>
    <w:rsid w:val="002B18F7"/>
    <w:rsid w:val="002B74D8"/>
    <w:rsid w:val="002C38DB"/>
    <w:rsid w:val="002C763C"/>
    <w:rsid w:val="002C77ED"/>
    <w:rsid w:val="002C7BA5"/>
    <w:rsid w:val="002D1360"/>
    <w:rsid w:val="002D5019"/>
    <w:rsid w:val="002D612B"/>
    <w:rsid w:val="002D6262"/>
    <w:rsid w:val="002D6377"/>
    <w:rsid w:val="002D77AC"/>
    <w:rsid w:val="002E106E"/>
    <w:rsid w:val="002E1AEF"/>
    <w:rsid w:val="002E4F96"/>
    <w:rsid w:val="002E5016"/>
    <w:rsid w:val="002E6CA6"/>
    <w:rsid w:val="002F5D64"/>
    <w:rsid w:val="0030023C"/>
    <w:rsid w:val="00300B10"/>
    <w:rsid w:val="00305D17"/>
    <w:rsid w:val="003150AE"/>
    <w:rsid w:val="003156E8"/>
    <w:rsid w:val="00317436"/>
    <w:rsid w:val="00317685"/>
    <w:rsid w:val="003218EC"/>
    <w:rsid w:val="00321EFF"/>
    <w:rsid w:val="00332E31"/>
    <w:rsid w:val="00335E02"/>
    <w:rsid w:val="003378B8"/>
    <w:rsid w:val="00341322"/>
    <w:rsid w:val="0034144D"/>
    <w:rsid w:val="00341757"/>
    <w:rsid w:val="00342C1D"/>
    <w:rsid w:val="0035074C"/>
    <w:rsid w:val="00350A9B"/>
    <w:rsid w:val="00363E11"/>
    <w:rsid w:val="0036550C"/>
    <w:rsid w:val="003702B3"/>
    <w:rsid w:val="00373811"/>
    <w:rsid w:val="00376593"/>
    <w:rsid w:val="00382FC7"/>
    <w:rsid w:val="00385367"/>
    <w:rsid w:val="00387A22"/>
    <w:rsid w:val="00392DA0"/>
    <w:rsid w:val="00394B65"/>
    <w:rsid w:val="003A1624"/>
    <w:rsid w:val="003A69E6"/>
    <w:rsid w:val="003A69EB"/>
    <w:rsid w:val="003B32FA"/>
    <w:rsid w:val="003B404F"/>
    <w:rsid w:val="003C0A8E"/>
    <w:rsid w:val="003C695D"/>
    <w:rsid w:val="003D39B0"/>
    <w:rsid w:val="003D798F"/>
    <w:rsid w:val="003D7F1B"/>
    <w:rsid w:val="003E6A76"/>
    <w:rsid w:val="003F075F"/>
    <w:rsid w:val="003F2F75"/>
    <w:rsid w:val="003F4ADA"/>
    <w:rsid w:val="00405197"/>
    <w:rsid w:val="00405F29"/>
    <w:rsid w:val="004074AA"/>
    <w:rsid w:val="00407A93"/>
    <w:rsid w:val="004104FA"/>
    <w:rsid w:val="00415595"/>
    <w:rsid w:val="00420A8B"/>
    <w:rsid w:val="00421B3A"/>
    <w:rsid w:val="00421BC9"/>
    <w:rsid w:val="004262EE"/>
    <w:rsid w:val="004265AB"/>
    <w:rsid w:val="004310AE"/>
    <w:rsid w:val="0043217B"/>
    <w:rsid w:val="004335B6"/>
    <w:rsid w:val="0043483E"/>
    <w:rsid w:val="00436DC0"/>
    <w:rsid w:val="00440CF7"/>
    <w:rsid w:val="0044275A"/>
    <w:rsid w:val="00442DFA"/>
    <w:rsid w:val="0044409A"/>
    <w:rsid w:val="004450AD"/>
    <w:rsid w:val="00446A6B"/>
    <w:rsid w:val="0045196F"/>
    <w:rsid w:val="00452C4A"/>
    <w:rsid w:val="00452F78"/>
    <w:rsid w:val="00461256"/>
    <w:rsid w:val="00473C04"/>
    <w:rsid w:val="00476656"/>
    <w:rsid w:val="00481313"/>
    <w:rsid w:val="0048207D"/>
    <w:rsid w:val="00482B7D"/>
    <w:rsid w:val="004834C2"/>
    <w:rsid w:val="00485ADD"/>
    <w:rsid w:val="0049142F"/>
    <w:rsid w:val="0049186B"/>
    <w:rsid w:val="00492C8B"/>
    <w:rsid w:val="00494582"/>
    <w:rsid w:val="00495D6B"/>
    <w:rsid w:val="00496456"/>
    <w:rsid w:val="0049660F"/>
    <w:rsid w:val="004A0AAF"/>
    <w:rsid w:val="004B3A5B"/>
    <w:rsid w:val="004B3E2F"/>
    <w:rsid w:val="004C02AB"/>
    <w:rsid w:val="004C07CE"/>
    <w:rsid w:val="004C2984"/>
    <w:rsid w:val="004C29B6"/>
    <w:rsid w:val="004C4139"/>
    <w:rsid w:val="004D2A76"/>
    <w:rsid w:val="004D5AB7"/>
    <w:rsid w:val="004D6ACF"/>
    <w:rsid w:val="004D6B9B"/>
    <w:rsid w:val="004E01B4"/>
    <w:rsid w:val="004E10A8"/>
    <w:rsid w:val="004E192D"/>
    <w:rsid w:val="004E5B5E"/>
    <w:rsid w:val="004F05BB"/>
    <w:rsid w:val="004F203A"/>
    <w:rsid w:val="004F34DD"/>
    <w:rsid w:val="004F3942"/>
    <w:rsid w:val="004F51C0"/>
    <w:rsid w:val="004F5D7D"/>
    <w:rsid w:val="004F6F8B"/>
    <w:rsid w:val="0050004F"/>
    <w:rsid w:val="005006D7"/>
    <w:rsid w:val="00501D6B"/>
    <w:rsid w:val="005068FF"/>
    <w:rsid w:val="00512B8A"/>
    <w:rsid w:val="00513542"/>
    <w:rsid w:val="00520834"/>
    <w:rsid w:val="005259C8"/>
    <w:rsid w:val="00525EEB"/>
    <w:rsid w:val="005301DF"/>
    <w:rsid w:val="00530E81"/>
    <w:rsid w:val="00530FD5"/>
    <w:rsid w:val="005328AD"/>
    <w:rsid w:val="00532E38"/>
    <w:rsid w:val="0053545A"/>
    <w:rsid w:val="00540CF0"/>
    <w:rsid w:val="00544966"/>
    <w:rsid w:val="00553DA2"/>
    <w:rsid w:val="00554E69"/>
    <w:rsid w:val="00555E3D"/>
    <w:rsid w:val="005578F3"/>
    <w:rsid w:val="00560702"/>
    <w:rsid w:val="005616A7"/>
    <w:rsid w:val="00562B0F"/>
    <w:rsid w:val="00563667"/>
    <w:rsid w:val="0056546F"/>
    <w:rsid w:val="00567758"/>
    <w:rsid w:val="005677E2"/>
    <w:rsid w:val="00571293"/>
    <w:rsid w:val="005723AF"/>
    <w:rsid w:val="00572590"/>
    <w:rsid w:val="005754AF"/>
    <w:rsid w:val="0057750D"/>
    <w:rsid w:val="00577EDF"/>
    <w:rsid w:val="00581E0E"/>
    <w:rsid w:val="00582322"/>
    <w:rsid w:val="00583156"/>
    <w:rsid w:val="00584774"/>
    <w:rsid w:val="0058488C"/>
    <w:rsid w:val="00584D50"/>
    <w:rsid w:val="0058753E"/>
    <w:rsid w:val="00587BCF"/>
    <w:rsid w:val="00595FC2"/>
    <w:rsid w:val="005A6B8A"/>
    <w:rsid w:val="005B7A63"/>
    <w:rsid w:val="005C1F13"/>
    <w:rsid w:val="005C7344"/>
    <w:rsid w:val="005C7587"/>
    <w:rsid w:val="005D24C6"/>
    <w:rsid w:val="005D39B8"/>
    <w:rsid w:val="005D42C8"/>
    <w:rsid w:val="005D572F"/>
    <w:rsid w:val="005D61CE"/>
    <w:rsid w:val="005D7189"/>
    <w:rsid w:val="005E2747"/>
    <w:rsid w:val="005E649D"/>
    <w:rsid w:val="005E6E6F"/>
    <w:rsid w:val="005F052A"/>
    <w:rsid w:val="005F1D15"/>
    <w:rsid w:val="005F5741"/>
    <w:rsid w:val="005F5890"/>
    <w:rsid w:val="005F6B7C"/>
    <w:rsid w:val="0060014B"/>
    <w:rsid w:val="006017A4"/>
    <w:rsid w:val="00611878"/>
    <w:rsid w:val="00613A5C"/>
    <w:rsid w:val="00614A3D"/>
    <w:rsid w:val="0061749F"/>
    <w:rsid w:val="00622547"/>
    <w:rsid w:val="006231FB"/>
    <w:rsid w:val="0062390D"/>
    <w:rsid w:val="00630CA6"/>
    <w:rsid w:val="006419C9"/>
    <w:rsid w:val="00641E97"/>
    <w:rsid w:val="00642B4F"/>
    <w:rsid w:val="006444D8"/>
    <w:rsid w:val="00647E3E"/>
    <w:rsid w:val="00653B86"/>
    <w:rsid w:val="00653D5C"/>
    <w:rsid w:val="006552C6"/>
    <w:rsid w:val="006565D9"/>
    <w:rsid w:val="00664ED3"/>
    <w:rsid w:val="00675B32"/>
    <w:rsid w:val="00682367"/>
    <w:rsid w:val="006830EF"/>
    <w:rsid w:val="006872A0"/>
    <w:rsid w:val="006928C9"/>
    <w:rsid w:val="00694745"/>
    <w:rsid w:val="006963C9"/>
    <w:rsid w:val="00696DCF"/>
    <w:rsid w:val="00696E93"/>
    <w:rsid w:val="006A0679"/>
    <w:rsid w:val="006A2201"/>
    <w:rsid w:val="006A4FA4"/>
    <w:rsid w:val="006A7127"/>
    <w:rsid w:val="006B21A0"/>
    <w:rsid w:val="006B3B2A"/>
    <w:rsid w:val="006B3D58"/>
    <w:rsid w:val="006B5DD7"/>
    <w:rsid w:val="006B6603"/>
    <w:rsid w:val="006C05B2"/>
    <w:rsid w:val="006C0BA4"/>
    <w:rsid w:val="006C318F"/>
    <w:rsid w:val="006C35CB"/>
    <w:rsid w:val="006C52AF"/>
    <w:rsid w:val="006C60CB"/>
    <w:rsid w:val="006C6410"/>
    <w:rsid w:val="006C7955"/>
    <w:rsid w:val="006D0FD0"/>
    <w:rsid w:val="006D1284"/>
    <w:rsid w:val="006D1DBB"/>
    <w:rsid w:val="006D3645"/>
    <w:rsid w:val="006D413D"/>
    <w:rsid w:val="006D445C"/>
    <w:rsid w:val="006D5422"/>
    <w:rsid w:val="006D66B4"/>
    <w:rsid w:val="006E26C0"/>
    <w:rsid w:val="006E5B41"/>
    <w:rsid w:val="006E6594"/>
    <w:rsid w:val="006F0836"/>
    <w:rsid w:val="006F2E27"/>
    <w:rsid w:val="006F2F17"/>
    <w:rsid w:val="0070713E"/>
    <w:rsid w:val="0071246E"/>
    <w:rsid w:val="007130B6"/>
    <w:rsid w:val="007151CB"/>
    <w:rsid w:val="00721AF2"/>
    <w:rsid w:val="0072308B"/>
    <w:rsid w:val="0072347A"/>
    <w:rsid w:val="00725CAC"/>
    <w:rsid w:val="00730C78"/>
    <w:rsid w:val="0073576D"/>
    <w:rsid w:val="00735951"/>
    <w:rsid w:val="00745E13"/>
    <w:rsid w:val="00746481"/>
    <w:rsid w:val="00747226"/>
    <w:rsid w:val="007472E6"/>
    <w:rsid w:val="0075138C"/>
    <w:rsid w:val="00752B74"/>
    <w:rsid w:val="007532F0"/>
    <w:rsid w:val="007618BF"/>
    <w:rsid w:val="00764A55"/>
    <w:rsid w:val="00765173"/>
    <w:rsid w:val="00767C31"/>
    <w:rsid w:val="00770294"/>
    <w:rsid w:val="0077281D"/>
    <w:rsid w:val="00777171"/>
    <w:rsid w:val="00781990"/>
    <w:rsid w:val="007828E9"/>
    <w:rsid w:val="0078435E"/>
    <w:rsid w:val="0078499C"/>
    <w:rsid w:val="007971ED"/>
    <w:rsid w:val="00797EC0"/>
    <w:rsid w:val="007A240C"/>
    <w:rsid w:val="007A2FD5"/>
    <w:rsid w:val="007A3970"/>
    <w:rsid w:val="007A4501"/>
    <w:rsid w:val="007A615C"/>
    <w:rsid w:val="007B010F"/>
    <w:rsid w:val="007B085C"/>
    <w:rsid w:val="007B26AD"/>
    <w:rsid w:val="007B6103"/>
    <w:rsid w:val="007C00FA"/>
    <w:rsid w:val="007C373C"/>
    <w:rsid w:val="007C4A32"/>
    <w:rsid w:val="007C54AD"/>
    <w:rsid w:val="007C5AF9"/>
    <w:rsid w:val="007D66BD"/>
    <w:rsid w:val="007E1967"/>
    <w:rsid w:val="007E502E"/>
    <w:rsid w:val="007E5535"/>
    <w:rsid w:val="007E554D"/>
    <w:rsid w:val="007E77CF"/>
    <w:rsid w:val="007F0F4B"/>
    <w:rsid w:val="007F14AD"/>
    <w:rsid w:val="007F3700"/>
    <w:rsid w:val="007F5E64"/>
    <w:rsid w:val="007F671A"/>
    <w:rsid w:val="007F6D85"/>
    <w:rsid w:val="008061B7"/>
    <w:rsid w:val="00806E13"/>
    <w:rsid w:val="008108D4"/>
    <w:rsid w:val="00810BCE"/>
    <w:rsid w:val="00811471"/>
    <w:rsid w:val="008120AA"/>
    <w:rsid w:val="0081218F"/>
    <w:rsid w:val="008170FB"/>
    <w:rsid w:val="00824B2C"/>
    <w:rsid w:val="008270FD"/>
    <w:rsid w:val="008329BC"/>
    <w:rsid w:val="00833716"/>
    <w:rsid w:val="00834A46"/>
    <w:rsid w:val="00844E0C"/>
    <w:rsid w:val="00845875"/>
    <w:rsid w:val="00846530"/>
    <w:rsid w:val="00847D87"/>
    <w:rsid w:val="0085100B"/>
    <w:rsid w:val="008527EB"/>
    <w:rsid w:val="00866031"/>
    <w:rsid w:val="00874800"/>
    <w:rsid w:val="00897549"/>
    <w:rsid w:val="008A0568"/>
    <w:rsid w:val="008A2273"/>
    <w:rsid w:val="008A2FCE"/>
    <w:rsid w:val="008A3E37"/>
    <w:rsid w:val="008A5881"/>
    <w:rsid w:val="008B0679"/>
    <w:rsid w:val="008B1587"/>
    <w:rsid w:val="008B519A"/>
    <w:rsid w:val="008B65B9"/>
    <w:rsid w:val="008B65E7"/>
    <w:rsid w:val="008B7169"/>
    <w:rsid w:val="008C0AF0"/>
    <w:rsid w:val="008C0FC3"/>
    <w:rsid w:val="008C6332"/>
    <w:rsid w:val="008C7FA5"/>
    <w:rsid w:val="008D03C7"/>
    <w:rsid w:val="008D38BD"/>
    <w:rsid w:val="008E2A4A"/>
    <w:rsid w:val="008F54CB"/>
    <w:rsid w:val="008F597F"/>
    <w:rsid w:val="008F723D"/>
    <w:rsid w:val="00901E18"/>
    <w:rsid w:val="00902A88"/>
    <w:rsid w:val="009162DF"/>
    <w:rsid w:val="00925B18"/>
    <w:rsid w:val="00927397"/>
    <w:rsid w:val="009315C6"/>
    <w:rsid w:val="00933418"/>
    <w:rsid w:val="009349EC"/>
    <w:rsid w:val="00937105"/>
    <w:rsid w:val="00937167"/>
    <w:rsid w:val="00947949"/>
    <w:rsid w:val="00947F0D"/>
    <w:rsid w:val="009547BA"/>
    <w:rsid w:val="00957CDC"/>
    <w:rsid w:val="0096197D"/>
    <w:rsid w:val="0096301A"/>
    <w:rsid w:val="00964963"/>
    <w:rsid w:val="00966091"/>
    <w:rsid w:val="00973E81"/>
    <w:rsid w:val="009763DB"/>
    <w:rsid w:val="00977CDB"/>
    <w:rsid w:val="00982213"/>
    <w:rsid w:val="00982672"/>
    <w:rsid w:val="00982942"/>
    <w:rsid w:val="00990C5B"/>
    <w:rsid w:val="009916C8"/>
    <w:rsid w:val="00993550"/>
    <w:rsid w:val="009A20EC"/>
    <w:rsid w:val="009A4325"/>
    <w:rsid w:val="009C3585"/>
    <w:rsid w:val="009C6959"/>
    <w:rsid w:val="009C6A5E"/>
    <w:rsid w:val="009D10D4"/>
    <w:rsid w:val="009D22D7"/>
    <w:rsid w:val="009E5D1A"/>
    <w:rsid w:val="009E6EB6"/>
    <w:rsid w:val="009E790E"/>
    <w:rsid w:val="009E7F8C"/>
    <w:rsid w:val="009F1BC3"/>
    <w:rsid w:val="009F2AA1"/>
    <w:rsid w:val="00A0306C"/>
    <w:rsid w:val="00A0632E"/>
    <w:rsid w:val="00A07A3B"/>
    <w:rsid w:val="00A11FD0"/>
    <w:rsid w:val="00A12CA7"/>
    <w:rsid w:val="00A12CE1"/>
    <w:rsid w:val="00A139DF"/>
    <w:rsid w:val="00A1430F"/>
    <w:rsid w:val="00A14633"/>
    <w:rsid w:val="00A1620C"/>
    <w:rsid w:val="00A1788F"/>
    <w:rsid w:val="00A20080"/>
    <w:rsid w:val="00A203FA"/>
    <w:rsid w:val="00A27625"/>
    <w:rsid w:val="00A3367A"/>
    <w:rsid w:val="00A37D1B"/>
    <w:rsid w:val="00A46931"/>
    <w:rsid w:val="00A53F78"/>
    <w:rsid w:val="00A54014"/>
    <w:rsid w:val="00A6037A"/>
    <w:rsid w:val="00A665AE"/>
    <w:rsid w:val="00A67C7B"/>
    <w:rsid w:val="00A70C65"/>
    <w:rsid w:val="00A73068"/>
    <w:rsid w:val="00A73C78"/>
    <w:rsid w:val="00A81B3A"/>
    <w:rsid w:val="00A84ACC"/>
    <w:rsid w:val="00A86999"/>
    <w:rsid w:val="00A9039D"/>
    <w:rsid w:val="00A95199"/>
    <w:rsid w:val="00A95299"/>
    <w:rsid w:val="00AA35CD"/>
    <w:rsid w:val="00AA4614"/>
    <w:rsid w:val="00AA6FD9"/>
    <w:rsid w:val="00AB6AF6"/>
    <w:rsid w:val="00AC6AEA"/>
    <w:rsid w:val="00AD127D"/>
    <w:rsid w:val="00AD29C1"/>
    <w:rsid w:val="00AD53DA"/>
    <w:rsid w:val="00AD684F"/>
    <w:rsid w:val="00AD7E09"/>
    <w:rsid w:val="00AE11C6"/>
    <w:rsid w:val="00AE135A"/>
    <w:rsid w:val="00AF048B"/>
    <w:rsid w:val="00AF2B50"/>
    <w:rsid w:val="00AF47C4"/>
    <w:rsid w:val="00B00291"/>
    <w:rsid w:val="00B02279"/>
    <w:rsid w:val="00B07BEE"/>
    <w:rsid w:val="00B13E94"/>
    <w:rsid w:val="00B149D1"/>
    <w:rsid w:val="00B15F5C"/>
    <w:rsid w:val="00B21BBA"/>
    <w:rsid w:val="00B22D80"/>
    <w:rsid w:val="00B276C1"/>
    <w:rsid w:val="00B33D8F"/>
    <w:rsid w:val="00B35B4C"/>
    <w:rsid w:val="00B35C8E"/>
    <w:rsid w:val="00B37E0A"/>
    <w:rsid w:val="00B4786D"/>
    <w:rsid w:val="00B47D66"/>
    <w:rsid w:val="00B50BA0"/>
    <w:rsid w:val="00B50BED"/>
    <w:rsid w:val="00B5186E"/>
    <w:rsid w:val="00B51DCC"/>
    <w:rsid w:val="00B54AFD"/>
    <w:rsid w:val="00B55B76"/>
    <w:rsid w:val="00B55EEE"/>
    <w:rsid w:val="00B6200D"/>
    <w:rsid w:val="00B62090"/>
    <w:rsid w:val="00B656DF"/>
    <w:rsid w:val="00B719C5"/>
    <w:rsid w:val="00B757C4"/>
    <w:rsid w:val="00B771E0"/>
    <w:rsid w:val="00B80C57"/>
    <w:rsid w:val="00B8453F"/>
    <w:rsid w:val="00BA4130"/>
    <w:rsid w:val="00BA42FA"/>
    <w:rsid w:val="00BA6487"/>
    <w:rsid w:val="00BB13E8"/>
    <w:rsid w:val="00BB1A3F"/>
    <w:rsid w:val="00BB5956"/>
    <w:rsid w:val="00BC1216"/>
    <w:rsid w:val="00BC177A"/>
    <w:rsid w:val="00BC2DB9"/>
    <w:rsid w:val="00BC447F"/>
    <w:rsid w:val="00BC6F34"/>
    <w:rsid w:val="00BD00A2"/>
    <w:rsid w:val="00BD2921"/>
    <w:rsid w:val="00BD3B33"/>
    <w:rsid w:val="00BD7E14"/>
    <w:rsid w:val="00BE0F15"/>
    <w:rsid w:val="00BE263A"/>
    <w:rsid w:val="00BE37F9"/>
    <w:rsid w:val="00BE3A22"/>
    <w:rsid w:val="00BE47A7"/>
    <w:rsid w:val="00BF6666"/>
    <w:rsid w:val="00C0005F"/>
    <w:rsid w:val="00C001AD"/>
    <w:rsid w:val="00C027ED"/>
    <w:rsid w:val="00C05F2B"/>
    <w:rsid w:val="00C06264"/>
    <w:rsid w:val="00C06AC4"/>
    <w:rsid w:val="00C100E3"/>
    <w:rsid w:val="00C10A9F"/>
    <w:rsid w:val="00C125F1"/>
    <w:rsid w:val="00C129A7"/>
    <w:rsid w:val="00C15303"/>
    <w:rsid w:val="00C20E25"/>
    <w:rsid w:val="00C26D44"/>
    <w:rsid w:val="00C30949"/>
    <w:rsid w:val="00C30DF7"/>
    <w:rsid w:val="00C31684"/>
    <w:rsid w:val="00C50F8A"/>
    <w:rsid w:val="00C51991"/>
    <w:rsid w:val="00C53DC6"/>
    <w:rsid w:val="00C5505E"/>
    <w:rsid w:val="00C564E3"/>
    <w:rsid w:val="00C574EC"/>
    <w:rsid w:val="00C60C8C"/>
    <w:rsid w:val="00C64378"/>
    <w:rsid w:val="00C6729E"/>
    <w:rsid w:val="00C738BB"/>
    <w:rsid w:val="00C75D3A"/>
    <w:rsid w:val="00C767CE"/>
    <w:rsid w:val="00C81F63"/>
    <w:rsid w:val="00C827A2"/>
    <w:rsid w:val="00C82A54"/>
    <w:rsid w:val="00C84F32"/>
    <w:rsid w:val="00C90D7B"/>
    <w:rsid w:val="00C9490B"/>
    <w:rsid w:val="00CA1CB3"/>
    <w:rsid w:val="00CA214A"/>
    <w:rsid w:val="00CA2CB0"/>
    <w:rsid w:val="00CA7506"/>
    <w:rsid w:val="00CB15D9"/>
    <w:rsid w:val="00CB5A18"/>
    <w:rsid w:val="00CB62F0"/>
    <w:rsid w:val="00CD01A1"/>
    <w:rsid w:val="00CD31D3"/>
    <w:rsid w:val="00CD5CC1"/>
    <w:rsid w:val="00CD78EF"/>
    <w:rsid w:val="00CE0FE0"/>
    <w:rsid w:val="00CE5F55"/>
    <w:rsid w:val="00CE639B"/>
    <w:rsid w:val="00CE69E9"/>
    <w:rsid w:val="00CE6F77"/>
    <w:rsid w:val="00CE762D"/>
    <w:rsid w:val="00CF0318"/>
    <w:rsid w:val="00CF0CA8"/>
    <w:rsid w:val="00CF2722"/>
    <w:rsid w:val="00CF43C6"/>
    <w:rsid w:val="00CF682B"/>
    <w:rsid w:val="00D03415"/>
    <w:rsid w:val="00D03780"/>
    <w:rsid w:val="00D03BAB"/>
    <w:rsid w:val="00D10C93"/>
    <w:rsid w:val="00D11F62"/>
    <w:rsid w:val="00D1244B"/>
    <w:rsid w:val="00D13D0C"/>
    <w:rsid w:val="00D1521F"/>
    <w:rsid w:val="00D167E2"/>
    <w:rsid w:val="00D20778"/>
    <w:rsid w:val="00D3050B"/>
    <w:rsid w:val="00D30569"/>
    <w:rsid w:val="00D33DC2"/>
    <w:rsid w:val="00D34118"/>
    <w:rsid w:val="00D34F4C"/>
    <w:rsid w:val="00D371FF"/>
    <w:rsid w:val="00D40D53"/>
    <w:rsid w:val="00D41C84"/>
    <w:rsid w:val="00D4623D"/>
    <w:rsid w:val="00D50E6F"/>
    <w:rsid w:val="00D51309"/>
    <w:rsid w:val="00D52248"/>
    <w:rsid w:val="00D555A1"/>
    <w:rsid w:val="00D56025"/>
    <w:rsid w:val="00D56301"/>
    <w:rsid w:val="00D56319"/>
    <w:rsid w:val="00D56A72"/>
    <w:rsid w:val="00D607C0"/>
    <w:rsid w:val="00D62ACF"/>
    <w:rsid w:val="00D64639"/>
    <w:rsid w:val="00D712C9"/>
    <w:rsid w:val="00D728EA"/>
    <w:rsid w:val="00D7292D"/>
    <w:rsid w:val="00D73781"/>
    <w:rsid w:val="00D825D6"/>
    <w:rsid w:val="00D90517"/>
    <w:rsid w:val="00D92CAE"/>
    <w:rsid w:val="00DA0797"/>
    <w:rsid w:val="00DA11DC"/>
    <w:rsid w:val="00DA1872"/>
    <w:rsid w:val="00DA3E81"/>
    <w:rsid w:val="00DA5F41"/>
    <w:rsid w:val="00DB0065"/>
    <w:rsid w:val="00DB175B"/>
    <w:rsid w:val="00DB619C"/>
    <w:rsid w:val="00DC0374"/>
    <w:rsid w:val="00DC0A6F"/>
    <w:rsid w:val="00DC1438"/>
    <w:rsid w:val="00DC16EC"/>
    <w:rsid w:val="00DC3F88"/>
    <w:rsid w:val="00DD1236"/>
    <w:rsid w:val="00DD2522"/>
    <w:rsid w:val="00DD2566"/>
    <w:rsid w:val="00DD26B9"/>
    <w:rsid w:val="00DD50A0"/>
    <w:rsid w:val="00DD6B1A"/>
    <w:rsid w:val="00DD7A32"/>
    <w:rsid w:val="00DE05C9"/>
    <w:rsid w:val="00DE175E"/>
    <w:rsid w:val="00DE2DBD"/>
    <w:rsid w:val="00DE3D0F"/>
    <w:rsid w:val="00DF387B"/>
    <w:rsid w:val="00DF4557"/>
    <w:rsid w:val="00DF79A9"/>
    <w:rsid w:val="00E076E4"/>
    <w:rsid w:val="00E14A98"/>
    <w:rsid w:val="00E16D06"/>
    <w:rsid w:val="00E208BA"/>
    <w:rsid w:val="00E20E80"/>
    <w:rsid w:val="00E231F1"/>
    <w:rsid w:val="00E2479B"/>
    <w:rsid w:val="00E33D23"/>
    <w:rsid w:val="00E3463C"/>
    <w:rsid w:val="00E40561"/>
    <w:rsid w:val="00E4166A"/>
    <w:rsid w:val="00E442DC"/>
    <w:rsid w:val="00E45C19"/>
    <w:rsid w:val="00E472E6"/>
    <w:rsid w:val="00E47815"/>
    <w:rsid w:val="00E50067"/>
    <w:rsid w:val="00E506B3"/>
    <w:rsid w:val="00E50A8C"/>
    <w:rsid w:val="00E564A6"/>
    <w:rsid w:val="00E5669B"/>
    <w:rsid w:val="00E57F06"/>
    <w:rsid w:val="00E60B4A"/>
    <w:rsid w:val="00E67F1A"/>
    <w:rsid w:val="00E7485B"/>
    <w:rsid w:val="00E8200D"/>
    <w:rsid w:val="00E92613"/>
    <w:rsid w:val="00E92DF2"/>
    <w:rsid w:val="00EA3C57"/>
    <w:rsid w:val="00EA6790"/>
    <w:rsid w:val="00EA6CE5"/>
    <w:rsid w:val="00EB0C6E"/>
    <w:rsid w:val="00EB4CFB"/>
    <w:rsid w:val="00EB5215"/>
    <w:rsid w:val="00ED0019"/>
    <w:rsid w:val="00EE262F"/>
    <w:rsid w:val="00EF0FA1"/>
    <w:rsid w:val="00EF28AD"/>
    <w:rsid w:val="00EF3FE1"/>
    <w:rsid w:val="00F0000F"/>
    <w:rsid w:val="00F04E4B"/>
    <w:rsid w:val="00F067E4"/>
    <w:rsid w:val="00F10B34"/>
    <w:rsid w:val="00F11078"/>
    <w:rsid w:val="00F14D61"/>
    <w:rsid w:val="00F15391"/>
    <w:rsid w:val="00F205DA"/>
    <w:rsid w:val="00F23164"/>
    <w:rsid w:val="00F2319B"/>
    <w:rsid w:val="00F24537"/>
    <w:rsid w:val="00F25FD1"/>
    <w:rsid w:val="00F30313"/>
    <w:rsid w:val="00F30E3B"/>
    <w:rsid w:val="00F31B29"/>
    <w:rsid w:val="00F33893"/>
    <w:rsid w:val="00F3553A"/>
    <w:rsid w:val="00F365DC"/>
    <w:rsid w:val="00F40DCB"/>
    <w:rsid w:val="00F44B67"/>
    <w:rsid w:val="00F4529D"/>
    <w:rsid w:val="00F46056"/>
    <w:rsid w:val="00F51769"/>
    <w:rsid w:val="00F51ACC"/>
    <w:rsid w:val="00F53A77"/>
    <w:rsid w:val="00F548D0"/>
    <w:rsid w:val="00F56A79"/>
    <w:rsid w:val="00F57124"/>
    <w:rsid w:val="00F61331"/>
    <w:rsid w:val="00F62DFC"/>
    <w:rsid w:val="00F67283"/>
    <w:rsid w:val="00F7102B"/>
    <w:rsid w:val="00F710A4"/>
    <w:rsid w:val="00F752C7"/>
    <w:rsid w:val="00F768D9"/>
    <w:rsid w:val="00F837D2"/>
    <w:rsid w:val="00F84DA8"/>
    <w:rsid w:val="00F85B05"/>
    <w:rsid w:val="00F86885"/>
    <w:rsid w:val="00F868F9"/>
    <w:rsid w:val="00F9033A"/>
    <w:rsid w:val="00F95904"/>
    <w:rsid w:val="00F97774"/>
    <w:rsid w:val="00FA2BFE"/>
    <w:rsid w:val="00FA34CC"/>
    <w:rsid w:val="00FA3EC3"/>
    <w:rsid w:val="00FA47E1"/>
    <w:rsid w:val="00FA5B4F"/>
    <w:rsid w:val="00FB0F60"/>
    <w:rsid w:val="00FB1062"/>
    <w:rsid w:val="00FB14F6"/>
    <w:rsid w:val="00FB3BBF"/>
    <w:rsid w:val="00FC1FCC"/>
    <w:rsid w:val="00FC3FA6"/>
    <w:rsid w:val="00FC4D60"/>
    <w:rsid w:val="00FC5F7E"/>
    <w:rsid w:val="00FC7738"/>
    <w:rsid w:val="00FD02B0"/>
    <w:rsid w:val="00FD2A26"/>
    <w:rsid w:val="00FD4900"/>
    <w:rsid w:val="00FD7763"/>
    <w:rsid w:val="00FE0D87"/>
    <w:rsid w:val="00FE0E1E"/>
    <w:rsid w:val="00FE2710"/>
    <w:rsid w:val="00FE2B26"/>
    <w:rsid w:val="00FF1F8D"/>
    <w:rsid w:val="00FF4354"/>
    <w:rsid w:val="00FF5B3D"/>
    <w:rsid w:val="00FF6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8EA21"/>
  <w15:chartTrackingRefBased/>
  <w15:docId w15:val="{9DB58A0F-4B10-42D5-848F-A6D6C178E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637A"/>
  </w:style>
  <w:style w:type="paragraph" w:styleId="Heading1">
    <w:name w:val="heading 1"/>
    <w:basedOn w:val="Normal"/>
    <w:next w:val="Normal"/>
    <w:link w:val="Heading1Char"/>
    <w:uiPriority w:val="9"/>
    <w:qFormat/>
    <w:rsid w:val="00D03BAB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3BA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3BA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03BAB"/>
    <w:pPr>
      <w:keepNext/>
      <w:keepLines/>
      <w:spacing w:before="40" w:after="0"/>
      <w:jc w:val="center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2347A"/>
    <w:pPr>
      <w:keepNext/>
      <w:keepLines/>
      <w:numPr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rsid w:val="00D03BA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Heading4Char">
    <w:name w:val="Heading 4 Char"/>
    <w:basedOn w:val="DefaultParagraphFont"/>
    <w:link w:val="Heading4"/>
    <w:uiPriority w:val="9"/>
    <w:rsid w:val="00D03BAB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character" w:customStyle="1" w:styleId="Heading5Char">
    <w:name w:val="Heading 5 Char"/>
    <w:basedOn w:val="DefaultParagraphFont"/>
    <w:link w:val="Heading5"/>
    <w:uiPriority w:val="9"/>
    <w:rsid w:val="0072347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FootnoteText">
    <w:name w:val="footnote text"/>
    <w:basedOn w:val="Normal"/>
    <w:link w:val="FootnoteTextChar"/>
    <w:uiPriority w:val="99"/>
    <w:unhideWhenUsed/>
    <w:rsid w:val="00F7102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7102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7102B"/>
    <w:rPr>
      <w:vertAlign w:val="superscript"/>
    </w:rPr>
  </w:style>
  <w:style w:type="table" w:styleId="TableGrid">
    <w:name w:val="Table Grid"/>
    <w:basedOn w:val="TableNormal"/>
    <w:uiPriority w:val="39"/>
    <w:rsid w:val="00B656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076E4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2F5D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F5D6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F5D6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F5D6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F5D6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5D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5D64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6B21A0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530FD5"/>
    <w:pPr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30FD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30FD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30FD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30FD5"/>
    <w:rPr>
      <w:color w:val="0563C1" w:themeColor="hyperlink"/>
      <w:u w:val="single"/>
    </w:rPr>
  </w:style>
  <w:style w:type="paragraph" w:customStyle="1" w:styleId="Default">
    <w:name w:val="Default"/>
    <w:rsid w:val="007B085C"/>
    <w:pPr>
      <w:autoSpaceDE w:val="0"/>
      <w:autoSpaceDN w:val="0"/>
      <w:adjustRightInd w:val="0"/>
      <w:spacing w:after="0" w:line="240" w:lineRule="auto"/>
    </w:pPr>
    <w:rPr>
      <w:rFonts w:ascii="Century Schoolbook" w:hAnsi="Century Schoolbook" w:cs="Century Schoolboo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7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7.png"/><Relationship Id="rId68" Type="http://schemas.openxmlformats.org/officeDocument/2006/relationships/image" Target="media/image63.png"/><Relationship Id="rId84" Type="http://schemas.openxmlformats.org/officeDocument/2006/relationships/image" Target="media/image84.png"/><Relationship Id="rId89" Type="http://schemas.openxmlformats.org/officeDocument/2006/relationships/image" Target="media/image90.png"/><Relationship Id="rId112" Type="http://schemas.openxmlformats.org/officeDocument/2006/relationships/image" Target="media/image114.png"/><Relationship Id="rId16" Type="http://schemas.openxmlformats.org/officeDocument/2006/relationships/image" Target="media/image9.png"/><Relationship Id="rId107" Type="http://schemas.openxmlformats.org/officeDocument/2006/relationships/image" Target="media/image109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6.png"/><Relationship Id="rId58" Type="http://schemas.openxmlformats.org/officeDocument/2006/relationships/image" Target="media/image52.png"/><Relationship Id="rId74" Type="http://schemas.openxmlformats.org/officeDocument/2006/relationships/image" Target="media/image69.png"/><Relationship Id="rId79" Type="http://schemas.openxmlformats.org/officeDocument/2006/relationships/image" Target="media/image78.png"/><Relationship Id="rId102" Type="http://schemas.openxmlformats.org/officeDocument/2006/relationships/image" Target="media/image104.png"/><Relationship Id="rId123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81.png"/><Relationship Id="rId90" Type="http://schemas.openxmlformats.org/officeDocument/2006/relationships/image" Target="media/image91.png"/><Relationship Id="rId95" Type="http://schemas.openxmlformats.org/officeDocument/2006/relationships/image" Target="media/image96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4.png"/><Relationship Id="rId77" Type="http://schemas.openxmlformats.org/officeDocument/2006/relationships/image" Target="media/image75.png"/><Relationship Id="rId100" Type="http://schemas.openxmlformats.org/officeDocument/2006/relationships/image" Target="media/image102.png"/><Relationship Id="rId105" Type="http://schemas.openxmlformats.org/officeDocument/2006/relationships/image" Target="media/image107.png"/><Relationship Id="rId113" Type="http://schemas.openxmlformats.org/officeDocument/2006/relationships/image" Target="media/image115.png"/><Relationship Id="rId118" Type="http://schemas.openxmlformats.org/officeDocument/2006/relationships/image" Target="media/image12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7.png"/><Relationship Id="rId80" Type="http://schemas.openxmlformats.org/officeDocument/2006/relationships/image" Target="media/image79.png"/><Relationship Id="rId85" Type="http://schemas.openxmlformats.org/officeDocument/2006/relationships/image" Target="media/image85.png"/><Relationship Id="rId93" Type="http://schemas.openxmlformats.org/officeDocument/2006/relationships/image" Target="media/image94.png"/><Relationship Id="rId98" Type="http://schemas.openxmlformats.org/officeDocument/2006/relationships/image" Target="media/image100.png"/><Relationship Id="rId12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9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105.png"/><Relationship Id="rId108" Type="http://schemas.openxmlformats.org/officeDocument/2006/relationships/image" Target="media/image110.png"/><Relationship Id="rId116" Type="http://schemas.openxmlformats.org/officeDocument/2006/relationships/image" Target="media/image11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83.png"/><Relationship Id="rId88" Type="http://schemas.openxmlformats.org/officeDocument/2006/relationships/image" Target="media/image89.png"/><Relationship Id="rId91" Type="http://schemas.openxmlformats.org/officeDocument/2006/relationships/image" Target="media/image92.png"/><Relationship Id="rId96" Type="http://schemas.openxmlformats.org/officeDocument/2006/relationships/image" Target="media/image98.png"/><Relationship Id="rId111" Type="http://schemas.openxmlformats.org/officeDocument/2006/relationships/image" Target="media/image1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comments" Target="comments.xm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2.png"/><Relationship Id="rId57" Type="http://schemas.openxmlformats.org/officeDocument/2006/relationships/image" Target="media/image51.png"/><Relationship Id="rId106" Type="http://schemas.openxmlformats.org/officeDocument/2006/relationships/image" Target="media/image108.png"/><Relationship Id="rId114" Type="http://schemas.openxmlformats.org/officeDocument/2006/relationships/image" Target="media/image116.png"/><Relationship Id="rId119" Type="http://schemas.openxmlformats.org/officeDocument/2006/relationships/image" Target="media/image121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8.png"/><Relationship Id="rId78" Type="http://schemas.openxmlformats.org/officeDocument/2006/relationships/image" Target="media/image76.png"/><Relationship Id="rId81" Type="http://schemas.openxmlformats.org/officeDocument/2006/relationships/image" Target="media/image80.png"/><Relationship Id="rId86" Type="http://schemas.openxmlformats.org/officeDocument/2006/relationships/image" Target="media/image86.png"/><Relationship Id="rId94" Type="http://schemas.openxmlformats.org/officeDocument/2006/relationships/image" Target="media/image95.png"/><Relationship Id="rId99" Type="http://schemas.openxmlformats.org/officeDocument/2006/relationships/image" Target="media/image101.png"/><Relationship Id="rId101" Type="http://schemas.openxmlformats.org/officeDocument/2006/relationships/image" Target="media/image103.png"/><Relationship Id="rId122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111.png"/><Relationship Id="rId34" Type="http://schemas.openxmlformats.org/officeDocument/2006/relationships/image" Target="media/image25.png"/><Relationship Id="rId50" Type="http://schemas.openxmlformats.org/officeDocument/2006/relationships/image" Target="media/image43.png"/><Relationship Id="rId55" Type="http://schemas.openxmlformats.org/officeDocument/2006/relationships/image" Target="media/image49.png"/><Relationship Id="rId76" Type="http://schemas.openxmlformats.org/officeDocument/2006/relationships/image" Target="media/image74.png"/><Relationship Id="rId97" Type="http://schemas.openxmlformats.org/officeDocument/2006/relationships/image" Target="media/image99.png"/><Relationship Id="rId104" Type="http://schemas.openxmlformats.org/officeDocument/2006/relationships/image" Target="media/image106.png"/><Relationship Id="rId120" Type="http://schemas.openxmlformats.org/officeDocument/2006/relationships/image" Target="media/image122.png"/><Relationship Id="rId7" Type="http://schemas.openxmlformats.org/officeDocument/2006/relationships/endnotes" Target="endnotes.xml"/><Relationship Id="rId71" Type="http://schemas.openxmlformats.org/officeDocument/2006/relationships/image" Target="media/image66.png"/><Relationship Id="rId92" Type="http://schemas.openxmlformats.org/officeDocument/2006/relationships/image" Target="media/image9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microsoft.com/office/2011/relationships/commentsExtended" Target="commentsExtended.xml"/><Relationship Id="rId40" Type="http://schemas.openxmlformats.org/officeDocument/2006/relationships/image" Target="media/image32.png"/><Relationship Id="rId45" Type="http://schemas.openxmlformats.org/officeDocument/2006/relationships/image" Target="media/image38.png"/><Relationship Id="rId66" Type="http://schemas.openxmlformats.org/officeDocument/2006/relationships/image" Target="media/image60.png"/><Relationship Id="rId87" Type="http://schemas.openxmlformats.org/officeDocument/2006/relationships/image" Target="media/image87.png"/><Relationship Id="rId110" Type="http://schemas.openxmlformats.org/officeDocument/2006/relationships/image" Target="media/image112.png"/><Relationship Id="rId115" Type="http://schemas.openxmlformats.org/officeDocument/2006/relationships/image" Target="media/image117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image" Target="media/image77.png"/><Relationship Id="rId3" Type="http://schemas.openxmlformats.org/officeDocument/2006/relationships/image" Target="media/image47.png"/><Relationship Id="rId7" Type="http://schemas.openxmlformats.org/officeDocument/2006/relationships/image" Target="media/image73.png"/><Relationship Id="rId2" Type="http://schemas.openxmlformats.org/officeDocument/2006/relationships/image" Target="media/image34.png"/><Relationship Id="rId1" Type="http://schemas.openxmlformats.org/officeDocument/2006/relationships/image" Target="media/image30.png"/><Relationship Id="rId6" Type="http://schemas.openxmlformats.org/officeDocument/2006/relationships/image" Target="media/image72.png"/><Relationship Id="rId11" Type="http://schemas.openxmlformats.org/officeDocument/2006/relationships/image" Target="media/image97.png"/><Relationship Id="rId5" Type="http://schemas.openxmlformats.org/officeDocument/2006/relationships/image" Target="media/image71.png"/><Relationship Id="rId10" Type="http://schemas.openxmlformats.org/officeDocument/2006/relationships/image" Target="media/image88.png"/><Relationship Id="rId4" Type="http://schemas.openxmlformats.org/officeDocument/2006/relationships/image" Target="media/image62.png"/><Relationship Id="rId9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489096-2E94-4000-990D-EBBA3D0391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9385</TotalTime>
  <Pages>28</Pages>
  <Words>4517</Words>
  <Characters>25753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Rualark Rualark</dc:creator>
  <cp:keywords/>
  <dc:description/>
  <cp:lastModifiedBy>Rualark Rualark</cp:lastModifiedBy>
  <cp:revision>68</cp:revision>
  <cp:lastPrinted>2018-08-22T17:18:00Z</cp:lastPrinted>
  <dcterms:created xsi:type="dcterms:W3CDTF">2018-10-25T17:40:00Z</dcterms:created>
  <dcterms:modified xsi:type="dcterms:W3CDTF">2018-11-02T18:35:00Z</dcterms:modified>
</cp:coreProperties>
</file>