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34E572" w14:textId="0753236F" w:rsidR="00CA2CB0" w:rsidRPr="00D33DC2" w:rsidRDefault="00D33DC2" w:rsidP="00CA2CB0">
      <w:pPr>
        <w:jc w:val="center"/>
        <w:rPr>
          <w:b/>
          <w:sz w:val="44"/>
        </w:rPr>
      </w:pPr>
      <w:r>
        <w:rPr>
          <w:b/>
          <w:sz w:val="44"/>
        </w:rPr>
        <w:t>MGen CA3 rules</w:t>
      </w:r>
    </w:p>
    <w:bookmarkStart w:id="0" w:name="OLE_LINK2" w:displacedByCustomXml="next"/>
    <w:bookmarkStart w:id="1" w:name="OLE_LINK1" w:displacedByCustomXml="next"/>
    <w:sdt>
      <w:sdtPr>
        <w:rPr>
          <w:rFonts w:asciiTheme="minorHAnsi" w:eastAsiaTheme="minorHAnsi" w:hAnsiTheme="minorHAnsi" w:cstheme="minorBidi"/>
          <w:color w:val="auto"/>
          <w:sz w:val="22"/>
          <w:szCs w:val="22"/>
        </w:rPr>
        <w:id w:val="1954829674"/>
        <w:docPartObj>
          <w:docPartGallery w:val="Table of Contents"/>
          <w:docPartUnique/>
        </w:docPartObj>
      </w:sdtPr>
      <w:sdtEndPr>
        <w:rPr>
          <w:b/>
          <w:bCs/>
          <w:noProof/>
        </w:rPr>
      </w:sdtEndPr>
      <w:sdtContent>
        <w:p w14:paraId="674BBCD4" w14:textId="3DD68F55" w:rsidR="00530FD5" w:rsidRPr="003D7F1B" w:rsidRDefault="00530FD5">
          <w:pPr>
            <w:pStyle w:val="af0"/>
            <w:rPr>
              <w:lang w:val="ru-RU"/>
            </w:rPr>
          </w:pPr>
          <w:r>
            <w:t>Contents</w:t>
          </w:r>
        </w:p>
        <w:p w14:paraId="74A66B20" w14:textId="0D36642D" w:rsidR="00B4786D" w:rsidRDefault="00530FD5">
          <w:pPr>
            <w:pStyle w:val="11"/>
            <w:tabs>
              <w:tab w:val="right" w:leader="dot" w:pos="9679"/>
            </w:tabs>
            <w:rPr>
              <w:rFonts w:eastAsiaTheme="minorEastAsia"/>
              <w:noProof/>
            </w:rPr>
          </w:pPr>
          <w:r>
            <w:fldChar w:fldCharType="begin"/>
          </w:r>
          <w:r>
            <w:instrText xml:space="preserve"> TOC \o "1-3" \h \z \u </w:instrText>
          </w:r>
          <w:r>
            <w:fldChar w:fldCharType="separate"/>
          </w:r>
          <w:hyperlink w:anchor="_Toc513984255" w:history="1">
            <w:r w:rsidR="00B4786D" w:rsidRPr="001F6F65">
              <w:rPr>
                <w:rStyle w:val="af1"/>
                <w:noProof/>
              </w:rPr>
              <w:t>Пояснение к переводу</w:t>
            </w:r>
            <w:r w:rsidR="00B4786D">
              <w:rPr>
                <w:noProof/>
                <w:webHidden/>
              </w:rPr>
              <w:tab/>
            </w:r>
            <w:r w:rsidR="00B4786D">
              <w:rPr>
                <w:noProof/>
                <w:webHidden/>
              </w:rPr>
              <w:fldChar w:fldCharType="begin"/>
            </w:r>
            <w:r w:rsidR="00B4786D">
              <w:rPr>
                <w:noProof/>
                <w:webHidden/>
              </w:rPr>
              <w:instrText xml:space="preserve"> PAGEREF _Toc513984255 \h </w:instrText>
            </w:r>
            <w:r w:rsidR="00B4786D">
              <w:rPr>
                <w:noProof/>
                <w:webHidden/>
              </w:rPr>
            </w:r>
            <w:r w:rsidR="00B4786D">
              <w:rPr>
                <w:noProof/>
                <w:webHidden/>
              </w:rPr>
              <w:fldChar w:fldCharType="separate"/>
            </w:r>
            <w:r w:rsidR="00FF6F9F">
              <w:rPr>
                <w:noProof/>
                <w:webHidden/>
              </w:rPr>
              <w:t>1</w:t>
            </w:r>
            <w:r w:rsidR="00B4786D">
              <w:rPr>
                <w:noProof/>
                <w:webHidden/>
              </w:rPr>
              <w:fldChar w:fldCharType="end"/>
            </w:r>
          </w:hyperlink>
        </w:p>
        <w:p w14:paraId="2F689121" w14:textId="0A278F76" w:rsidR="00B4786D" w:rsidRDefault="00F1568E">
          <w:pPr>
            <w:pStyle w:val="11"/>
            <w:tabs>
              <w:tab w:val="right" w:leader="dot" w:pos="9679"/>
            </w:tabs>
            <w:rPr>
              <w:rFonts w:eastAsiaTheme="minorEastAsia"/>
              <w:noProof/>
            </w:rPr>
          </w:pPr>
          <w:hyperlink w:anchor="_Toc513984256" w:history="1">
            <w:r w:rsidR="00B4786D" w:rsidRPr="001F6F65">
              <w:rPr>
                <w:rStyle w:val="af1"/>
                <w:noProof/>
              </w:rPr>
              <w:t>Предисловие</w:t>
            </w:r>
            <w:r w:rsidR="00B4786D">
              <w:rPr>
                <w:noProof/>
                <w:webHidden/>
              </w:rPr>
              <w:tab/>
            </w:r>
            <w:r w:rsidR="00B4786D">
              <w:rPr>
                <w:noProof/>
                <w:webHidden/>
              </w:rPr>
              <w:fldChar w:fldCharType="begin"/>
            </w:r>
            <w:r w:rsidR="00B4786D">
              <w:rPr>
                <w:noProof/>
                <w:webHidden/>
              </w:rPr>
              <w:instrText xml:space="preserve"> PAGEREF _Toc513984256 \h </w:instrText>
            </w:r>
            <w:r w:rsidR="00B4786D">
              <w:rPr>
                <w:noProof/>
                <w:webHidden/>
              </w:rPr>
            </w:r>
            <w:r w:rsidR="00B4786D">
              <w:rPr>
                <w:noProof/>
                <w:webHidden/>
              </w:rPr>
              <w:fldChar w:fldCharType="separate"/>
            </w:r>
            <w:r w:rsidR="00FF6F9F">
              <w:rPr>
                <w:noProof/>
                <w:webHidden/>
              </w:rPr>
              <w:t>1</w:t>
            </w:r>
            <w:r w:rsidR="00B4786D">
              <w:rPr>
                <w:noProof/>
                <w:webHidden/>
              </w:rPr>
              <w:fldChar w:fldCharType="end"/>
            </w:r>
          </w:hyperlink>
        </w:p>
        <w:p w14:paraId="5994650C" w14:textId="5720D954" w:rsidR="00B4786D" w:rsidRDefault="00F1568E">
          <w:pPr>
            <w:pStyle w:val="11"/>
            <w:tabs>
              <w:tab w:val="right" w:leader="dot" w:pos="9679"/>
            </w:tabs>
            <w:rPr>
              <w:rFonts w:eastAsiaTheme="minorEastAsia"/>
              <w:noProof/>
            </w:rPr>
          </w:pPr>
          <w:hyperlink w:anchor="_Toc513984257" w:history="1">
            <w:r w:rsidR="00B4786D" w:rsidRPr="001F6F65">
              <w:rPr>
                <w:rStyle w:val="af1"/>
                <w:noProof/>
              </w:rPr>
              <w:t>Правила строгого контрапункта</w:t>
            </w:r>
            <w:r w:rsidR="00B4786D">
              <w:rPr>
                <w:noProof/>
                <w:webHidden/>
              </w:rPr>
              <w:tab/>
            </w:r>
            <w:r w:rsidR="00B4786D">
              <w:rPr>
                <w:noProof/>
                <w:webHidden/>
              </w:rPr>
              <w:fldChar w:fldCharType="begin"/>
            </w:r>
            <w:r w:rsidR="00B4786D">
              <w:rPr>
                <w:noProof/>
                <w:webHidden/>
              </w:rPr>
              <w:instrText xml:space="preserve"> PAGEREF _Toc513984257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2CF550D5" w14:textId="4B6D34EB" w:rsidR="00B4786D" w:rsidRDefault="00F1568E">
          <w:pPr>
            <w:pStyle w:val="21"/>
            <w:tabs>
              <w:tab w:val="right" w:leader="dot" w:pos="9679"/>
            </w:tabs>
            <w:rPr>
              <w:rFonts w:eastAsiaTheme="minorEastAsia"/>
              <w:noProof/>
            </w:rPr>
          </w:pPr>
          <w:hyperlink w:anchor="_Toc513984258" w:history="1">
            <w:r w:rsidR="00B4786D" w:rsidRPr="001F6F65">
              <w:rPr>
                <w:rStyle w:val="af1"/>
                <w:noProof/>
              </w:rPr>
              <w:t>Простой контрапункт</w:t>
            </w:r>
            <w:r w:rsidR="00B4786D">
              <w:rPr>
                <w:noProof/>
                <w:webHidden/>
              </w:rPr>
              <w:tab/>
            </w:r>
            <w:r w:rsidR="00B4786D">
              <w:rPr>
                <w:noProof/>
                <w:webHidden/>
              </w:rPr>
              <w:fldChar w:fldCharType="begin"/>
            </w:r>
            <w:r w:rsidR="00B4786D">
              <w:rPr>
                <w:noProof/>
                <w:webHidden/>
              </w:rPr>
              <w:instrText xml:space="preserve"> PAGEREF _Toc513984258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5A2ABC31" w14:textId="425568BD" w:rsidR="00B4786D" w:rsidRDefault="00F1568E">
          <w:pPr>
            <w:pStyle w:val="31"/>
            <w:tabs>
              <w:tab w:val="right" w:leader="dot" w:pos="9679"/>
            </w:tabs>
            <w:rPr>
              <w:rFonts w:eastAsiaTheme="minorEastAsia"/>
              <w:noProof/>
            </w:rPr>
          </w:pPr>
          <w:hyperlink w:anchor="_Toc513984259" w:history="1">
            <w:r w:rsidR="00B4786D" w:rsidRPr="001F6F65">
              <w:rPr>
                <w:rStyle w:val="af1"/>
                <w:noProof/>
              </w:rPr>
              <w:t>Определения, принципы, упражнения</w:t>
            </w:r>
            <w:r w:rsidR="00B4786D">
              <w:rPr>
                <w:noProof/>
                <w:webHidden/>
              </w:rPr>
              <w:tab/>
            </w:r>
            <w:r w:rsidR="00B4786D">
              <w:rPr>
                <w:noProof/>
                <w:webHidden/>
              </w:rPr>
              <w:fldChar w:fldCharType="begin"/>
            </w:r>
            <w:r w:rsidR="00B4786D">
              <w:rPr>
                <w:noProof/>
                <w:webHidden/>
              </w:rPr>
              <w:instrText xml:space="preserve"> PAGEREF _Toc513984259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34828236" w14:textId="4EB8F816" w:rsidR="00B4786D" w:rsidRDefault="00F1568E">
          <w:pPr>
            <w:pStyle w:val="31"/>
            <w:tabs>
              <w:tab w:val="right" w:leader="dot" w:pos="9679"/>
            </w:tabs>
            <w:rPr>
              <w:rFonts w:eastAsiaTheme="minorEastAsia"/>
              <w:noProof/>
            </w:rPr>
          </w:pPr>
          <w:hyperlink w:anchor="_Toc513984260" w:history="1">
            <w:r w:rsidR="00B4786D" w:rsidRPr="001F6F65">
              <w:rPr>
                <w:rStyle w:val="af1"/>
                <w:noProof/>
              </w:rPr>
              <w:t>Ритмические правила</w:t>
            </w:r>
            <w:r w:rsidR="00B4786D">
              <w:rPr>
                <w:noProof/>
                <w:webHidden/>
              </w:rPr>
              <w:tab/>
            </w:r>
            <w:r w:rsidR="00B4786D">
              <w:rPr>
                <w:noProof/>
                <w:webHidden/>
              </w:rPr>
              <w:fldChar w:fldCharType="begin"/>
            </w:r>
            <w:r w:rsidR="00B4786D">
              <w:rPr>
                <w:noProof/>
                <w:webHidden/>
              </w:rPr>
              <w:instrText xml:space="preserve"> PAGEREF _Toc513984260 \h </w:instrText>
            </w:r>
            <w:r w:rsidR="00B4786D">
              <w:rPr>
                <w:noProof/>
                <w:webHidden/>
              </w:rPr>
            </w:r>
            <w:r w:rsidR="00B4786D">
              <w:rPr>
                <w:noProof/>
                <w:webHidden/>
              </w:rPr>
              <w:fldChar w:fldCharType="separate"/>
            </w:r>
            <w:r w:rsidR="00FF6F9F">
              <w:rPr>
                <w:noProof/>
                <w:webHidden/>
              </w:rPr>
              <w:t>7</w:t>
            </w:r>
            <w:r w:rsidR="00B4786D">
              <w:rPr>
                <w:noProof/>
                <w:webHidden/>
              </w:rPr>
              <w:fldChar w:fldCharType="end"/>
            </w:r>
          </w:hyperlink>
        </w:p>
        <w:p w14:paraId="0DCA265D" w14:textId="3EE8C2E0" w:rsidR="00B4786D" w:rsidRDefault="00F1568E">
          <w:pPr>
            <w:pStyle w:val="31"/>
            <w:tabs>
              <w:tab w:val="right" w:leader="dot" w:pos="9679"/>
            </w:tabs>
            <w:rPr>
              <w:rFonts w:eastAsiaTheme="minorEastAsia"/>
              <w:noProof/>
            </w:rPr>
          </w:pPr>
          <w:hyperlink w:anchor="_Toc513984261" w:history="1">
            <w:r w:rsidR="00B4786D" w:rsidRPr="001F6F65">
              <w:rPr>
                <w:rStyle w:val="af1"/>
                <w:noProof/>
              </w:rPr>
              <w:t>Мелодические правила</w:t>
            </w:r>
            <w:r w:rsidR="00B4786D">
              <w:rPr>
                <w:noProof/>
                <w:webHidden/>
              </w:rPr>
              <w:tab/>
            </w:r>
            <w:r w:rsidR="00B4786D">
              <w:rPr>
                <w:noProof/>
                <w:webHidden/>
              </w:rPr>
              <w:fldChar w:fldCharType="begin"/>
            </w:r>
            <w:r w:rsidR="00B4786D">
              <w:rPr>
                <w:noProof/>
                <w:webHidden/>
              </w:rPr>
              <w:instrText xml:space="preserve"> PAGEREF _Toc513984261 \h </w:instrText>
            </w:r>
            <w:r w:rsidR="00B4786D">
              <w:rPr>
                <w:noProof/>
                <w:webHidden/>
              </w:rPr>
            </w:r>
            <w:r w:rsidR="00B4786D">
              <w:rPr>
                <w:noProof/>
                <w:webHidden/>
              </w:rPr>
              <w:fldChar w:fldCharType="separate"/>
            </w:r>
            <w:r w:rsidR="00FF6F9F">
              <w:rPr>
                <w:noProof/>
                <w:webHidden/>
              </w:rPr>
              <w:t>10</w:t>
            </w:r>
            <w:r w:rsidR="00B4786D">
              <w:rPr>
                <w:noProof/>
                <w:webHidden/>
              </w:rPr>
              <w:fldChar w:fldCharType="end"/>
            </w:r>
          </w:hyperlink>
        </w:p>
        <w:p w14:paraId="1F2E81F9" w14:textId="577B0FE9" w:rsidR="00B4786D" w:rsidRDefault="00F1568E">
          <w:pPr>
            <w:pStyle w:val="31"/>
            <w:tabs>
              <w:tab w:val="right" w:leader="dot" w:pos="9679"/>
            </w:tabs>
            <w:rPr>
              <w:rFonts w:eastAsiaTheme="minorEastAsia"/>
              <w:noProof/>
            </w:rPr>
          </w:pPr>
          <w:hyperlink w:anchor="_Toc513984262" w:history="1">
            <w:r w:rsidR="00B4786D" w:rsidRPr="001F6F65">
              <w:rPr>
                <w:rStyle w:val="af1"/>
                <w:noProof/>
              </w:rPr>
              <w:t>Гармонические правила</w:t>
            </w:r>
            <w:r w:rsidR="00B4786D">
              <w:rPr>
                <w:noProof/>
                <w:webHidden/>
              </w:rPr>
              <w:tab/>
            </w:r>
            <w:r w:rsidR="00B4786D">
              <w:rPr>
                <w:noProof/>
                <w:webHidden/>
              </w:rPr>
              <w:fldChar w:fldCharType="begin"/>
            </w:r>
            <w:r w:rsidR="00B4786D">
              <w:rPr>
                <w:noProof/>
                <w:webHidden/>
              </w:rPr>
              <w:instrText xml:space="preserve"> PAGEREF _Toc513984262 \h </w:instrText>
            </w:r>
            <w:r w:rsidR="00B4786D">
              <w:rPr>
                <w:noProof/>
                <w:webHidden/>
              </w:rPr>
            </w:r>
            <w:r w:rsidR="00B4786D">
              <w:rPr>
                <w:noProof/>
                <w:webHidden/>
              </w:rPr>
              <w:fldChar w:fldCharType="separate"/>
            </w:r>
            <w:r w:rsidR="00FF6F9F">
              <w:rPr>
                <w:noProof/>
                <w:webHidden/>
              </w:rPr>
              <w:t>15</w:t>
            </w:r>
            <w:r w:rsidR="00B4786D">
              <w:rPr>
                <w:noProof/>
                <w:webHidden/>
              </w:rPr>
              <w:fldChar w:fldCharType="end"/>
            </w:r>
          </w:hyperlink>
        </w:p>
        <w:p w14:paraId="563CEC2C" w14:textId="5114CCC0" w:rsidR="00B4786D" w:rsidRDefault="00F1568E">
          <w:pPr>
            <w:pStyle w:val="31"/>
            <w:tabs>
              <w:tab w:val="right" w:leader="dot" w:pos="9679"/>
            </w:tabs>
            <w:rPr>
              <w:rFonts w:eastAsiaTheme="minorEastAsia"/>
              <w:noProof/>
            </w:rPr>
          </w:pPr>
          <w:hyperlink w:anchor="_Toc513984263" w:history="1">
            <w:r w:rsidR="00B4786D" w:rsidRPr="001F6F65">
              <w:rPr>
                <w:rStyle w:val="af1"/>
                <w:noProof/>
              </w:rPr>
              <w:t>Задержания, проходящие и вспомогательные ноты</w:t>
            </w:r>
            <w:r w:rsidR="00B4786D">
              <w:rPr>
                <w:noProof/>
                <w:webHidden/>
              </w:rPr>
              <w:tab/>
            </w:r>
            <w:r w:rsidR="00B4786D">
              <w:rPr>
                <w:noProof/>
                <w:webHidden/>
              </w:rPr>
              <w:fldChar w:fldCharType="begin"/>
            </w:r>
            <w:r w:rsidR="00B4786D">
              <w:rPr>
                <w:noProof/>
                <w:webHidden/>
              </w:rPr>
              <w:instrText xml:space="preserve"> PAGEREF _Toc513984263 \h </w:instrText>
            </w:r>
            <w:r w:rsidR="00B4786D">
              <w:rPr>
                <w:noProof/>
                <w:webHidden/>
              </w:rPr>
            </w:r>
            <w:r w:rsidR="00B4786D">
              <w:rPr>
                <w:noProof/>
                <w:webHidden/>
              </w:rPr>
              <w:fldChar w:fldCharType="separate"/>
            </w:r>
            <w:r w:rsidR="00FF6F9F">
              <w:rPr>
                <w:noProof/>
                <w:webHidden/>
              </w:rPr>
              <w:t>25</w:t>
            </w:r>
            <w:r w:rsidR="00B4786D">
              <w:rPr>
                <w:noProof/>
                <w:webHidden/>
              </w:rPr>
              <w:fldChar w:fldCharType="end"/>
            </w:r>
          </w:hyperlink>
        </w:p>
        <w:p w14:paraId="7A3D2F18" w14:textId="601CB265" w:rsidR="00B4786D" w:rsidRDefault="00F1568E">
          <w:pPr>
            <w:pStyle w:val="31"/>
            <w:tabs>
              <w:tab w:val="right" w:leader="dot" w:pos="9679"/>
            </w:tabs>
            <w:rPr>
              <w:rFonts w:eastAsiaTheme="minorEastAsia"/>
              <w:noProof/>
            </w:rPr>
          </w:pPr>
          <w:hyperlink w:anchor="_Toc513984264" w:history="1">
            <w:r w:rsidR="00B4786D" w:rsidRPr="001F6F65">
              <w:rPr>
                <w:rStyle w:val="af1"/>
                <w:noProof/>
              </w:rPr>
              <w:t>Двойной хор</w:t>
            </w:r>
            <w:r w:rsidR="00B4786D">
              <w:rPr>
                <w:noProof/>
                <w:webHidden/>
              </w:rPr>
              <w:tab/>
            </w:r>
            <w:r w:rsidR="00B4786D">
              <w:rPr>
                <w:noProof/>
                <w:webHidden/>
              </w:rPr>
              <w:fldChar w:fldCharType="begin"/>
            </w:r>
            <w:r w:rsidR="00B4786D">
              <w:rPr>
                <w:noProof/>
                <w:webHidden/>
              </w:rPr>
              <w:instrText xml:space="preserve"> PAGEREF _Toc513984264 \h </w:instrText>
            </w:r>
            <w:r w:rsidR="00B4786D">
              <w:rPr>
                <w:noProof/>
                <w:webHidden/>
              </w:rPr>
            </w:r>
            <w:r w:rsidR="00B4786D">
              <w:rPr>
                <w:noProof/>
                <w:webHidden/>
              </w:rPr>
              <w:fldChar w:fldCharType="separate"/>
            </w:r>
            <w:r w:rsidR="00FF6F9F">
              <w:rPr>
                <w:noProof/>
                <w:webHidden/>
              </w:rPr>
              <w:t>28</w:t>
            </w:r>
            <w:r w:rsidR="00B4786D">
              <w:rPr>
                <w:noProof/>
                <w:webHidden/>
              </w:rPr>
              <w:fldChar w:fldCharType="end"/>
            </w:r>
          </w:hyperlink>
        </w:p>
        <w:p w14:paraId="1844A721" w14:textId="120F8547" w:rsidR="00B4786D" w:rsidRDefault="00F1568E">
          <w:pPr>
            <w:pStyle w:val="21"/>
            <w:tabs>
              <w:tab w:val="right" w:leader="dot" w:pos="9679"/>
            </w:tabs>
            <w:rPr>
              <w:rFonts w:eastAsiaTheme="minorEastAsia"/>
              <w:noProof/>
            </w:rPr>
          </w:pPr>
          <w:hyperlink w:anchor="_Toc513984265" w:history="1">
            <w:r w:rsidR="00B4786D" w:rsidRPr="001F6F65">
              <w:rPr>
                <w:rStyle w:val="af1"/>
                <w:noProof/>
              </w:rPr>
              <w:t>Обратимый контрапункт</w:t>
            </w:r>
            <w:r w:rsidR="00B4786D">
              <w:rPr>
                <w:noProof/>
                <w:webHidden/>
              </w:rPr>
              <w:tab/>
            </w:r>
            <w:r w:rsidR="00B4786D">
              <w:rPr>
                <w:noProof/>
                <w:webHidden/>
              </w:rPr>
              <w:fldChar w:fldCharType="begin"/>
            </w:r>
            <w:r w:rsidR="00B4786D">
              <w:rPr>
                <w:noProof/>
                <w:webHidden/>
              </w:rPr>
              <w:instrText xml:space="preserve"> PAGEREF _Toc513984265 \h </w:instrText>
            </w:r>
            <w:r w:rsidR="00B4786D">
              <w:rPr>
                <w:noProof/>
                <w:webHidden/>
              </w:rPr>
            </w:r>
            <w:r w:rsidR="00B4786D">
              <w:rPr>
                <w:noProof/>
                <w:webHidden/>
              </w:rPr>
              <w:fldChar w:fldCharType="separate"/>
            </w:r>
            <w:r w:rsidR="00FF6F9F">
              <w:rPr>
                <w:noProof/>
                <w:webHidden/>
              </w:rPr>
              <w:t>28</w:t>
            </w:r>
            <w:r w:rsidR="00B4786D">
              <w:rPr>
                <w:noProof/>
                <w:webHidden/>
              </w:rPr>
              <w:fldChar w:fldCharType="end"/>
            </w:r>
          </w:hyperlink>
        </w:p>
        <w:p w14:paraId="1CCC56C3" w14:textId="473E17DA" w:rsidR="00B4786D" w:rsidRDefault="00F1568E">
          <w:pPr>
            <w:pStyle w:val="21"/>
            <w:tabs>
              <w:tab w:val="right" w:leader="dot" w:pos="9679"/>
            </w:tabs>
            <w:rPr>
              <w:rFonts w:eastAsiaTheme="minorEastAsia"/>
              <w:noProof/>
            </w:rPr>
          </w:pPr>
          <w:hyperlink w:anchor="_Toc513984266" w:history="1">
            <w:r w:rsidR="00B4786D" w:rsidRPr="001F6F65">
              <w:rPr>
                <w:rStyle w:val="af1"/>
                <w:noProof/>
              </w:rPr>
              <w:t>Имитации</w:t>
            </w:r>
            <w:r w:rsidR="00B4786D">
              <w:rPr>
                <w:noProof/>
                <w:webHidden/>
              </w:rPr>
              <w:tab/>
            </w:r>
            <w:r w:rsidR="00B4786D">
              <w:rPr>
                <w:noProof/>
                <w:webHidden/>
              </w:rPr>
              <w:fldChar w:fldCharType="begin"/>
            </w:r>
            <w:r w:rsidR="00B4786D">
              <w:rPr>
                <w:noProof/>
                <w:webHidden/>
              </w:rPr>
              <w:instrText xml:space="preserve"> PAGEREF _Toc513984266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66292C09" w14:textId="2B7B11AB" w:rsidR="00B4786D" w:rsidRDefault="00F1568E">
          <w:pPr>
            <w:pStyle w:val="11"/>
            <w:tabs>
              <w:tab w:val="right" w:leader="dot" w:pos="9679"/>
            </w:tabs>
            <w:rPr>
              <w:rFonts w:eastAsiaTheme="minorEastAsia"/>
              <w:noProof/>
            </w:rPr>
          </w:pPr>
          <w:hyperlink w:anchor="_Toc513984267" w:history="1">
            <w:r w:rsidR="00B4786D" w:rsidRPr="001F6F65">
              <w:rPr>
                <w:rStyle w:val="af1"/>
                <w:noProof/>
              </w:rPr>
              <w:t>Примеры строгого контрапункта</w:t>
            </w:r>
            <w:r w:rsidR="00B4786D">
              <w:rPr>
                <w:noProof/>
                <w:webHidden/>
              </w:rPr>
              <w:tab/>
            </w:r>
            <w:r w:rsidR="00B4786D">
              <w:rPr>
                <w:noProof/>
                <w:webHidden/>
              </w:rPr>
              <w:fldChar w:fldCharType="begin"/>
            </w:r>
            <w:r w:rsidR="00B4786D">
              <w:rPr>
                <w:noProof/>
                <w:webHidden/>
              </w:rPr>
              <w:instrText xml:space="preserve"> PAGEREF _Toc513984267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548B541F" w14:textId="59DC593B" w:rsidR="00B4786D" w:rsidRDefault="00F1568E">
          <w:pPr>
            <w:pStyle w:val="21"/>
            <w:tabs>
              <w:tab w:val="right" w:leader="dot" w:pos="9679"/>
            </w:tabs>
            <w:rPr>
              <w:rFonts w:eastAsiaTheme="minorEastAsia"/>
              <w:noProof/>
            </w:rPr>
          </w:pPr>
          <w:hyperlink w:anchor="_Toc513984268" w:history="1">
            <w:r w:rsidR="00B4786D" w:rsidRPr="001F6F65">
              <w:rPr>
                <w:rStyle w:val="af1"/>
                <w:noProof/>
              </w:rPr>
              <w:t>Простой контрапункт</w:t>
            </w:r>
            <w:r w:rsidR="00B4786D">
              <w:rPr>
                <w:noProof/>
                <w:webHidden/>
              </w:rPr>
              <w:tab/>
            </w:r>
            <w:r w:rsidR="00B4786D">
              <w:rPr>
                <w:noProof/>
                <w:webHidden/>
              </w:rPr>
              <w:fldChar w:fldCharType="begin"/>
            </w:r>
            <w:r w:rsidR="00B4786D">
              <w:rPr>
                <w:noProof/>
                <w:webHidden/>
              </w:rPr>
              <w:instrText xml:space="preserve"> PAGEREF _Toc513984268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002716F6" w14:textId="4F4B6233" w:rsidR="00B4786D" w:rsidRDefault="00F1568E">
          <w:pPr>
            <w:pStyle w:val="31"/>
            <w:tabs>
              <w:tab w:val="right" w:leader="dot" w:pos="9679"/>
            </w:tabs>
            <w:rPr>
              <w:rFonts w:eastAsiaTheme="minorEastAsia"/>
              <w:noProof/>
            </w:rPr>
          </w:pPr>
          <w:hyperlink w:anchor="_Toc513984269" w:history="1">
            <w:r w:rsidR="00B4786D" w:rsidRPr="001F6F65">
              <w:rPr>
                <w:rStyle w:val="af1"/>
                <w:noProof/>
              </w:rPr>
              <w:t>Контрапункт в 2 голосах</w:t>
            </w:r>
            <w:r w:rsidR="00B4786D">
              <w:rPr>
                <w:noProof/>
                <w:webHidden/>
              </w:rPr>
              <w:tab/>
            </w:r>
            <w:r w:rsidR="00B4786D">
              <w:rPr>
                <w:noProof/>
                <w:webHidden/>
              </w:rPr>
              <w:fldChar w:fldCharType="begin"/>
            </w:r>
            <w:r w:rsidR="00B4786D">
              <w:rPr>
                <w:noProof/>
                <w:webHidden/>
              </w:rPr>
              <w:instrText xml:space="preserve"> PAGEREF _Toc513984269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76A88BD8" w14:textId="0784F4E3" w:rsidR="00B4786D" w:rsidRDefault="00F1568E">
          <w:pPr>
            <w:pStyle w:val="21"/>
            <w:tabs>
              <w:tab w:val="right" w:leader="dot" w:pos="9679"/>
            </w:tabs>
            <w:rPr>
              <w:rFonts w:eastAsiaTheme="minorEastAsia"/>
              <w:noProof/>
            </w:rPr>
          </w:pPr>
          <w:hyperlink w:anchor="_Toc513984270" w:history="1">
            <w:r w:rsidR="00B4786D" w:rsidRPr="001F6F65">
              <w:rPr>
                <w:rStyle w:val="af1"/>
                <w:noProof/>
              </w:rPr>
              <w:t>Первый разряд</w:t>
            </w:r>
            <w:r w:rsidR="00B4786D">
              <w:rPr>
                <w:noProof/>
                <w:webHidden/>
              </w:rPr>
              <w:tab/>
            </w:r>
            <w:r w:rsidR="00B4786D">
              <w:rPr>
                <w:noProof/>
                <w:webHidden/>
              </w:rPr>
              <w:fldChar w:fldCharType="begin"/>
            </w:r>
            <w:r w:rsidR="00B4786D">
              <w:rPr>
                <w:noProof/>
                <w:webHidden/>
              </w:rPr>
              <w:instrText xml:space="preserve"> PAGEREF _Toc513984270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3B09CB51" w14:textId="07B828C2" w:rsidR="00B4786D" w:rsidRDefault="00F1568E">
          <w:pPr>
            <w:pStyle w:val="21"/>
            <w:tabs>
              <w:tab w:val="right" w:leader="dot" w:pos="9679"/>
            </w:tabs>
            <w:rPr>
              <w:rFonts w:eastAsiaTheme="minorEastAsia"/>
              <w:noProof/>
            </w:rPr>
          </w:pPr>
          <w:hyperlink w:anchor="_Toc513984271" w:history="1">
            <w:r w:rsidR="00B4786D" w:rsidRPr="001F6F65">
              <w:rPr>
                <w:rStyle w:val="af1"/>
                <w:noProof/>
              </w:rPr>
              <w:t>Обратимый контрапункт</w:t>
            </w:r>
            <w:r w:rsidR="00B4786D">
              <w:rPr>
                <w:noProof/>
                <w:webHidden/>
              </w:rPr>
              <w:tab/>
            </w:r>
            <w:r w:rsidR="00B4786D">
              <w:rPr>
                <w:noProof/>
                <w:webHidden/>
              </w:rPr>
              <w:fldChar w:fldCharType="begin"/>
            </w:r>
            <w:r w:rsidR="00B4786D">
              <w:rPr>
                <w:noProof/>
                <w:webHidden/>
              </w:rPr>
              <w:instrText xml:space="preserve"> PAGEREF _Toc513984271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01C9AF3B" w14:textId="0AA150F8" w:rsidR="00B4786D" w:rsidRDefault="00F1568E">
          <w:pPr>
            <w:pStyle w:val="21"/>
            <w:tabs>
              <w:tab w:val="right" w:leader="dot" w:pos="9679"/>
            </w:tabs>
            <w:rPr>
              <w:rFonts w:eastAsiaTheme="minorEastAsia"/>
              <w:noProof/>
            </w:rPr>
          </w:pPr>
          <w:hyperlink w:anchor="_Toc513984272" w:history="1">
            <w:r w:rsidR="00B4786D" w:rsidRPr="001F6F65">
              <w:rPr>
                <w:rStyle w:val="af1"/>
                <w:noProof/>
              </w:rPr>
              <w:t>Имитации</w:t>
            </w:r>
            <w:r w:rsidR="00B4786D">
              <w:rPr>
                <w:noProof/>
                <w:webHidden/>
              </w:rPr>
              <w:tab/>
            </w:r>
            <w:r w:rsidR="00B4786D">
              <w:rPr>
                <w:noProof/>
                <w:webHidden/>
              </w:rPr>
              <w:fldChar w:fldCharType="begin"/>
            </w:r>
            <w:r w:rsidR="00B4786D">
              <w:rPr>
                <w:noProof/>
                <w:webHidden/>
              </w:rPr>
              <w:instrText xml:space="preserve"> PAGEREF _Toc513984272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5F980A06" w14:textId="5E18B361" w:rsidR="00530FD5" w:rsidRDefault="00530FD5">
          <w:r>
            <w:rPr>
              <w:b/>
              <w:bCs/>
              <w:noProof/>
            </w:rPr>
            <w:fldChar w:fldCharType="end"/>
          </w:r>
        </w:p>
      </w:sdtContent>
    </w:sdt>
    <w:bookmarkEnd w:id="1"/>
    <w:bookmarkEnd w:id="0"/>
    <w:p w14:paraId="58CB37DA" w14:textId="4A412490" w:rsidR="00CB62F0" w:rsidRPr="00D86FD8" w:rsidRDefault="005D572F" w:rsidP="00D03BAB">
      <w:pPr>
        <w:pStyle w:val="2"/>
        <w:rPr>
          <w:lang w:val="en-US"/>
        </w:rPr>
      </w:pPr>
      <w:r>
        <w:rPr>
          <w:lang w:val="en-US"/>
        </w:rPr>
        <w:t>Simple</w:t>
      </w:r>
      <w:r w:rsidRPr="00D86FD8">
        <w:rPr>
          <w:lang w:val="en-US"/>
        </w:rPr>
        <w:t xml:space="preserve"> </w:t>
      </w:r>
      <w:r>
        <w:rPr>
          <w:lang w:val="en-US"/>
        </w:rPr>
        <w:t>counterpoint</w:t>
      </w:r>
      <w:r w:rsidRPr="00D86FD8">
        <w:rPr>
          <w:lang w:val="en-US"/>
        </w:rPr>
        <w:t xml:space="preserve"> </w:t>
      </w:r>
      <w:r>
        <w:rPr>
          <w:lang w:val="en-US"/>
        </w:rPr>
        <w:t>rules</w:t>
      </w:r>
    </w:p>
    <w:p w14:paraId="072A82F6" w14:textId="0A40E827" w:rsidR="00CB62F0" w:rsidRPr="005D572F" w:rsidRDefault="005D572F" w:rsidP="00D03BAB">
      <w:pPr>
        <w:pStyle w:val="3"/>
        <w:rPr>
          <w:lang w:val="en-US"/>
        </w:rPr>
      </w:pPr>
      <w:r>
        <w:rPr>
          <w:lang w:val="en-US"/>
        </w:rPr>
        <w:t>Definitions, principles</w:t>
      </w:r>
      <w:r w:rsidR="000A7B42">
        <w:rPr>
          <w:lang w:val="en-US"/>
        </w:rPr>
        <w:t xml:space="preserve"> and limitations</w:t>
      </w:r>
    </w:p>
    <w:p w14:paraId="04EEC5E7" w14:textId="394467D4" w:rsidR="0072347A" w:rsidRPr="005D572F" w:rsidRDefault="005D572F" w:rsidP="00D03BAB">
      <w:pPr>
        <w:pStyle w:val="4"/>
        <w:rPr>
          <w:lang w:val="en-US"/>
        </w:rPr>
      </w:pPr>
      <w:bookmarkStart w:id="2" w:name="OLE_LINK5"/>
      <w:bookmarkStart w:id="3" w:name="OLE_LINK6"/>
      <w:r>
        <w:rPr>
          <w:lang w:val="en-US"/>
        </w:rPr>
        <w:t>Definitions</w:t>
      </w:r>
    </w:p>
    <w:p w14:paraId="572ADAAD" w14:textId="1C26E4CB" w:rsidR="0072347A" w:rsidRDefault="005D572F" w:rsidP="0072347A">
      <w:pPr>
        <w:pStyle w:val="5"/>
        <w:rPr>
          <w:lang w:val="ru-RU"/>
        </w:rPr>
      </w:pPr>
      <w:r>
        <w:t>Counterpoint</w:t>
      </w:r>
    </w:p>
    <w:bookmarkEnd w:id="2"/>
    <w:bookmarkEnd w:id="3"/>
    <w:p w14:paraId="2213FBB0" w14:textId="5EB806FC" w:rsidR="0072347A" w:rsidRPr="00625E22" w:rsidRDefault="005D572F" w:rsidP="0072347A">
      <w:pPr>
        <w:ind w:firstLine="360"/>
      </w:pPr>
      <w:r>
        <w:t>Counterpoint</w:t>
      </w:r>
      <w:r w:rsidRPr="00625E22">
        <w:t xml:space="preserve"> </w:t>
      </w:r>
      <w:r>
        <w:t>is</w:t>
      </w:r>
      <w:r w:rsidRPr="00625E22">
        <w:t xml:space="preserve"> </w:t>
      </w:r>
      <w:r>
        <w:t>the</w:t>
      </w:r>
      <w:r w:rsidRPr="00625E22">
        <w:t xml:space="preserve"> </w:t>
      </w:r>
      <w:r>
        <w:t>science</w:t>
      </w:r>
      <w:r w:rsidRPr="00625E22">
        <w:t xml:space="preserve"> </w:t>
      </w:r>
      <w:r>
        <w:t>of</w:t>
      </w:r>
      <w:r w:rsidRPr="00625E22">
        <w:t xml:space="preserve"> </w:t>
      </w:r>
      <w:r>
        <w:t>melodic</w:t>
      </w:r>
      <w:r w:rsidRPr="00625E22">
        <w:t xml:space="preserve"> </w:t>
      </w:r>
      <w:r>
        <w:t>lines</w:t>
      </w:r>
      <w:r w:rsidRPr="00625E22">
        <w:t xml:space="preserve"> </w:t>
      </w:r>
      <w:r>
        <w:t>and</w:t>
      </w:r>
      <w:r w:rsidRPr="00625E22">
        <w:t xml:space="preserve"> </w:t>
      </w:r>
      <w:r>
        <w:t>their</w:t>
      </w:r>
      <w:r w:rsidRPr="00625E22">
        <w:t xml:space="preserve"> </w:t>
      </w:r>
      <w:r>
        <w:t>interactions</w:t>
      </w:r>
      <w:r w:rsidRPr="00625E22">
        <w:t xml:space="preserve">. </w:t>
      </w:r>
      <w:r>
        <w:t>Counterpoint</w:t>
      </w:r>
      <w:r w:rsidRPr="00625E22">
        <w:t xml:space="preserve"> </w:t>
      </w:r>
      <w:r>
        <w:t>studies</w:t>
      </w:r>
      <w:r w:rsidRPr="00625E22">
        <w:t xml:space="preserve"> </w:t>
      </w:r>
      <w:r>
        <w:t>music</w:t>
      </w:r>
      <w:r w:rsidRPr="00625E22">
        <w:t xml:space="preserve"> </w:t>
      </w:r>
      <w:r>
        <w:t>in</w:t>
      </w:r>
      <w:r w:rsidRPr="00625E22">
        <w:t xml:space="preserve"> </w:t>
      </w:r>
      <w:r>
        <w:t>horizontal</w:t>
      </w:r>
      <w:r w:rsidRPr="00625E22">
        <w:t xml:space="preserve"> </w:t>
      </w:r>
      <w:r>
        <w:t>aspect</w:t>
      </w:r>
      <w:r w:rsidRPr="00625E22">
        <w:t>.</w:t>
      </w:r>
    </w:p>
    <w:p w14:paraId="73AB446F" w14:textId="7F943552" w:rsidR="0072347A" w:rsidRDefault="005D572F" w:rsidP="0072347A">
      <w:pPr>
        <w:ind w:firstLine="360"/>
        <w:rPr>
          <w:lang w:val="ru-RU"/>
        </w:rPr>
      </w:pPr>
      <w:r>
        <w:t>Harmony</w:t>
      </w:r>
      <w:r w:rsidRPr="005D572F">
        <w:t xml:space="preserve"> </w:t>
      </w:r>
      <w:r>
        <w:t>is</w:t>
      </w:r>
      <w:r w:rsidRPr="005D572F">
        <w:t xml:space="preserve"> </w:t>
      </w:r>
      <w:r>
        <w:t>science</w:t>
      </w:r>
      <w:r w:rsidRPr="005D572F">
        <w:t xml:space="preserve"> </w:t>
      </w:r>
      <w:r>
        <w:t>of</w:t>
      </w:r>
      <w:r w:rsidRPr="005D572F">
        <w:t xml:space="preserve"> </w:t>
      </w:r>
      <w:r>
        <w:t>chords</w:t>
      </w:r>
      <w:r w:rsidRPr="005D572F">
        <w:t xml:space="preserve"> </w:t>
      </w:r>
      <w:r>
        <w:t>and</w:t>
      </w:r>
      <w:r w:rsidRPr="005D572F">
        <w:t xml:space="preserve"> </w:t>
      </w:r>
      <w:r>
        <w:t>their</w:t>
      </w:r>
      <w:r w:rsidRPr="005D572F">
        <w:t xml:space="preserve"> </w:t>
      </w:r>
      <w:r>
        <w:t>combinations</w:t>
      </w:r>
      <w:r w:rsidRPr="005D572F">
        <w:t xml:space="preserve"> – </w:t>
      </w:r>
      <w:r>
        <w:t>studies</w:t>
      </w:r>
      <w:r w:rsidRPr="005D572F">
        <w:t xml:space="preserve"> </w:t>
      </w:r>
      <w:r>
        <w:t>music</w:t>
      </w:r>
      <w:r w:rsidRPr="005D572F">
        <w:t xml:space="preserve"> </w:t>
      </w:r>
      <w:r>
        <w:t>in</w:t>
      </w:r>
      <w:r w:rsidRPr="005D572F">
        <w:t xml:space="preserve"> </w:t>
      </w:r>
      <w:r>
        <w:t>vertical aspect. Harmony</w:t>
      </w:r>
      <w:r w:rsidRPr="005D572F">
        <w:rPr>
          <w:lang w:val="ru-RU"/>
        </w:rPr>
        <w:t xml:space="preserve"> </w:t>
      </w:r>
      <w:r>
        <w:t>and</w:t>
      </w:r>
      <w:r w:rsidRPr="005D572F">
        <w:rPr>
          <w:lang w:val="ru-RU"/>
        </w:rPr>
        <w:t xml:space="preserve"> </w:t>
      </w:r>
      <w:r>
        <w:t>counterpoint</w:t>
      </w:r>
      <w:r w:rsidRPr="005D572F">
        <w:rPr>
          <w:lang w:val="ru-RU"/>
        </w:rPr>
        <w:t xml:space="preserve"> </w:t>
      </w:r>
      <w:r>
        <w:t>complement</w:t>
      </w:r>
      <w:r w:rsidRPr="005D572F">
        <w:rPr>
          <w:lang w:val="ru-RU"/>
        </w:rPr>
        <w:t xml:space="preserve"> </w:t>
      </w:r>
      <w:r>
        <w:t>each</w:t>
      </w:r>
      <w:r w:rsidRPr="005D572F">
        <w:rPr>
          <w:lang w:val="ru-RU"/>
        </w:rPr>
        <w:t xml:space="preserve"> </w:t>
      </w:r>
      <w:r>
        <w:t>other</w:t>
      </w:r>
      <w:r w:rsidR="0072347A">
        <w:rPr>
          <w:lang w:val="ru-RU"/>
        </w:rPr>
        <w:t>.</w:t>
      </w:r>
    </w:p>
    <w:p w14:paraId="0C6D4AB1" w14:textId="09001BCC" w:rsidR="0072347A" w:rsidRDefault="005D572F" w:rsidP="000C0715">
      <w:pPr>
        <w:pStyle w:val="5"/>
        <w:rPr>
          <w:lang w:val="ru-RU"/>
        </w:rPr>
      </w:pPr>
      <w:r>
        <w:t>Strict counterpoint</w:t>
      </w:r>
    </w:p>
    <w:p w14:paraId="57D71F39" w14:textId="4D597703" w:rsidR="000C0715" w:rsidRPr="005D572F" w:rsidRDefault="005D572F" w:rsidP="000C0715">
      <w:pPr>
        <w:ind w:firstLine="360"/>
      </w:pPr>
      <w:r>
        <w:t>Strict</w:t>
      </w:r>
      <w:r w:rsidRPr="005D572F">
        <w:t xml:space="preserve"> </w:t>
      </w:r>
      <w:r>
        <w:t>or</w:t>
      </w:r>
      <w:r w:rsidRPr="005D572F">
        <w:t xml:space="preserve"> </w:t>
      </w:r>
      <w:r>
        <w:t>scholar</w:t>
      </w:r>
      <w:r w:rsidRPr="005D572F">
        <w:t xml:space="preserve"> </w:t>
      </w:r>
      <w:r>
        <w:t>counterpoint</w:t>
      </w:r>
      <w:r w:rsidRPr="005D572F">
        <w:t xml:space="preserve"> </w:t>
      </w:r>
      <w:r>
        <w:t>studies</w:t>
      </w:r>
      <w:r w:rsidRPr="005D572F">
        <w:t xml:space="preserve"> </w:t>
      </w:r>
      <w:r>
        <w:t>interaction</w:t>
      </w:r>
      <w:r w:rsidRPr="005D572F">
        <w:t xml:space="preserve"> </w:t>
      </w:r>
      <w:r>
        <w:t>of</w:t>
      </w:r>
      <w:r w:rsidRPr="005D572F">
        <w:t xml:space="preserve"> </w:t>
      </w:r>
      <w:r>
        <w:t>short</w:t>
      </w:r>
      <w:r w:rsidR="000C0715" w:rsidRPr="005D572F">
        <w:t xml:space="preserve"> </w:t>
      </w:r>
      <w:r>
        <w:t>vocal melodies without modulations</w:t>
      </w:r>
      <w:r>
        <w:rPr>
          <w:rStyle w:val="a5"/>
          <w:lang w:val="ru-RU"/>
        </w:rPr>
        <w:footnoteReference w:id="1"/>
      </w:r>
      <w:r w:rsidR="000C0715" w:rsidRPr="005D572F">
        <w:t>.</w:t>
      </w:r>
    </w:p>
    <w:p w14:paraId="72D5AD03" w14:textId="6384949B" w:rsidR="00E506B3" w:rsidRPr="005D572F" w:rsidRDefault="005D572F" w:rsidP="000C0715">
      <w:pPr>
        <w:ind w:firstLine="360"/>
      </w:pPr>
      <w:r>
        <w:t>These</w:t>
      </w:r>
      <w:r w:rsidRPr="005D572F">
        <w:t xml:space="preserve"> </w:t>
      </w:r>
      <w:r>
        <w:t>melodies</w:t>
      </w:r>
      <w:r w:rsidRPr="005D572F">
        <w:t xml:space="preserve"> </w:t>
      </w:r>
      <w:r>
        <w:t>have</w:t>
      </w:r>
      <w:r w:rsidRPr="005D572F">
        <w:t xml:space="preserve"> </w:t>
      </w:r>
      <w:r>
        <w:t>to</w:t>
      </w:r>
      <w:r w:rsidRPr="005D572F">
        <w:t xml:space="preserve"> </w:t>
      </w:r>
      <w:r>
        <w:t>be</w:t>
      </w:r>
      <w:r w:rsidRPr="005D572F">
        <w:t xml:space="preserve"> </w:t>
      </w:r>
      <w:r>
        <w:t>written</w:t>
      </w:r>
      <w:r w:rsidRPr="005D572F">
        <w:t xml:space="preserve"> </w:t>
      </w:r>
      <w:r>
        <w:t>over cantus firmus (c.f.) while following strict rules.</w:t>
      </w:r>
    </w:p>
    <w:p w14:paraId="0A5B4E18" w14:textId="77BD6687" w:rsidR="00F7102B" w:rsidRDefault="00F365DC" w:rsidP="00F7102B">
      <w:pPr>
        <w:pStyle w:val="5"/>
        <w:rPr>
          <w:lang w:val="ru-RU"/>
        </w:rPr>
      </w:pPr>
      <w:r>
        <w:lastRenderedPageBreak/>
        <w:t>Cantus firmus</w:t>
      </w:r>
    </w:p>
    <w:p w14:paraId="6BCFA7E3" w14:textId="11B3926A" w:rsidR="00F7102B" w:rsidRPr="00B50BA0" w:rsidRDefault="00B50BA0" w:rsidP="000C0715">
      <w:pPr>
        <w:ind w:firstLine="360"/>
      </w:pPr>
      <w:r>
        <w:t>A</w:t>
      </w:r>
      <w:r w:rsidRPr="00B50BA0">
        <w:t xml:space="preserve"> </w:t>
      </w:r>
      <w:r>
        <w:t>given</w:t>
      </w:r>
      <w:r w:rsidRPr="00B50BA0">
        <w:t xml:space="preserve"> </w:t>
      </w:r>
      <w:r>
        <w:t>melody</w:t>
      </w:r>
      <w:r w:rsidRPr="00B50BA0">
        <w:t xml:space="preserve">, </w:t>
      </w:r>
      <w:r>
        <w:t>which</w:t>
      </w:r>
      <w:r w:rsidRPr="00B50BA0">
        <w:t xml:space="preserve"> </w:t>
      </w:r>
      <w:r>
        <w:t>shou</w:t>
      </w:r>
      <w:r w:rsidR="00DF79A9">
        <w:t>l</w:t>
      </w:r>
      <w:r>
        <w:t>d</w:t>
      </w:r>
      <w:r w:rsidRPr="00B50BA0">
        <w:t xml:space="preserve"> </w:t>
      </w:r>
      <w:r>
        <w:t>be</w:t>
      </w:r>
      <w:r w:rsidRPr="00B50BA0">
        <w:t xml:space="preserve"> </w:t>
      </w:r>
      <w:r>
        <w:t>combined</w:t>
      </w:r>
      <w:r w:rsidRPr="00B50BA0">
        <w:t xml:space="preserve"> </w:t>
      </w:r>
      <w:r>
        <w:t>with</w:t>
      </w:r>
      <w:r w:rsidRPr="00B50BA0">
        <w:t xml:space="preserve"> </w:t>
      </w:r>
      <w:r>
        <w:t>a</w:t>
      </w:r>
      <w:r w:rsidRPr="00B50BA0">
        <w:t xml:space="preserve"> </w:t>
      </w:r>
      <w:r>
        <w:t>new</w:t>
      </w:r>
      <w:r w:rsidRPr="00B50BA0">
        <w:t xml:space="preserve"> </w:t>
      </w:r>
      <w:r>
        <w:t>melody</w:t>
      </w:r>
      <w:r w:rsidRPr="00B50BA0">
        <w:t xml:space="preserve"> </w:t>
      </w:r>
      <w:r>
        <w:t>during</w:t>
      </w:r>
      <w:r w:rsidRPr="00B50BA0">
        <w:t xml:space="preserve"> </w:t>
      </w:r>
      <w:r>
        <w:t>counterpoint</w:t>
      </w:r>
      <w:r w:rsidRPr="00B50BA0">
        <w:t xml:space="preserve"> </w:t>
      </w:r>
      <w:r>
        <w:t>exercise</w:t>
      </w:r>
      <w:r w:rsidRPr="00B50BA0">
        <w:t>.</w:t>
      </w:r>
      <w:r w:rsidR="00D3050B" w:rsidRPr="00B50BA0">
        <w:t xml:space="preserve"> </w:t>
      </w:r>
      <w:r w:rsidR="00F365DC">
        <w:t>C</w:t>
      </w:r>
      <w:r w:rsidR="00F365DC" w:rsidRPr="00F365DC">
        <w:rPr>
          <w:i/>
        </w:rPr>
        <w:t>antus</w:t>
      </w:r>
      <w:r w:rsidR="00F365DC" w:rsidRPr="00B50BA0">
        <w:rPr>
          <w:i/>
        </w:rPr>
        <w:t xml:space="preserve"> </w:t>
      </w:r>
      <w:r w:rsidR="00F365DC" w:rsidRPr="00F365DC">
        <w:rPr>
          <w:i/>
        </w:rPr>
        <w:t>firmus</w:t>
      </w:r>
      <w:r w:rsidR="00F365DC" w:rsidRPr="00B50BA0">
        <w:rPr>
          <w:i/>
        </w:rPr>
        <w:t xml:space="preserve"> </w:t>
      </w:r>
      <w:r>
        <w:t>is</w:t>
      </w:r>
      <w:r w:rsidRPr="00B50BA0">
        <w:t xml:space="preserve"> </w:t>
      </w:r>
      <w:r>
        <w:t>written</w:t>
      </w:r>
      <w:r w:rsidRPr="00B50BA0">
        <w:t xml:space="preserve"> </w:t>
      </w:r>
      <w:r>
        <w:t>in</w:t>
      </w:r>
      <w:r w:rsidRPr="00B50BA0">
        <w:t xml:space="preserve"> </w:t>
      </w:r>
      <w:r>
        <w:t>whole</w:t>
      </w:r>
      <w:r w:rsidRPr="00B50BA0">
        <w:t xml:space="preserve"> </w:t>
      </w:r>
      <w:r>
        <w:t>notes</w:t>
      </w:r>
      <w:r w:rsidRPr="00B50BA0">
        <w:t xml:space="preserve"> </w:t>
      </w:r>
      <w:r>
        <w:t>in</w:t>
      </w:r>
      <w:r w:rsidRPr="00B50BA0">
        <w:t xml:space="preserve"> </w:t>
      </w:r>
      <w:r>
        <w:t>one of modes described below.</w:t>
      </w:r>
    </w:p>
    <w:p w14:paraId="00CF3FFA" w14:textId="615A3FB3" w:rsidR="00CD01A1" w:rsidRPr="00E208BA" w:rsidRDefault="00E208BA" w:rsidP="00CD01A1">
      <w:pPr>
        <w:pStyle w:val="4"/>
        <w:rPr>
          <w:lang w:val="en-US"/>
        </w:rPr>
      </w:pPr>
      <w:r>
        <w:rPr>
          <w:lang w:val="en-US"/>
        </w:rPr>
        <w:t>Principles</w:t>
      </w:r>
    </w:p>
    <w:p w14:paraId="29D605BB" w14:textId="110CD9A8" w:rsidR="00CD01A1" w:rsidRPr="00CD01A1" w:rsidRDefault="00625E22" w:rsidP="00B656DF">
      <w:pPr>
        <w:pStyle w:val="5"/>
        <w:rPr>
          <w:lang w:val="ru-RU"/>
        </w:rPr>
      </w:pPr>
      <w:r>
        <w:t>Modes</w:t>
      </w:r>
    </w:p>
    <w:p w14:paraId="12A69B59" w14:textId="13840173" w:rsidR="00B656DF" w:rsidRPr="00625E22" w:rsidRDefault="000C701A" w:rsidP="00B656DF">
      <w:pPr>
        <w:ind w:firstLine="360"/>
      </w:pPr>
      <w:r>
        <w:t>Counterpoint</w:t>
      </w:r>
      <w:r w:rsidRPr="00625E22">
        <w:t xml:space="preserve"> </w:t>
      </w:r>
      <w:r w:rsidR="00D73781">
        <w:t>is</w:t>
      </w:r>
      <w:r w:rsidR="00D73781" w:rsidRPr="00625E22">
        <w:t xml:space="preserve"> </w:t>
      </w:r>
      <w:r w:rsidR="00D73781">
        <w:t>studied</w:t>
      </w:r>
      <w:r w:rsidR="00D73781" w:rsidRPr="00625E22">
        <w:t xml:space="preserve"> </w:t>
      </w:r>
      <w:r w:rsidR="00D73781">
        <w:t>in</w:t>
      </w:r>
      <w:r w:rsidR="00D73781" w:rsidRPr="00625E22">
        <w:t xml:space="preserve"> </w:t>
      </w:r>
      <w:r w:rsidR="00D73781">
        <w:t>classic</w:t>
      </w:r>
      <w:r w:rsidR="00D73781" w:rsidRPr="00625E22">
        <w:t xml:space="preserve"> </w:t>
      </w:r>
      <w:r w:rsidR="00D73781">
        <w:t>major</w:t>
      </w:r>
      <w:r w:rsidR="00D73781" w:rsidRPr="00625E22">
        <w:t xml:space="preserve"> </w:t>
      </w:r>
      <w:r w:rsidR="00D73781">
        <w:t>and</w:t>
      </w:r>
      <w:r w:rsidR="00D73781" w:rsidRPr="00625E22">
        <w:t xml:space="preserve"> </w:t>
      </w:r>
      <w:r w:rsidR="00D73781">
        <w:t>minor</w:t>
      </w:r>
      <w:r w:rsidR="00D73781" w:rsidRPr="00625E22">
        <w:t xml:space="preserve"> </w:t>
      </w:r>
      <w:r w:rsidR="00D73781">
        <w:t>scales</w:t>
      </w:r>
      <w:r w:rsidR="00D73781" w:rsidRPr="00625E22">
        <w:t xml:space="preserve">, </w:t>
      </w:r>
      <w:r w:rsidR="00D73781">
        <w:t>and</w:t>
      </w:r>
      <w:r w:rsidR="00D73781" w:rsidRPr="00625E22">
        <w:t xml:space="preserve"> </w:t>
      </w:r>
      <w:r w:rsidR="00D73781">
        <w:t>also</w:t>
      </w:r>
      <w:r w:rsidR="00D73781" w:rsidRPr="00625E22">
        <w:t xml:space="preserve"> </w:t>
      </w:r>
      <w:r w:rsidR="00D73781">
        <w:t>in</w:t>
      </w:r>
      <w:r w:rsidR="00D73781" w:rsidRPr="00625E22">
        <w:t xml:space="preserve"> </w:t>
      </w:r>
      <w:r w:rsidR="006E4BE5">
        <w:t>ancient</w:t>
      </w:r>
      <w:r w:rsidR="00D73781" w:rsidRPr="00625E22">
        <w:t xml:space="preserve"> </w:t>
      </w:r>
      <w:r w:rsidR="00D73781">
        <w:t>modes</w:t>
      </w:r>
      <w:r w:rsidR="00D73781" w:rsidRPr="00625E22">
        <w:t>.</w:t>
      </w:r>
    </w:p>
    <w:p w14:paraId="1CA25E18" w14:textId="77777777" w:rsidR="00B656DF" w:rsidRPr="00625E22" w:rsidRDefault="00B656DF" w:rsidP="00B656DF">
      <w:pPr>
        <w:ind w:firstLine="36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7274"/>
      </w:tblGrid>
      <w:tr w:rsidR="00B656DF" w14:paraId="49DBC5F0" w14:textId="77777777" w:rsidTr="00B656DF">
        <w:tc>
          <w:tcPr>
            <w:tcW w:w="2405" w:type="dxa"/>
            <w:vAlign w:val="center"/>
          </w:tcPr>
          <w:p w14:paraId="1C0075C2" w14:textId="00AB8238" w:rsidR="00B656DF" w:rsidRPr="00625E22" w:rsidRDefault="00625E22" w:rsidP="00B656DF">
            <w:pPr>
              <w:rPr>
                <w:i/>
              </w:rPr>
            </w:pPr>
            <w:r>
              <w:rPr>
                <w:i/>
              </w:rPr>
              <w:t>Major</w:t>
            </w:r>
          </w:p>
        </w:tc>
        <w:tc>
          <w:tcPr>
            <w:tcW w:w="7274" w:type="dxa"/>
            <w:vAlign w:val="center"/>
          </w:tcPr>
          <w:p w14:paraId="58B243B1" w14:textId="77777777" w:rsidR="00B656DF" w:rsidRDefault="00B656DF" w:rsidP="00B656DF">
            <w:pPr>
              <w:rPr>
                <w:lang w:val="ru-RU"/>
              </w:rPr>
            </w:pPr>
            <w:r>
              <w:rPr>
                <w:noProof/>
              </w:rPr>
              <w:drawing>
                <wp:inline distT="0" distB="0" distL="0" distR="0" wp14:anchorId="4F7E91DD" wp14:editId="45AEA13A">
                  <wp:extent cx="1925320" cy="3319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466" cy="454046"/>
                          </a:xfrm>
                          <a:prstGeom prst="rect">
                            <a:avLst/>
                          </a:prstGeom>
                        </pic:spPr>
                      </pic:pic>
                    </a:graphicData>
                  </a:graphic>
                </wp:inline>
              </w:drawing>
            </w:r>
          </w:p>
        </w:tc>
      </w:tr>
      <w:tr w:rsidR="00B656DF" w14:paraId="13BB044C" w14:textId="77777777" w:rsidTr="00B656DF">
        <w:tc>
          <w:tcPr>
            <w:tcW w:w="2405" w:type="dxa"/>
            <w:vAlign w:val="center"/>
          </w:tcPr>
          <w:p w14:paraId="0F456840" w14:textId="321EB9F9" w:rsidR="00B656DF" w:rsidRPr="00625E22" w:rsidRDefault="00625E22" w:rsidP="00B656DF">
            <w:pPr>
              <w:rPr>
                <w:i/>
              </w:rPr>
            </w:pPr>
            <w:r>
              <w:rPr>
                <w:i/>
              </w:rPr>
              <w:t>Melodic minor</w:t>
            </w:r>
          </w:p>
        </w:tc>
        <w:tc>
          <w:tcPr>
            <w:tcW w:w="7274" w:type="dxa"/>
            <w:vAlign w:val="center"/>
          </w:tcPr>
          <w:p w14:paraId="74BD0D7A" w14:textId="77777777" w:rsidR="00B656DF" w:rsidRDefault="00B656DF" w:rsidP="00B656DF">
            <w:pPr>
              <w:rPr>
                <w:lang w:val="ru-RU"/>
              </w:rPr>
            </w:pPr>
            <w:r>
              <w:rPr>
                <w:noProof/>
              </w:rPr>
              <w:drawing>
                <wp:inline distT="0" distB="0" distL="0" distR="0" wp14:anchorId="576C1505" wp14:editId="686F50AF">
                  <wp:extent cx="4303395" cy="342442"/>
                  <wp:effectExtent l="0" t="0" r="190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327" cy="384691"/>
                          </a:xfrm>
                          <a:prstGeom prst="rect">
                            <a:avLst/>
                          </a:prstGeom>
                        </pic:spPr>
                      </pic:pic>
                    </a:graphicData>
                  </a:graphic>
                </wp:inline>
              </w:drawing>
            </w:r>
          </w:p>
        </w:tc>
      </w:tr>
      <w:tr w:rsidR="00B656DF" w14:paraId="557E8AB8" w14:textId="77777777" w:rsidTr="00B656DF">
        <w:tc>
          <w:tcPr>
            <w:tcW w:w="2405" w:type="dxa"/>
            <w:vAlign w:val="center"/>
          </w:tcPr>
          <w:p w14:paraId="08A09E92" w14:textId="3AB4378F" w:rsidR="00B656DF" w:rsidRPr="00625E22" w:rsidRDefault="00625E22" w:rsidP="00B656DF">
            <w:pPr>
              <w:rPr>
                <w:i/>
              </w:rPr>
            </w:pPr>
            <w:r>
              <w:rPr>
                <w:i/>
              </w:rPr>
              <w:t>Dorian mode</w:t>
            </w:r>
          </w:p>
        </w:tc>
        <w:tc>
          <w:tcPr>
            <w:tcW w:w="7274" w:type="dxa"/>
            <w:vAlign w:val="center"/>
          </w:tcPr>
          <w:p w14:paraId="14EFFB0B" w14:textId="77777777" w:rsidR="00B656DF" w:rsidRDefault="00B656DF" w:rsidP="00B656DF">
            <w:pPr>
              <w:rPr>
                <w:lang w:val="ru-RU"/>
              </w:rPr>
            </w:pPr>
            <w:r>
              <w:rPr>
                <w:noProof/>
              </w:rPr>
              <w:drawing>
                <wp:inline distT="0" distB="0" distL="0" distR="0" wp14:anchorId="11772AAF" wp14:editId="23AD3EA3">
                  <wp:extent cx="1930400" cy="29894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570" cy="355956"/>
                          </a:xfrm>
                          <a:prstGeom prst="rect">
                            <a:avLst/>
                          </a:prstGeom>
                        </pic:spPr>
                      </pic:pic>
                    </a:graphicData>
                  </a:graphic>
                </wp:inline>
              </w:drawing>
            </w:r>
          </w:p>
        </w:tc>
      </w:tr>
      <w:tr w:rsidR="00B656DF" w14:paraId="66F0D41F" w14:textId="77777777" w:rsidTr="00B656DF">
        <w:tc>
          <w:tcPr>
            <w:tcW w:w="2405" w:type="dxa"/>
            <w:vAlign w:val="center"/>
          </w:tcPr>
          <w:p w14:paraId="729C97BF" w14:textId="774E9545" w:rsidR="00B656DF" w:rsidRPr="00625E22" w:rsidRDefault="00625E22" w:rsidP="00B656DF">
            <w:pPr>
              <w:rPr>
                <w:i/>
              </w:rPr>
            </w:pPr>
            <w:r>
              <w:rPr>
                <w:i/>
              </w:rPr>
              <w:t>Phrygian mode</w:t>
            </w:r>
          </w:p>
        </w:tc>
        <w:tc>
          <w:tcPr>
            <w:tcW w:w="7274" w:type="dxa"/>
            <w:vAlign w:val="center"/>
          </w:tcPr>
          <w:p w14:paraId="7C767198" w14:textId="77777777" w:rsidR="00B656DF" w:rsidRDefault="00B656DF" w:rsidP="00B656DF">
            <w:pPr>
              <w:rPr>
                <w:lang w:val="ru-RU"/>
              </w:rPr>
            </w:pPr>
            <w:r>
              <w:rPr>
                <w:noProof/>
              </w:rPr>
              <w:drawing>
                <wp:inline distT="0" distB="0" distL="0" distR="0" wp14:anchorId="4848BC7F" wp14:editId="29742057">
                  <wp:extent cx="1923013" cy="3130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9795" cy="345090"/>
                          </a:xfrm>
                          <a:prstGeom prst="rect">
                            <a:avLst/>
                          </a:prstGeom>
                        </pic:spPr>
                      </pic:pic>
                    </a:graphicData>
                  </a:graphic>
                </wp:inline>
              </w:drawing>
            </w:r>
          </w:p>
        </w:tc>
      </w:tr>
      <w:tr w:rsidR="00B656DF" w14:paraId="04EEEACB" w14:textId="77777777" w:rsidTr="00B656DF">
        <w:tc>
          <w:tcPr>
            <w:tcW w:w="2405" w:type="dxa"/>
            <w:vAlign w:val="center"/>
          </w:tcPr>
          <w:p w14:paraId="40068580" w14:textId="74CBFD2E" w:rsidR="00B656DF" w:rsidRPr="00625E22" w:rsidRDefault="00625E22" w:rsidP="00B656DF">
            <w:pPr>
              <w:rPr>
                <w:i/>
              </w:rPr>
            </w:pPr>
            <w:r>
              <w:rPr>
                <w:i/>
              </w:rPr>
              <w:t>Lydian mode</w:t>
            </w:r>
          </w:p>
        </w:tc>
        <w:tc>
          <w:tcPr>
            <w:tcW w:w="7274" w:type="dxa"/>
            <w:vAlign w:val="center"/>
          </w:tcPr>
          <w:p w14:paraId="553C49FA" w14:textId="77777777" w:rsidR="00B656DF" w:rsidRDefault="00B656DF" w:rsidP="00B656DF">
            <w:pPr>
              <w:rPr>
                <w:lang w:val="ru-RU"/>
              </w:rPr>
            </w:pPr>
            <w:r>
              <w:rPr>
                <w:noProof/>
              </w:rPr>
              <w:drawing>
                <wp:inline distT="0" distB="0" distL="0" distR="0" wp14:anchorId="67097907" wp14:editId="7174F00F">
                  <wp:extent cx="1931670" cy="2977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212" cy="327295"/>
                          </a:xfrm>
                          <a:prstGeom prst="rect">
                            <a:avLst/>
                          </a:prstGeom>
                        </pic:spPr>
                      </pic:pic>
                    </a:graphicData>
                  </a:graphic>
                </wp:inline>
              </w:drawing>
            </w:r>
          </w:p>
        </w:tc>
      </w:tr>
      <w:tr w:rsidR="00B656DF" w14:paraId="2E1EC915" w14:textId="77777777" w:rsidTr="00B656DF">
        <w:tc>
          <w:tcPr>
            <w:tcW w:w="2405" w:type="dxa"/>
            <w:vAlign w:val="center"/>
          </w:tcPr>
          <w:p w14:paraId="5CB22198" w14:textId="255C58F2" w:rsidR="00B656DF" w:rsidRPr="00625E22" w:rsidRDefault="00625E22" w:rsidP="00B656DF">
            <w:pPr>
              <w:rPr>
                <w:i/>
              </w:rPr>
            </w:pPr>
            <w:r>
              <w:rPr>
                <w:i/>
              </w:rPr>
              <w:t>Mixolydian mode</w:t>
            </w:r>
          </w:p>
        </w:tc>
        <w:tc>
          <w:tcPr>
            <w:tcW w:w="7274" w:type="dxa"/>
            <w:vAlign w:val="center"/>
          </w:tcPr>
          <w:p w14:paraId="38BFB8BC" w14:textId="77777777" w:rsidR="00B656DF" w:rsidRDefault="00B656DF" w:rsidP="00B656DF">
            <w:pPr>
              <w:rPr>
                <w:noProof/>
              </w:rPr>
            </w:pPr>
            <w:r>
              <w:rPr>
                <w:noProof/>
              </w:rPr>
              <w:drawing>
                <wp:inline distT="0" distB="0" distL="0" distR="0" wp14:anchorId="2E2A6C95" wp14:editId="2C9450CB">
                  <wp:extent cx="1930400" cy="29565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904" cy="307989"/>
                          </a:xfrm>
                          <a:prstGeom prst="rect">
                            <a:avLst/>
                          </a:prstGeom>
                        </pic:spPr>
                      </pic:pic>
                    </a:graphicData>
                  </a:graphic>
                </wp:inline>
              </w:drawing>
            </w:r>
          </w:p>
        </w:tc>
      </w:tr>
      <w:tr w:rsidR="00B656DF" w14:paraId="7667E14E" w14:textId="77777777" w:rsidTr="00B656DF">
        <w:tc>
          <w:tcPr>
            <w:tcW w:w="2405" w:type="dxa"/>
            <w:vAlign w:val="center"/>
          </w:tcPr>
          <w:p w14:paraId="6E14FABA" w14:textId="61627166" w:rsidR="00B656DF" w:rsidRPr="00625E22" w:rsidRDefault="00625E22" w:rsidP="00B656DF">
            <w:pPr>
              <w:rPr>
                <w:i/>
              </w:rPr>
            </w:pPr>
            <w:r>
              <w:rPr>
                <w:i/>
              </w:rPr>
              <w:t>Aeolian mode</w:t>
            </w:r>
          </w:p>
        </w:tc>
        <w:tc>
          <w:tcPr>
            <w:tcW w:w="7274" w:type="dxa"/>
            <w:vAlign w:val="center"/>
          </w:tcPr>
          <w:p w14:paraId="35E39214" w14:textId="77777777" w:rsidR="00B656DF" w:rsidRDefault="00B656DF" w:rsidP="00B656DF">
            <w:pPr>
              <w:rPr>
                <w:noProof/>
              </w:rPr>
            </w:pPr>
            <w:r>
              <w:rPr>
                <w:noProof/>
              </w:rPr>
              <w:drawing>
                <wp:inline distT="0" distB="0" distL="0" distR="0" wp14:anchorId="3AB58227" wp14:editId="604EF0F3">
                  <wp:extent cx="1936750" cy="341909"/>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056" cy="371621"/>
                          </a:xfrm>
                          <a:prstGeom prst="rect">
                            <a:avLst/>
                          </a:prstGeom>
                        </pic:spPr>
                      </pic:pic>
                    </a:graphicData>
                  </a:graphic>
                </wp:inline>
              </w:drawing>
            </w:r>
          </w:p>
        </w:tc>
      </w:tr>
    </w:tbl>
    <w:p w14:paraId="0A3B5796" w14:textId="77777777" w:rsidR="00B656DF" w:rsidRDefault="00B656DF" w:rsidP="000C0715">
      <w:pPr>
        <w:ind w:firstLine="360"/>
        <w:rPr>
          <w:lang w:val="ru-RU"/>
        </w:rPr>
      </w:pPr>
    </w:p>
    <w:p w14:paraId="219BDED9" w14:textId="79E78BB0" w:rsidR="00810BCE" w:rsidRDefault="00C06C6D" w:rsidP="000C0715">
      <w:pPr>
        <w:ind w:firstLine="360"/>
        <w:rPr>
          <w:lang w:val="ru-RU"/>
        </w:rPr>
      </w:pPr>
      <w:r>
        <w:t>Ancient</w:t>
      </w:r>
      <w:r w:rsidRPr="00C06C6D">
        <w:t xml:space="preserve"> </w:t>
      </w:r>
      <w:r>
        <w:t>modes</w:t>
      </w:r>
      <w:r w:rsidRPr="00C06C6D">
        <w:t xml:space="preserve">, </w:t>
      </w:r>
      <w:r>
        <w:t>which</w:t>
      </w:r>
      <w:r w:rsidRPr="00C06C6D">
        <w:t xml:space="preserve"> </w:t>
      </w:r>
      <w:r>
        <w:t>are</w:t>
      </w:r>
      <w:r w:rsidRPr="00C06C6D">
        <w:t xml:space="preserve"> </w:t>
      </w:r>
      <w:r>
        <w:t>interesting</w:t>
      </w:r>
      <w:r w:rsidRPr="00C06C6D">
        <w:t xml:space="preserve"> </w:t>
      </w:r>
      <w:r>
        <w:t>due</w:t>
      </w:r>
      <w:r w:rsidRPr="00C06C6D">
        <w:t xml:space="preserve"> </w:t>
      </w:r>
      <w:r>
        <w:t>to</w:t>
      </w:r>
      <w:r w:rsidRPr="00C06C6D">
        <w:t xml:space="preserve"> </w:t>
      </w:r>
      <w:r>
        <w:t>their</w:t>
      </w:r>
      <w:r w:rsidRPr="00C06C6D">
        <w:t xml:space="preserve"> </w:t>
      </w:r>
      <w:r>
        <w:t>specific</w:t>
      </w:r>
      <w:r w:rsidRPr="00C06C6D">
        <w:t xml:space="preserve"> </w:t>
      </w:r>
      <w:r>
        <w:t>sound</w:t>
      </w:r>
      <w:r w:rsidRPr="00C06C6D">
        <w:t xml:space="preserve">, </w:t>
      </w:r>
      <w:r>
        <w:t>are</w:t>
      </w:r>
      <w:r w:rsidRPr="00C06C6D">
        <w:t xml:space="preserve"> </w:t>
      </w:r>
      <w:r>
        <w:t>easier</w:t>
      </w:r>
      <w:r w:rsidRPr="00C06C6D">
        <w:t xml:space="preserve"> </w:t>
      </w:r>
      <w:r>
        <w:t>to</w:t>
      </w:r>
      <w:r w:rsidRPr="00C06C6D">
        <w:t xml:space="preserve"> </w:t>
      </w:r>
      <w:r>
        <w:t>use</w:t>
      </w:r>
      <w:r w:rsidRPr="00C06C6D">
        <w:t xml:space="preserve"> </w:t>
      </w:r>
      <w:r>
        <w:t>in</w:t>
      </w:r>
      <w:r w:rsidRPr="00C06C6D">
        <w:t xml:space="preserve"> </w:t>
      </w:r>
      <w:r>
        <w:t>counterpoint</w:t>
      </w:r>
      <w:r w:rsidRPr="00C06C6D">
        <w:t xml:space="preserve">, </w:t>
      </w:r>
      <w:r>
        <w:t>than</w:t>
      </w:r>
      <w:r w:rsidRPr="00C06C6D">
        <w:t xml:space="preserve"> </w:t>
      </w:r>
      <w:r>
        <w:t>melodic minor. Melodic</w:t>
      </w:r>
      <w:r w:rsidRPr="00C06C6D">
        <w:rPr>
          <w:lang w:val="ru-RU"/>
        </w:rPr>
        <w:t xml:space="preserve"> </w:t>
      </w:r>
      <w:r>
        <w:t>minor</w:t>
      </w:r>
      <w:r w:rsidRPr="00C06C6D">
        <w:rPr>
          <w:lang w:val="ru-RU"/>
        </w:rPr>
        <w:t xml:space="preserve"> </w:t>
      </w:r>
      <w:r>
        <w:t>rules</w:t>
      </w:r>
      <w:r w:rsidRPr="00C06C6D">
        <w:rPr>
          <w:lang w:val="ru-RU"/>
        </w:rPr>
        <w:t xml:space="preserve"> </w:t>
      </w:r>
      <w:r>
        <w:t>can</w:t>
      </w:r>
      <w:r w:rsidRPr="00C06C6D">
        <w:rPr>
          <w:lang w:val="ru-RU"/>
        </w:rPr>
        <w:t xml:space="preserve"> </w:t>
      </w:r>
      <w:r>
        <w:t>be</w:t>
      </w:r>
      <w:r w:rsidRPr="00C06C6D">
        <w:rPr>
          <w:lang w:val="ru-RU"/>
        </w:rPr>
        <w:t xml:space="preserve"> </w:t>
      </w:r>
      <w:r>
        <w:t>found</w:t>
      </w:r>
      <w:r w:rsidRPr="00C06C6D">
        <w:rPr>
          <w:lang w:val="ru-RU"/>
        </w:rPr>
        <w:t xml:space="preserve"> </w:t>
      </w:r>
      <w:r>
        <w:t>starting</w:t>
      </w:r>
      <w:r w:rsidRPr="00C06C6D">
        <w:rPr>
          <w:lang w:val="ru-RU"/>
        </w:rPr>
        <w:t xml:space="preserve"> </w:t>
      </w:r>
      <w:r>
        <w:t>from</w:t>
      </w:r>
      <w:r w:rsidRPr="00C06C6D">
        <w:rPr>
          <w:lang w:val="ru-RU"/>
        </w:rPr>
        <w:t xml:space="preserve"> </w:t>
      </w:r>
      <w:bookmarkStart w:id="10" w:name="OLE_LINK129"/>
      <w:bookmarkStart w:id="11" w:name="OLE_LINK130"/>
      <w:r w:rsidR="00810BCE">
        <w:rPr>
          <w:rFonts w:ascii="Times New Roman" w:hAnsi="Times New Roman" w:cs="Times New Roman"/>
          <w:lang w:val="ru-RU"/>
        </w:rPr>
        <w:t>§</w:t>
      </w:r>
      <w:r w:rsidR="00810BCE">
        <w:rPr>
          <w:lang w:val="ru-RU"/>
        </w:rPr>
        <w:t>33</w:t>
      </w:r>
      <w:bookmarkEnd w:id="10"/>
      <w:bookmarkEnd w:id="11"/>
      <w:r w:rsidR="00810BCE">
        <w:rPr>
          <w:lang w:val="ru-RU"/>
        </w:rPr>
        <w:t>.</w:t>
      </w:r>
    </w:p>
    <w:p w14:paraId="73C0FE00" w14:textId="3031D31A" w:rsidR="00B656DF" w:rsidRPr="0042403D" w:rsidRDefault="008E2A4A" w:rsidP="00B656DF">
      <w:pPr>
        <w:pStyle w:val="5"/>
      </w:pPr>
      <w:r>
        <w:t xml:space="preserve">Main principles of combining </w:t>
      </w:r>
      <w:r w:rsidR="00027718">
        <w:t xml:space="preserve">the </w:t>
      </w:r>
      <w:r>
        <w:t>voices</w:t>
      </w:r>
    </w:p>
    <w:p w14:paraId="3AAD63BA" w14:textId="5F708211" w:rsidR="00B656DF" w:rsidRPr="00EF3FE1" w:rsidRDefault="008E2A4A" w:rsidP="000C0715">
      <w:pPr>
        <w:ind w:firstLine="360"/>
      </w:pPr>
      <w:r>
        <w:t>Voices</w:t>
      </w:r>
      <w:r w:rsidRPr="008E2A4A">
        <w:t xml:space="preserve"> </w:t>
      </w:r>
      <w:r>
        <w:t>are</w:t>
      </w:r>
      <w:r w:rsidRPr="008E2A4A">
        <w:t xml:space="preserve"> </w:t>
      </w:r>
      <w:r>
        <w:t>combined</w:t>
      </w:r>
      <w:r w:rsidRPr="008E2A4A">
        <w:t xml:space="preserve"> </w:t>
      </w:r>
      <w:r>
        <w:t>with</w:t>
      </w:r>
      <w:r w:rsidRPr="008E2A4A">
        <w:t xml:space="preserve"> </w:t>
      </w:r>
      <w:r>
        <w:t>cantus</w:t>
      </w:r>
      <w:r w:rsidRPr="008E2A4A">
        <w:t xml:space="preserve"> </w:t>
      </w:r>
      <w:r>
        <w:t>firmus</w:t>
      </w:r>
      <w:r w:rsidRPr="008E2A4A">
        <w:t xml:space="preserve"> </w:t>
      </w:r>
      <w:r>
        <w:t>and</w:t>
      </w:r>
      <w:r w:rsidRPr="008E2A4A">
        <w:t xml:space="preserve"> </w:t>
      </w:r>
      <w:r>
        <w:t>with</w:t>
      </w:r>
      <w:r w:rsidRPr="008E2A4A">
        <w:t xml:space="preserve"> </w:t>
      </w:r>
      <w:r>
        <w:t>other</w:t>
      </w:r>
      <w:r w:rsidRPr="008E2A4A">
        <w:t xml:space="preserve"> </w:t>
      </w:r>
      <w:r>
        <w:t>voices</w:t>
      </w:r>
      <w:r w:rsidRPr="008E2A4A">
        <w:t xml:space="preserve"> </w:t>
      </w:r>
      <w:r>
        <w:t>so</w:t>
      </w:r>
      <w:r w:rsidRPr="008E2A4A">
        <w:t xml:space="preserve"> </w:t>
      </w:r>
      <w:r>
        <w:t>that</w:t>
      </w:r>
      <w:r w:rsidRPr="008E2A4A">
        <w:t xml:space="preserve"> </w:t>
      </w:r>
      <w:r>
        <w:t>they</w:t>
      </w:r>
      <w:r w:rsidRPr="008E2A4A">
        <w:t xml:space="preserve"> </w:t>
      </w:r>
      <w:r>
        <w:t>form</w:t>
      </w:r>
      <w:r w:rsidRPr="008E2A4A">
        <w:t xml:space="preserve"> </w:t>
      </w:r>
      <w:r>
        <w:t>consonances</w:t>
      </w:r>
      <w:r w:rsidRPr="008E2A4A">
        <w:t xml:space="preserve"> </w:t>
      </w:r>
      <w:r>
        <w:t>on</w:t>
      </w:r>
      <w:r w:rsidRPr="008E2A4A">
        <w:t xml:space="preserve"> </w:t>
      </w:r>
      <w:r>
        <w:t>the</w:t>
      </w:r>
      <w:r w:rsidRPr="008E2A4A">
        <w:t xml:space="preserve"> </w:t>
      </w:r>
      <w:r>
        <w:t>first</w:t>
      </w:r>
      <w:r w:rsidRPr="008E2A4A">
        <w:t xml:space="preserve"> </w:t>
      </w:r>
      <w:r>
        <w:t>beat</w:t>
      </w:r>
      <w:r w:rsidRPr="008E2A4A">
        <w:t xml:space="preserve"> </w:t>
      </w:r>
      <w:r>
        <w:t>of</w:t>
      </w:r>
      <w:r w:rsidRPr="008E2A4A">
        <w:t xml:space="preserve"> </w:t>
      </w:r>
      <w:r>
        <w:t xml:space="preserve">each </w:t>
      </w:r>
      <w:del w:id="12" w:author="Rualark Rualark" w:date="2018-10-26T11:33:00Z">
        <w:r w:rsidDel="008E2A4A">
          <w:delText>measure</w:delText>
        </w:r>
      </w:del>
      <w:ins w:id="13" w:author="Rualark Rualark" w:date="2018-10-26T11:33:00Z">
        <w:r>
          <w:t>harmony</w:t>
        </w:r>
      </w:ins>
      <w:ins w:id="14" w:author="Rualark Rualark" w:date="2018-10-26T11:34:00Z">
        <w:r>
          <w:rPr>
            <w:rStyle w:val="a5"/>
            <w:lang w:val="ru-RU"/>
          </w:rPr>
          <w:footnoteReference w:id="2"/>
        </w:r>
      </w:ins>
      <w:r w:rsidR="00B656DF" w:rsidRPr="0044409A">
        <w:t>.</w:t>
      </w:r>
      <w:r w:rsidR="00061870" w:rsidRPr="0044409A">
        <w:t xml:space="preserve"> </w:t>
      </w:r>
      <w:r w:rsidR="00C50F8A">
        <w:t>Each</w:t>
      </w:r>
      <w:r w:rsidR="00C50F8A" w:rsidRPr="00C50F8A">
        <w:t xml:space="preserve"> </w:t>
      </w:r>
      <w:r w:rsidR="00C50F8A">
        <w:t>voice</w:t>
      </w:r>
      <w:r w:rsidR="00C50F8A" w:rsidRPr="00C50F8A">
        <w:t xml:space="preserve"> </w:t>
      </w:r>
      <w:r w:rsidR="00C50F8A">
        <w:t>can</w:t>
      </w:r>
      <w:r w:rsidR="00C50F8A" w:rsidRPr="00C50F8A">
        <w:t xml:space="preserve"> </w:t>
      </w:r>
      <w:r w:rsidR="00C50F8A">
        <w:t>move</w:t>
      </w:r>
      <w:r w:rsidR="00C50F8A" w:rsidRPr="00C50F8A">
        <w:t xml:space="preserve"> </w:t>
      </w:r>
      <w:r w:rsidR="00C50F8A">
        <w:t>more</w:t>
      </w:r>
      <w:r w:rsidR="00C50F8A" w:rsidRPr="00C50F8A">
        <w:t xml:space="preserve"> </w:t>
      </w:r>
      <w:r w:rsidR="00C50F8A">
        <w:t>freely</w:t>
      </w:r>
      <w:r w:rsidR="00C50F8A" w:rsidRPr="00C50F8A">
        <w:t xml:space="preserve"> </w:t>
      </w:r>
      <w:r w:rsidR="00C50F8A">
        <w:t>between</w:t>
      </w:r>
      <w:r w:rsidR="00C50F8A" w:rsidRPr="00C50F8A">
        <w:t xml:space="preserve"> </w:t>
      </w:r>
      <w:r w:rsidR="00C50F8A">
        <w:t>these</w:t>
      </w:r>
      <w:r w:rsidR="00C50F8A" w:rsidRPr="00C50F8A">
        <w:t xml:space="preserve"> </w:t>
      </w:r>
      <w:r w:rsidR="00C50F8A">
        <w:t>reference points. This</w:t>
      </w:r>
      <w:r w:rsidR="00C50F8A" w:rsidRPr="00C50F8A">
        <w:t xml:space="preserve"> </w:t>
      </w:r>
      <w:r w:rsidR="00C50F8A">
        <w:t>freedom</w:t>
      </w:r>
      <w:r w:rsidR="00C50F8A" w:rsidRPr="00C50F8A">
        <w:t xml:space="preserve"> </w:t>
      </w:r>
      <w:r w:rsidR="00C50F8A">
        <w:t>leads</w:t>
      </w:r>
      <w:r w:rsidR="00C50F8A" w:rsidRPr="00C50F8A">
        <w:t xml:space="preserve"> </w:t>
      </w:r>
      <w:r w:rsidR="00C50F8A">
        <w:t>to</w:t>
      </w:r>
      <w:r w:rsidR="00C50F8A" w:rsidRPr="00C50F8A">
        <w:t xml:space="preserve"> </w:t>
      </w:r>
      <w:r w:rsidR="00C50F8A">
        <w:t>unexpected</w:t>
      </w:r>
      <w:r w:rsidR="00C50F8A" w:rsidRPr="00C50F8A">
        <w:t xml:space="preserve"> </w:t>
      </w:r>
      <w:r w:rsidR="00C50F8A">
        <w:t>combinations</w:t>
      </w:r>
      <w:r w:rsidR="00C50F8A" w:rsidRPr="00C50F8A">
        <w:t xml:space="preserve"> </w:t>
      </w:r>
      <w:r w:rsidR="00C50F8A">
        <w:t>of</w:t>
      </w:r>
      <w:r w:rsidR="00C50F8A" w:rsidRPr="00C50F8A">
        <w:t xml:space="preserve"> </w:t>
      </w:r>
      <w:r w:rsidR="00C50F8A">
        <w:t>notes</w:t>
      </w:r>
      <w:r w:rsidR="00C50F8A" w:rsidRPr="00C50F8A">
        <w:t xml:space="preserve">, </w:t>
      </w:r>
      <w:r w:rsidR="00C50F8A">
        <w:t>which</w:t>
      </w:r>
      <w:r w:rsidR="00C50F8A" w:rsidRPr="00C50F8A">
        <w:t xml:space="preserve"> </w:t>
      </w:r>
      <w:r w:rsidR="00C50F8A">
        <w:t>constitute the main interest of counterpoint.</w:t>
      </w:r>
      <w:r w:rsidR="00B149D1" w:rsidRPr="00EF3FE1">
        <w:t xml:space="preserve"> </w:t>
      </w:r>
      <w:r w:rsidR="00EF3FE1">
        <w:t>These</w:t>
      </w:r>
      <w:r w:rsidR="00EF3FE1" w:rsidRPr="00EF3FE1">
        <w:t xml:space="preserve"> </w:t>
      </w:r>
      <w:r w:rsidR="00EF3FE1">
        <w:t>note</w:t>
      </w:r>
      <w:r w:rsidR="00EF3FE1" w:rsidRPr="00EF3FE1">
        <w:t xml:space="preserve"> </w:t>
      </w:r>
      <w:r w:rsidR="00EF3FE1">
        <w:t>combinations</w:t>
      </w:r>
      <w:r w:rsidR="00EF3FE1" w:rsidRPr="00EF3FE1">
        <w:t xml:space="preserve"> </w:t>
      </w:r>
      <w:r w:rsidR="00EF3FE1">
        <w:t>should</w:t>
      </w:r>
      <w:r w:rsidR="00EF3FE1" w:rsidRPr="00EF3FE1">
        <w:t xml:space="preserve"> </w:t>
      </w:r>
      <w:r w:rsidR="00EF3FE1">
        <w:t>be</w:t>
      </w:r>
      <w:r w:rsidR="00EF3FE1" w:rsidRPr="00EF3FE1">
        <w:t xml:space="preserve"> </w:t>
      </w:r>
      <w:r w:rsidR="00EF3FE1">
        <w:t>evaluated</w:t>
      </w:r>
      <w:r w:rsidR="00EF3FE1" w:rsidRPr="00EF3FE1">
        <w:t xml:space="preserve"> </w:t>
      </w:r>
      <w:r w:rsidR="00EF3FE1">
        <w:t>by</w:t>
      </w:r>
      <w:r w:rsidR="00EF3FE1" w:rsidRPr="00EF3FE1">
        <w:t xml:space="preserve"> </w:t>
      </w:r>
      <w:r w:rsidR="00EF3FE1">
        <w:t>ear</w:t>
      </w:r>
      <w:r w:rsidR="00B149D1" w:rsidRPr="00EF3FE1">
        <w:t>.</w:t>
      </w:r>
      <w:r w:rsidR="00EF3FE1">
        <w:t xml:space="preserve"> Even</w:t>
      </w:r>
      <w:r w:rsidR="00EF3FE1" w:rsidRPr="00EF3FE1">
        <w:t xml:space="preserve"> </w:t>
      </w:r>
      <w:r w:rsidR="00EF3FE1">
        <w:t>if</w:t>
      </w:r>
      <w:r w:rsidR="00EF3FE1" w:rsidRPr="00EF3FE1">
        <w:t xml:space="preserve"> </w:t>
      </w:r>
      <w:r w:rsidR="00EF3FE1">
        <w:t>the</w:t>
      </w:r>
      <w:r w:rsidR="00EF3FE1" w:rsidRPr="00EF3FE1">
        <w:t xml:space="preserve"> </w:t>
      </w:r>
      <w:r w:rsidR="00EF3FE1">
        <w:t>voice</w:t>
      </w:r>
      <w:r w:rsidR="00EF3FE1" w:rsidRPr="00EF3FE1">
        <w:t xml:space="preserve"> </w:t>
      </w:r>
      <w:r w:rsidR="00EF3FE1">
        <w:t>starts</w:t>
      </w:r>
      <w:r w:rsidR="00EF3FE1" w:rsidRPr="00EF3FE1">
        <w:t xml:space="preserve"> </w:t>
      </w:r>
      <w:r w:rsidR="00EF3FE1">
        <w:t>not</w:t>
      </w:r>
      <w:r w:rsidR="00EF3FE1" w:rsidRPr="00EF3FE1">
        <w:t xml:space="preserve"> </w:t>
      </w:r>
      <w:r w:rsidR="00EF3FE1">
        <w:t>on</w:t>
      </w:r>
      <w:r w:rsidR="00EF3FE1" w:rsidRPr="00EF3FE1">
        <w:t xml:space="preserve"> </w:t>
      </w:r>
      <w:r w:rsidR="00EF3FE1">
        <w:t>the</w:t>
      </w:r>
      <w:r w:rsidR="00EF3FE1" w:rsidRPr="00EF3FE1">
        <w:t xml:space="preserve"> </w:t>
      </w:r>
      <w:r w:rsidR="00EF3FE1">
        <w:t>first</w:t>
      </w:r>
      <w:r w:rsidR="00EF3FE1" w:rsidRPr="00EF3FE1">
        <w:t xml:space="preserve"> </w:t>
      </w:r>
      <w:r w:rsidR="00EF3FE1">
        <w:t>beat</w:t>
      </w:r>
      <w:r w:rsidR="00EF3FE1" w:rsidRPr="00EF3FE1">
        <w:t xml:space="preserve"> </w:t>
      </w:r>
      <w:r w:rsidR="00EF3FE1">
        <w:t>of</w:t>
      </w:r>
      <w:r w:rsidR="00EF3FE1" w:rsidRPr="00EF3FE1">
        <w:t xml:space="preserve"> </w:t>
      </w:r>
      <w:r w:rsidR="00EF3FE1">
        <w:t>the</w:t>
      </w:r>
      <w:r w:rsidR="00EF3FE1" w:rsidRPr="00EF3FE1">
        <w:t xml:space="preserve"> </w:t>
      </w:r>
      <w:r w:rsidR="00EF3FE1">
        <w:t>first</w:t>
      </w:r>
      <w:r w:rsidR="00EF3FE1" w:rsidRPr="00EF3FE1">
        <w:t xml:space="preserve"> </w:t>
      </w:r>
      <w:r w:rsidR="00EF3FE1">
        <w:t>measure</w:t>
      </w:r>
      <w:r w:rsidR="00EF3FE1" w:rsidRPr="00EF3FE1">
        <w:t xml:space="preserve">, </w:t>
      </w:r>
      <w:r w:rsidR="00EF3FE1">
        <w:t>the</w:t>
      </w:r>
      <w:r w:rsidR="00EF3FE1" w:rsidRPr="00EF3FE1">
        <w:t xml:space="preserve"> </w:t>
      </w:r>
      <w:r w:rsidR="00EF3FE1">
        <w:t>first</w:t>
      </w:r>
      <w:r w:rsidR="00EF3FE1" w:rsidRPr="00EF3FE1">
        <w:t xml:space="preserve"> </w:t>
      </w:r>
      <w:r w:rsidR="00EF3FE1">
        <w:t>note</w:t>
      </w:r>
      <w:r w:rsidR="00EF3FE1" w:rsidRPr="00EF3FE1">
        <w:t xml:space="preserve"> </w:t>
      </w:r>
      <w:r w:rsidR="00EF3FE1">
        <w:t>of the voice follows</w:t>
      </w:r>
      <w:r w:rsidR="00EF3FE1" w:rsidRPr="00EF3FE1">
        <w:t xml:space="preserve"> </w:t>
      </w:r>
      <w:r w:rsidR="00EF3FE1">
        <w:t>the</w:t>
      </w:r>
      <w:r w:rsidR="00EF3FE1" w:rsidRPr="00EF3FE1">
        <w:t xml:space="preserve"> </w:t>
      </w:r>
      <w:r w:rsidR="00EF3FE1">
        <w:t>same</w:t>
      </w:r>
      <w:r w:rsidR="00EF3FE1" w:rsidRPr="00EF3FE1">
        <w:t xml:space="preserve"> </w:t>
      </w:r>
      <w:r w:rsidR="00EF3FE1">
        <w:t>rules</w:t>
      </w:r>
      <w:ins w:id="30" w:author="Rualark Rualark" w:date="2018-10-26T18:14:00Z">
        <w:r w:rsidR="00EF3FE1">
          <w:t xml:space="preserve"> </w:t>
        </w:r>
      </w:ins>
      <w:ins w:id="31" w:author="Rualark Rualark" w:date="2018-10-26T18:15:00Z">
        <w:r w:rsidR="00EF3FE1">
          <w:t>as each note on the first beat of the harmony</w:t>
        </w:r>
      </w:ins>
      <w:r w:rsidR="00EF3FE1" w:rsidRPr="00EF3FE1">
        <w:t>.</w:t>
      </w:r>
    </w:p>
    <w:p w14:paraId="75A5DD2B" w14:textId="086647CB" w:rsidR="000500D2" w:rsidRPr="002C38DB" w:rsidRDefault="002C38DB" w:rsidP="000C0715">
      <w:pPr>
        <w:ind w:firstLine="360"/>
      </w:pPr>
      <w:r>
        <w:t>In case of suspension, the note which resolves the suspension should form consonance</w:t>
      </w:r>
      <w:ins w:id="32" w:author="Rualark Rualark" w:date="2018-10-26T18:20:00Z">
        <w:r w:rsidR="00A53F78">
          <w:rPr>
            <w:rStyle w:val="a5"/>
          </w:rPr>
          <w:footnoteReference w:id="3"/>
        </w:r>
      </w:ins>
      <w:r>
        <w:t>.</w:t>
      </w:r>
    </w:p>
    <w:p w14:paraId="7722A5C4" w14:textId="77777777" w:rsidR="00F10B34" w:rsidRDefault="00F10B34" w:rsidP="00F10B34">
      <w:pPr>
        <w:ind w:firstLine="360"/>
        <w:jc w:val="center"/>
        <w:rPr>
          <w:lang w:val="ru-RU"/>
        </w:rPr>
      </w:pPr>
      <w:r>
        <w:rPr>
          <w:noProof/>
        </w:rPr>
        <w:lastRenderedPageBreak/>
        <w:drawing>
          <wp:inline distT="0" distB="0" distL="0" distR="0" wp14:anchorId="0992D47C" wp14:editId="69921F9A">
            <wp:extent cx="3622040" cy="1176811"/>
            <wp:effectExtent l="114300" t="114300" r="111760" b="1187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743" cy="1182238"/>
                    </a:xfrm>
                    <a:prstGeom prst="rect">
                      <a:avLst/>
                    </a:prstGeom>
                    <a:effectLst>
                      <a:glow rad="101600">
                        <a:schemeClr val="accent6">
                          <a:satMod val="175000"/>
                          <a:alpha val="40000"/>
                        </a:schemeClr>
                      </a:glow>
                    </a:effectLst>
                  </pic:spPr>
                </pic:pic>
              </a:graphicData>
            </a:graphic>
          </wp:inline>
        </w:drawing>
      </w:r>
    </w:p>
    <w:p w14:paraId="073E46D2" w14:textId="7CAEC8C2" w:rsidR="00F10B34" w:rsidRDefault="0042403D" w:rsidP="00F10B34">
      <w:pPr>
        <w:pStyle w:val="5"/>
        <w:rPr>
          <w:lang w:val="ru-RU"/>
        </w:rPr>
      </w:pPr>
      <w:r>
        <w:t>Harmonic and melodic notes</w:t>
      </w:r>
    </w:p>
    <w:p w14:paraId="7B2F8814" w14:textId="7DA66273" w:rsidR="001B1A55" w:rsidRPr="007A3E0D" w:rsidRDefault="00DA1872" w:rsidP="000C0715">
      <w:pPr>
        <w:ind w:firstLine="360"/>
      </w:pPr>
      <w:r>
        <w:t>Notes</w:t>
      </w:r>
      <w:r w:rsidRPr="00DA1872">
        <w:t xml:space="preserve">, </w:t>
      </w:r>
      <w:r>
        <w:t>which</w:t>
      </w:r>
      <w:r w:rsidRPr="00DA1872">
        <w:t xml:space="preserve"> </w:t>
      </w:r>
      <w:r>
        <w:t>have</w:t>
      </w:r>
      <w:r w:rsidRPr="00DA1872">
        <w:t xml:space="preserve"> </w:t>
      </w:r>
      <w:r>
        <w:t>to</w:t>
      </w:r>
      <w:r w:rsidRPr="00DA1872">
        <w:t xml:space="preserve"> </w:t>
      </w:r>
      <w:r>
        <w:t>form</w:t>
      </w:r>
      <w:r w:rsidRPr="00DA1872">
        <w:t xml:space="preserve"> </w:t>
      </w:r>
      <w:r>
        <w:t>consonances</w:t>
      </w:r>
      <w:r w:rsidRPr="00DA1872">
        <w:t xml:space="preserve">, </w:t>
      </w:r>
      <w:r>
        <w:t>have</w:t>
      </w:r>
      <w:r w:rsidRPr="00DA1872">
        <w:t xml:space="preserve"> </w:t>
      </w:r>
      <w:r>
        <w:t>both</w:t>
      </w:r>
      <w:r w:rsidRPr="00DA1872">
        <w:t xml:space="preserve"> </w:t>
      </w:r>
      <w:r>
        <w:t>vertical</w:t>
      </w:r>
      <w:r w:rsidRPr="00DA1872">
        <w:t xml:space="preserve"> </w:t>
      </w:r>
      <w:r>
        <w:t>and</w:t>
      </w:r>
      <w:r w:rsidRPr="00DA1872">
        <w:t xml:space="preserve"> </w:t>
      </w:r>
      <w:r>
        <w:t>horizontal</w:t>
      </w:r>
      <w:r w:rsidRPr="00DA1872">
        <w:t xml:space="preserve"> </w:t>
      </w:r>
      <w:r>
        <w:t>meaning</w:t>
      </w:r>
      <w:r w:rsidRPr="00DA1872">
        <w:t>.</w:t>
      </w:r>
      <w:r>
        <w:t xml:space="preserve"> They</w:t>
      </w:r>
      <w:r w:rsidRPr="007A3E0D">
        <w:t xml:space="preserve"> </w:t>
      </w:r>
      <w:r>
        <w:t>can</w:t>
      </w:r>
      <w:r w:rsidRPr="007A3E0D">
        <w:t xml:space="preserve"> </w:t>
      </w:r>
      <w:r>
        <w:t>be</w:t>
      </w:r>
      <w:r w:rsidRPr="007A3E0D">
        <w:t xml:space="preserve"> </w:t>
      </w:r>
      <w:r>
        <w:t>called</w:t>
      </w:r>
      <w:r w:rsidRPr="007A3E0D">
        <w:t xml:space="preserve"> “</w:t>
      </w:r>
      <w:r>
        <w:t>chord</w:t>
      </w:r>
      <w:r w:rsidRPr="007A3E0D">
        <w:t xml:space="preserve"> </w:t>
      </w:r>
      <w:r>
        <w:t>tones</w:t>
      </w:r>
      <w:r w:rsidRPr="007A3E0D">
        <w:t xml:space="preserve">” </w:t>
      </w:r>
      <w:r>
        <w:t>shortly</w:t>
      </w:r>
      <w:r w:rsidRPr="007A3E0D">
        <w:t>.</w:t>
      </w:r>
      <w:r w:rsidR="001B1A55" w:rsidRPr="007A3E0D">
        <w:t xml:space="preserve"> </w:t>
      </w:r>
    </w:p>
    <w:p w14:paraId="69846465" w14:textId="17E6C84C" w:rsidR="00F10B34" w:rsidRPr="0042403D" w:rsidRDefault="0042403D" w:rsidP="000C0715">
      <w:pPr>
        <w:ind w:firstLine="360"/>
      </w:pPr>
      <w:bookmarkStart w:id="35" w:name="OLE_LINK11"/>
      <w:bookmarkStart w:id="36" w:name="OLE_LINK12"/>
      <w:bookmarkStart w:id="37" w:name="OLE_LINK13"/>
      <w:r>
        <w:t>Melodic</w:t>
      </w:r>
      <w:r w:rsidRPr="0042403D">
        <w:t xml:space="preserve"> </w:t>
      </w:r>
      <w:r>
        <w:t>notes</w:t>
      </w:r>
      <w:r w:rsidRPr="0042403D">
        <w:t xml:space="preserve"> </w:t>
      </w:r>
      <w:r>
        <w:t>surround</w:t>
      </w:r>
      <w:r w:rsidRPr="0042403D">
        <w:t xml:space="preserve"> </w:t>
      </w:r>
      <w:r>
        <w:t>harmonic</w:t>
      </w:r>
      <w:r w:rsidRPr="0042403D">
        <w:t xml:space="preserve"> </w:t>
      </w:r>
      <w:r>
        <w:t>notes</w:t>
      </w:r>
      <w:r w:rsidRPr="0042403D">
        <w:t>.</w:t>
      </w:r>
      <w:r>
        <w:t xml:space="preserve"> They have only horizontal meaning.</w:t>
      </w:r>
    </w:p>
    <w:bookmarkEnd w:id="35"/>
    <w:bookmarkEnd w:id="36"/>
    <w:bookmarkEnd w:id="37"/>
    <w:p w14:paraId="170C5DB8" w14:textId="1AE506B6" w:rsidR="001B1A55" w:rsidRPr="005D5CF7" w:rsidRDefault="005D5CF7" w:rsidP="000C0715">
      <w:pPr>
        <w:ind w:firstLine="360"/>
      </w:pPr>
      <w:r>
        <w:t>In</w:t>
      </w:r>
      <w:r w:rsidRPr="005D5CF7">
        <w:t xml:space="preserve"> </w:t>
      </w:r>
      <w:r>
        <w:t>strict</w:t>
      </w:r>
      <w:r w:rsidRPr="005D5CF7">
        <w:t xml:space="preserve"> </w:t>
      </w:r>
      <w:r>
        <w:t>counterpoint</w:t>
      </w:r>
      <w:r w:rsidRPr="005D5CF7">
        <w:t xml:space="preserve"> </w:t>
      </w:r>
      <w:r>
        <w:t>we</w:t>
      </w:r>
      <w:r w:rsidRPr="005D5CF7">
        <w:t xml:space="preserve"> </w:t>
      </w:r>
      <w:r>
        <w:t>allow</w:t>
      </w:r>
      <w:r w:rsidRPr="005D5CF7">
        <w:t xml:space="preserve"> </w:t>
      </w:r>
      <w:r>
        <w:t>a</w:t>
      </w:r>
      <w:r w:rsidRPr="005D5CF7">
        <w:t xml:space="preserve"> </w:t>
      </w:r>
      <w:r>
        <w:t>small</w:t>
      </w:r>
      <w:r w:rsidRPr="005D5CF7">
        <w:t xml:space="preserve"> </w:t>
      </w:r>
      <w:r>
        <w:t>number</w:t>
      </w:r>
      <w:r w:rsidRPr="005D5CF7">
        <w:t xml:space="preserve"> </w:t>
      </w:r>
      <w:r>
        <w:t>of</w:t>
      </w:r>
      <w:r w:rsidRPr="005D5CF7">
        <w:t xml:space="preserve"> </w:t>
      </w:r>
      <w:r>
        <w:t>harmonic</w:t>
      </w:r>
      <w:r w:rsidRPr="005D5CF7">
        <w:t xml:space="preserve"> </w:t>
      </w:r>
      <w:r>
        <w:t>and</w:t>
      </w:r>
      <w:r w:rsidRPr="005D5CF7">
        <w:t xml:space="preserve"> </w:t>
      </w:r>
      <w:r>
        <w:t>melodic</w:t>
      </w:r>
      <w:r w:rsidRPr="005D5CF7">
        <w:t xml:space="preserve"> </w:t>
      </w:r>
      <w:r>
        <w:t>tones due to use of diatonic and triads.</w:t>
      </w:r>
    </w:p>
    <w:p w14:paraId="50742C51" w14:textId="7C8C86F6" w:rsidR="00F67283" w:rsidRDefault="005D5CF7" w:rsidP="000C0715">
      <w:pPr>
        <w:ind w:firstLine="360"/>
        <w:rPr>
          <w:lang w:val="ru-RU"/>
        </w:rPr>
      </w:pPr>
      <w:r>
        <w:t>All</w:t>
      </w:r>
      <w:r w:rsidRPr="005D5CF7">
        <w:t xml:space="preserve"> </w:t>
      </w:r>
      <w:r>
        <w:t>notes</w:t>
      </w:r>
      <w:r w:rsidRPr="005D5CF7">
        <w:t xml:space="preserve"> </w:t>
      </w:r>
      <w:r>
        <w:t>of</w:t>
      </w:r>
      <w:r w:rsidRPr="005D5CF7">
        <w:t xml:space="preserve"> </w:t>
      </w:r>
      <w:r>
        <w:t>major</w:t>
      </w:r>
      <w:r w:rsidRPr="005D5CF7">
        <w:t xml:space="preserve"> </w:t>
      </w:r>
      <w:r>
        <w:t>mode</w:t>
      </w:r>
      <w:r w:rsidRPr="005D5CF7">
        <w:t xml:space="preserve"> </w:t>
      </w:r>
      <w:r>
        <w:t>and</w:t>
      </w:r>
      <w:r w:rsidRPr="005D5CF7">
        <w:t xml:space="preserve"> </w:t>
      </w:r>
      <w:r>
        <w:t>ancient</w:t>
      </w:r>
      <w:r w:rsidRPr="005D5CF7">
        <w:t xml:space="preserve"> </w:t>
      </w:r>
      <w:r>
        <w:t>modes</w:t>
      </w:r>
      <w:r w:rsidRPr="005D5CF7">
        <w:t xml:space="preserve"> </w:t>
      </w:r>
      <w:r>
        <w:t>can have harmonic or melodic meaning. It</w:t>
      </w:r>
      <w:r w:rsidRPr="005D5CF7">
        <w:rPr>
          <w:lang w:val="ru-RU"/>
        </w:rPr>
        <w:t xml:space="preserve"> </w:t>
      </w:r>
      <w:r>
        <w:t>is</w:t>
      </w:r>
      <w:r w:rsidRPr="005D5CF7">
        <w:rPr>
          <w:lang w:val="ru-RU"/>
        </w:rPr>
        <w:t xml:space="preserve"> </w:t>
      </w:r>
      <w:r>
        <w:t>not</w:t>
      </w:r>
      <w:r w:rsidRPr="005D5CF7">
        <w:rPr>
          <w:lang w:val="ru-RU"/>
        </w:rPr>
        <w:t xml:space="preserve"> </w:t>
      </w:r>
      <w:r>
        <w:t>true</w:t>
      </w:r>
      <w:r w:rsidRPr="005D5CF7">
        <w:rPr>
          <w:lang w:val="ru-RU"/>
        </w:rPr>
        <w:t xml:space="preserve"> </w:t>
      </w:r>
      <w:r>
        <w:t>for</w:t>
      </w:r>
      <w:r w:rsidRPr="005D5CF7">
        <w:rPr>
          <w:lang w:val="ru-RU"/>
        </w:rPr>
        <w:t xml:space="preserve"> </w:t>
      </w:r>
      <w:r>
        <w:t>melodic</w:t>
      </w:r>
      <w:r w:rsidRPr="005D5CF7">
        <w:rPr>
          <w:lang w:val="ru-RU"/>
        </w:rPr>
        <w:t xml:space="preserve"> </w:t>
      </w:r>
      <w:r>
        <w:t>minor</w:t>
      </w:r>
      <w:r w:rsidRPr="005D5CF7">
        <w:rPr>
          <w:lang w:val="ru-RU"/>
        </w:rPr>
        <w:t xml:space="preserve"> (</w:t>
      </w:r>
      <w:r>
        <w:t>see</w:t>
      </w:r>
      <w:r w:rsidR="00845875">
        <w:rPr>
          <w:lang w:val="ru-RU"/>
        </w:rPr>
        <w:t xml:space="preserve"> </w:t>
      </w:r>
      <w:bookmarkStart w:id="38" w:name="OLE_LINK9"/>
      <w:bookmarkStart w:id="39" w:name="OLE_LINK10"/>
      <w:r w:rsidR="00845875">
        <w:rPr>
          <w:lang w:val="ru-RU"/>
        </w:rPr>
        <w:t>§</w:t>
      </w:r>
      <w:bookmarkEnd w:id="38"/>
      <w:bookmarkEnd w:id="39"/>
      <w:r w:rsidR="00845875" w:rsidRPr="00845875">
        <w:rPr>
          <w:lang w:val="ru-RU"/>
        </w:rPr>
        <w:t xml:space="preserve">34 </w:t>
      </w:r>
      <w:r w:rsidR="00845875">
        <w:rPr>
          <w:lang w:val="ru-RU"/>
        </w:rPr>
        <w:t>и</w:t>
      </w:r>
      <w:r w:rsidR="00845875" w:rsidRPr="00845875">
        <w:rPr>
          <w:lang w:val="ru-RU"/>
        </w:rPr>
        <w:t xml:space="preserve"> </w:t>
      </w:r>
      <w:bookmarkStart w:id="40" w:name="OLE_LINK14"/>
      <w:bookmarkStart w:id="41" w:name="OLE_LINK15"/>
      <w:r w:rsidR="00845875">
        <w:rPr>
          <w:lang w:val="ru-RU"/>
        </w:rPr>
        <w:t>§</w:t>
      </w:r>
      <w:r w:rsidR="00845875" w:rsidRPr="00845875">
        <w:rPr>
          <w:lang w:val="ru-RU"/>
        </w:rPr>
        <w:t>35</w:t>
      </w:r>
      <w:bookmarkEnd w:id="40"/>
      <w:bookmarkEnd w:id="41"/>
      <w:r w:rsidR="00845875">
        <w:rPr>
          <w:lang w:val="ru-RU"/>
        </w:rPr>
        <w:t>).</w:t>
      </w:r>
    </w:p>
    <w:p w14:paraId="13D4FC6A" w14:textId="72FD878D" w:rsidR="003E6A76" w:rsidRDefault="005D5CF7" w:rsidP="003E6A76">
      <w:pPr>
        <w:pStyle w:val="5"/>
        <w:rPr>
          <w:lang w:val="ru-RU"/>
        </w:rPr>
      </w:pPr>
      <w:r>
        <w:t>Harmonic intervals</w:t>
      </w:r>
    </w:p>
    <w:p w14:paraId="6CE431F1" w14:textId="5EF3E584" w:rsidR="003E6A76" w:rsidRPr="005D5CF7" w:rsidRDefault="005D5CF7" w:rsidP="003E6A76">
      <w:pPr>
        <w:ind w:firstLine="360"/>
      </w:pPr>
      <w:r>
        <w:t>The</w:t>
      </w:r>
      <w:r w:rsidRPr="005D5CF7">
        <w:t xml:space="preserve"> </w:t>
      </w:r>
      <w:r>
        <w:t>following</w:t>
      </w:r>
      <w:r w:rsidRPr="005D5CF7">
        <w:t xml:space="preserve"> </w:t>
      </w:r>
      <w:r>
        <w:t>intervals</w:t>
      </w:r>
      <w:r w:rsidRPr="005D5CF7">
        <w:t xml:space="preserve"> </w:t>
      </w:r>
      <w:r>
        <w:t>(</w:t>
      </w:r>
      <w:r w:rsidR="008A06FA">
        <w:t>simple</w:t>
      </w:r>
      <w:r>
        <w:t xml:space="preserve"> or </w:t>
      </w:r>
      <w:r w:rsidR="00AF14E0">
        <w:t>compound</w:t>
      </w:r>
      <w:r>
        <w:t>) are</w:t>
      </w:r>
      <w:r w:rsidRPr="005D5CF7">
        <w:t xml:space="preserve"> </w:t>
      </w:r>
      <w:r>
        <w:t>considered</w:t>
      </w:r>
      <w:r w:rsidRPr="005D5CF7">
        <w:t xml:space="preserve"> </w:t>
      </w:r>
      <w:r>
        <w:t>consonances</w:t>
      </w:r>
      <w:r w:rsidRPr="005D5CF7">
        <w:t xml:space="preserve"> </w:t>
      </w:r>
      <w:r>
        <w:t>between</w:t>
      </w:r>
      <w:r w:rsidRPr="005D5CF7">
        <w:t xml:space="preserve"> </w:t>
      </w:r>
      <w:r>
        <w:t>voices</w:t>
      </w:r>
      <w:r w:rsidR="003E6A76" w:rsidRPr="005D5CF7">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135"/>
      </w:tblGrid>
      <w:tr w:rsidR="003E6A76" w14:paraId="42646095" w14:textId="77777777" w:rsidTr="003E6A76">
        <w:tc>
          <w:tcPr>
            <w:tcW w:w="3544" w:type="dxa"/>
            <w:vAlign w:val="center"/>
          </w:tcPr>
          <w:p w14:paraId="095CD6AD" w14:textId="6C37BA0A" w:rsidR="003E6A76" w:rsidRPr="00D60F6A" w:rsidRDefault="00D60F6A" w:rsidP="00D60F6A">
            <w:pPr>
              <w:rPr>
                <w:i/>
              </w:rPr>
            </w:pPr>
            <w:r>
              <w:rPr>
                <w:i/>
              </w:rPr>
              <w:t>Perfect octave</w:t>
            </w:r>
          </w:p>
        </w:tc>
        <w:tc>
          <w:tcPr>
            <w:tcW w:w="6135" w:type="dxa"/>
            <w:vAlign w:val="center"/>
          </w:tcPr>
          <w:p w14:paraId="49A46285" w14:textId="77777777" w:rsidR="003E6A76" w:rsidRDefault="003E6A76" w:rsidP="003E6A76">
            <w:pPr>
              <w:rPr>
                <w:lang w:val="ru-RU"/>
              </w:rPr>
            </w:pPr>
            <w:r>
              <w:rPr>
                <w:noProof/>
              </w:rPr>
              <w:drawing>
                <wp:inline distT="0" distB="0" distL="0" distR="0" wp14:anchorId="333E4223" wp14:editId="767C0656">
                  <wp:extent cx="894080" cy="49796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3165" cy="508599"/>
                          </a:xfrm>
                          <a:prstGeom prst="rect">
                            <a:avLst/>
                          </a:prstGeom>
                        </pic:spPr>
                      </pic:pic>
                    </a:graphicData>
                  </a:graphic>
                </wp:inline>
              </w:drawing>
            </w:r>
          </w:p>
        </w:tc>
      </w:tr>
      <w:tr w:rsidR="003E6A76" w14:paraId="1087D220" w14:textId="77777777" w:rsidTr="003E6A76">
        <w:tc>
          <w:tcPr>
            <w:tcW w:w="3544" w:type="dxa"/>
            <w:vAlign w:val="center"/>
          </w:tcPr>
          <w:p w14:paraId="1FDA0CEC" w14:textId="168846C6" w:rsidR="003E6A76" w:rsidRPr="00D60F6A" w:rsidRDefault="00D60F6A" w:rsidP="003E6A76">
            <w:pPr>
              <w:rPr>
                <w:i/>
              </w:rPr>
            </w:pPr>
            <w:r>
              <w:rPr>
                <w:i/>
              </w:rPr>
              <w:t>Perfect 5th</w:t>
            </w:r>
          </w:p>
        </w:tc>
        <w:tc>
          <w:tcPr>
            <w:tcW w:w="6135" w:type="dxa"/>
            <w:vAlign w:val="center"/>
          </w:tcPr>
          <w:p w14:paraId="0B2E7694" w14:textId="77777777" w:rsidR="003E6A76" w:rsidRDefault="003E6A76" w:rsidP="003E6A76">
            <w:pPr>
              <w:rPr>
                <w:lang w:val="ru-RU"/>
              </w:rPr>
            </w:pPr>
            <w:r>
              <w:rPr>
                <w:noProof/>
              </w:rPr>
              <w:drawing>
                <wp:inline distT="0" distB="0" distL="0" distR="0" wp14:anchorId="0F0C1857" wp14:editId="5E0E8843">
                  <wp:extent cx="1008603" cy="5562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884" cy="569652"/>
                          </a:xfrm>
                          <a:prstGeom prst="rect">
                            <a:avLst/>
                          </a:prstGeom>
                        </pic:spPr>
                      </pic:pic>
                    </a:graphicData>
                  </a:graphic>
                </wp:inline>
              </w:drawing>
            </w:r>
          </w:p>
        </w:tc>
      </w:tr>
      <w:tr w:rsidR="003E6A76" w14:paraId="7D755AE8" w14:textId="77777777" w:rsidTr="003E6A76">
        <w:tc>
          <w:tcPr>
            <w:tcW w:w="3544" w:type="dxa"/>
            <w:vAlign w:val="center"/>
          </w:tcPr>
          <w:p w14:paraId="4594DE9B" w14:textId="1A8A915B" w:rsidR="003E6A76" w:rsidRPr="00D60F6A" w:rsidRDefault="00D60F6A" w:rsidP="003E6A76">
            <w:pPr>
              <w:rPr>
                <w:i/>
              </w:rPr>
            </w:pPr>
            <w:r>
              <w:rPr>
                <w:i/>
              </w:rPr>
              <w:t>Major and minor 3rd</w:t>
            </w:r>
          </w:p>
        </w:tc>
        <w:tc>
          <w:tcPr>
            <w:tcW w:w="6135" w:type="dxa"/>
            <w:vAlign w:val="center"/>
          </w:tcPr>
          <w:p w14:paraId="7B2CB6FF" w14:textId="77777777" w:rsidR="003E6A76" w:rsidRDefault="003E6A76" w:rsidP="003E6A76">
            <w:pPr>
              <w:rPr>
                <w:lang w:val="ru-RU"/>
              </w:rPr>
            </w:pPr>
            <w:r>
              <w:rPr>
                <w:noProof/>
              </w:rPr>
              <w:drawing>
                <wp:inline distT="0" distB="0" distL="0" distR="0" wp14:anchorId="6E8E5731" wp14:editId="65B3DF5F">
                  <wp:extent cx="1107440" cy="53064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525" cy="543626"/>
                          </a:xfrm>
                          <a:prstGeom prst="rect">
                            <a:avLst/>
                          </a:prstGeom>
                        </pic:spPr>
                      </pic:pic>
                    </a:graphicData>
                  </a:graphic>
                </wp:inline>
              </w:drawing>
            </w:r>
          </w:p>
        </w:tc>
      </w:tr>
      <w:tr w:rsidR="003E6A76" w14:paraId="001D1C19" w14:textId="77777777" w:rsidTr="003E6A76">
        <w:tc>
          <w:tcPr>
            <w:tcW w:w="3544" w:type="dxa"/>
            <w:vAlign w:val="center"/>
          </w:tcPr>
          <w:p w14:paraId="1A2D634E" w14:textId="665F459A" w:rsidR="003E6A76" w:rsidRPr="00D60F6A" w:rsidRDefault="00D60F6A" w:rsidP="003E6A76">
            <w:pPr>
              <w:rPr>
                <w:i/>
              </w:rPr>
            </w:pPr>
            <w:r>
              <w:rPr>
                <w:i/>
              </w:rPr>
              <w:t>Major and minor 6th</w:t>
            </w:r>
          </w:p>
        </w:tc>
        <w:tc>
          <w:tcPr>
            <w:tcW w:w="6135" w:type="dxa"/>
            <w:vAlign w:val="center"/>
          </w:tcPr>
          <w:p w14:paraId="5A4765E6" w14:textId="77777777" w:rsidR="003E6A76" w:rsidRDefault="003E6A76" w:rsidP="003E6A76">
            <w:pPr>
              <w:rPr>
                <w:lang w:val="ru-RU"/>
              </w:rPr>
            </w:pPr>
            <w:r>
              <w:rPr>
                <w:noProof/>
              </w:rPr>
              <w:drawing>
                <wp:inline distT="0" distB="0" distL="0" distR="0" wp14:anchorId="408D20FE" wp14:editId="0137962E">
                  <wp:extent cx="1163320" cy="505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678" cy="518284"/>
                          </a:xfrm>
                          <a:prstGeom prst="rect">
                            <a:avLst/>
                          </a:prstGeom>
                        </pic:spPr>
                      </pic:pic>
                    </a:graphicData>
                  </a:graphic>
                </wp:inline>
              </w:drawing>
            </w:r>
          </w:p>
        </w:tc>
      </w:tr>
    </w:tbl>
    <w:p w14:paraId="77CBA200" w14:textId="77777777" w:rsidR="003E6A76" w:rsidRDefault="003E6A76" w:rsidP="003E6A76">
      <w:pPr>
        <w:rPr>
          <w:lang w:val="ru-RU"/>
        </w:rPr>
      </w:pPr>
    </w:p>
    <w:p w14:paraId="5A12DFAC" w14:textId="35774A5E" w:rsidR="00D64639" w:rsidRPr="00335DCC" w:rsidRDefault="00335DCC" w:rsidP="00D64639">
      <w:pPr>
        <w:ind w:firstLine="360"/>
      </w:pPr>
      <w:bookmarkStart w:id="42" w:name="OLE_LINK16"/>
      <w:r>
        <w:t>Unison is allowed in particular situations</w:t>
      </w:r>
      <w:r w:rsidR="00D64639" w:rsidRPr="00335DCC">
        <w:t xml:space="preserve"> (</w:t>
      </w:r>
      <w:r>
        <w:t>see</w:t>
      </w:r>
      <w:r w:rsidR="00D64639" w:rsidRPr="00335DCC">
        <w:t xml:space="preserve"> </w:t>
      </w:r>
      <w:bookmarkStart w:id="43" w:name="OLE_LINK19"/>
      <w:r w:rsidR="00D64639" w:rsidRPr="00335DCC">
        <w:t>§</w:t>
      </w:r>
      <w:r w:rsidR="002D6377" w:rsidRPr="00335DCC">
        <w:t>53</w:t>
      </w:r>
      <w:bookmarkEnd w:id="43"/>
      <w:r w:rsidR="00D64639" w:rsidRPr="00335DCC">
        <w:t>).</w:t>
      </w:r>
      <w:bookmarkEnd w:id="42"/>
    </w:p>
    <w:p w14:paraId="211BB383" w14:textId="7AA3635E" w:rsidR="003E6A76" w:rsidRPr="00335DCC" w:rsidRDefault="00335DCC" w:rsidP="003E6A76">
      <w:pPr>
        <w:ind w:firstLine="360"/>
      </w:pPr>
      <w:bookmarkStart w:id="44" w:name="OLE_LINK142"/>
      <w:bookmarkStart w:id="45" w:name="OLE_LINK143"/>
      <w:r>
        <w:t>Perfect</w:t>
      </w:r>
      <w:r w:rsidRPr="00335DCC">
        <w:t xml:space="preserve"> 4</w:t>
      </w:r>
      <w:r>
        <w:t>th</w:t>
      </w:r>
      <w:r w:rsidRPr="00335DCC">
        <w:t xml:space="preserve">, </w:t>
      </w:r>
      <w:r>
        <w:t>augmented</w:t>
      </w:r>
      <w:r w:rsidRPr="00335DCC">
        <w:t xml:space="preserve"> 4</w:t>
      </w:r>
      <w:r>
        <w:t>th</w:t>
      </w:r>
      <w:r w:rsidRPr="00335DCC">
        <w:t xml:space="preserve"> </w:t>
      </w:r>
      <w:r>
        <w:t>and</w:t>
      </w:r>
      <w:r w:rsidRPr="00335DCC">
        <w:t xml:space="preserve"> </w:t>
      </w:r>
      <w:r>
        <w:t>diminished</w:t>
      </w:r>
      <w:r w:rsidRPr="00335DCC">
        <w:t xml:space="preserve"> 5</w:t>
      </w:r>
      <w:r>
        <w:t>th</w:t>
      </w:r>
      <w:r w:rsidRPr="00335DCC">
        <w:t xml:space="preserve"> </w:t>
      </w:r>
      <w:r>
        <w:t>are</w:t>
      </w:r>
      <w:r w:rsidRPr="00335DCC">
        <w:t xml:space="preserve"> </w:t>
      </w:r>
      <w:r>
        <w:t>allowed between two voices except bass (see</w:t>
      </w:r>
      <w:r w:rsidR="0049660F" w:rsidRPr="00335DCC">
        <w:t xml:space="preserve"> </w:t>
      </w:r>
      <w:bookmarkStart w:id="46" w:name="OLE_LINK47"/>
      <w:bookmarkStart w:id="47" w:name="OLE_LINK48"/>
      <w:r w:rsidR="0049660F" w:rsidRPr="00335DCC">
        <w:t>§</w:t>
      </w:r>
      <w:bookmarkEnd w:id="46"/>
      <w:bookmarkEnd w:id="47"/>
      <w:r w:rsidR="0049660F" w:rsidRPr="00335DCC">
        <w:t>54).</w:t>
      </w:r>
    </w:p>
    <w:bookmarkEnd w:id="44"/>
    <w:bookmarkEnd w:id="45"/>
    <w:p w14:paraId="4172686D" w14:textId="0A18D534" w:rsidR="001362EF" w:rsidRDefault="00764A55" w:rsidP="001362EF">
      <w:pPr>
        <w:pStyle w:val="5"/>
        <w:rPr>
          <w:lang w:val="ru-RU"/>
        </w:rPr>
      </w:pPr>
      <w:r>
        <w:t>Chords</w:t>
      </w:r>
    </w:p>
    <w:p w14:paraId="5D1CF004" w14:textId="40CA2AD0" w:rsidR="001362EF" w:rsidRPr="00764A55" w:rsidRDefault="00764A55" w:rsidP="003E6A76">
      <w:pPr>
        <w:ind w:firstLine="360"/>
      </w:pPr>
      <w:r>
        <w:t>Only the following chords are allowed</w:t>
      </w:r>
      <w:r w:rsidR="0072308B" w:rsidRPr="00764A55">
        <w:t>:</w:t>
      </w:r>
    </w:p>
    <w:p w14:paraId="3A30C22A" w14:textId="300FA016" w:rsidR="0072308B" w:rsidRPr="00764A55" w:rsidRDefault="00764A55" w:rsidP="00E076E4">
      <w:pPr>
        <w:pStyle w:val="a7"/>
        <w:numPr>
          <w:ilvl w:val="0"/>
          <w:numId w:val="4"/>
        </w:numPr>
      </w:pPr>
      <w:bookmarkStart w:id="48" w:name="OLE_LINK17"/>
      <w:bookmarkStart w:id="49" w:name="OLE_LINK18"/>
      <w:r>
        <w:t>Major</w:t>
      </w:r>
      <w:r w:rsidRPr="00764A55">
        <w:t xml:space="preserve"> </w:t>
      </w:r>
      <w:r>
        <w:t>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bookmarkEnd w:id="48"/>
      <w:bookmarkEnd w:id="49"/>
      <w:r>
        <w:t>:</w:t>
      </w:r>
    </w:p>
    <w:p w14:paraId="7B9590A2" w14:textId="77777777" w:rsidR="00087BC4" w:rsidRDefault="00087BC4" w:rsidP="00087BC4">
      <w:pPr>
        <w:pStyle w:val="a7"/>
        <w:rPr>
          <w:lang w:val="ru-RU"/>
        </w:rPr>
      </w:pPr>
      <w:r>
        <w:rPr>
          <w:noProof/>
        </w:rPr>
        <w:drawing>
          <wp:inline distT="0" distB="0" distL="0" distR="0" wp14:anchorId="6FEC5070" wp14:editId="57D6CDF3">
            <wp:extent cx="1424940" cy="607352"/>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6037" cy="620606"/>
                    </a:xfrm>
                    <a:prstGeom prst="rect">
                      <a:avLst/>
                    </a:prstGeom>
                  </pic:spPr>
                </pic:pic>
              </a:graphicData>
            </a:graphic>
          </wp:inline>
        </w:drawing>
      </w:r>
    </w:p>
    <w:p w14:paraId="33DA8CB7" w14:textId="0C681CB2" w:rsidR="00E076E4" w:rsidRPr="00764A55" w:rsidRDefault="00764A55" w:rsidP="00E076E4">
      <w:pPr>
        <w:pStyle w:val="a7"/>
        <w:numPr>
          <w:ilvl w:val="0"/>
          <w:numId w:val="4"/>
        </w:numPr>
      </w:pPr>
      <w:r>
        <w:t>Minor 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p>
    <w:p w14:paraId="625517AE" w14:textId="77777777" w:rsidR="00087BC4" w:rsidRDefault="00087BC4" w:rsidP="00087BC4">
      <w:pPr>
        <w:pStyle w:val="a7"/>
        <w:rPr>
          <w:lang w:val="ru-RU"/>
        </w:rPr>
      </w:pPr>
      <w:r>
        <w:rPr>
          <w:noProof/>
        </w:rPr>
        <w:lastRenderedPageBreak/>
        <w:drawing>
          <wp:inline distT="0" distB="0" distL="0" distR="0" wp14:anchorId="66A7C774" wp14:editId="4D9BA7B9">
            <wp:extent cx="1310640" cy="52278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2550" cy="535511"/>
                    </a:xfrm>
                    <a:prstGeom prst="rect">
                      <a:avLst/>
                    </a:prstGeom>
                  </pic:spPr>
                </pic:pic>
              </a:graphicData>
            </a:graphic>
          </wp:inline>
        </w:drawing>
      </w:r>
    </w:p>
    <w:p w14:paraId="757A47D2" w14:textId="323BCB05" w:rsidR="00E076E4" w:rsidRPr="00764A55" w:rsidRDefault="00764A55" w:rsidP="00E076E4">
      <w:pPr>
        <w:pStyle w:val="a7"/>
        <w:numPr>
          <w:ilvl w:val="0"/>
          <w:numId w:val="4"/>
        </w:numPr>
      </w:pPr>
      <w:r>
        <w:t>First inversion of diminished chord (6th chord):</w:t>
      </w:r>
    </w:p>
    <w:p w14:paraId="6C1D7A28" w14:textId="50A55807" w:rsidR="00764A55" w:rsidRPr="00764A55" w:rsidRDefault="00087BC4" w:rsidP="00764A55">
      <w:pPr>
        <w:pStyle w:val="a7"/>
        <w:rPr>
          <w:lang w:val="ru-RU"/>
        </w:rPr>
      </w:pPr>
      <w:r>
        <w:rPr>
          <w:noProof/>
        </w:rPr>
        <w:drawing>
          <wp:inline distT="0" distB="0" distL="0" distR="0" wp14:anchorId="677E4457" wp14:editId="7210992A">
            <wp:extent cx="1264920" cy="58317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351" cy="599973"/>
                    </a:xfrm>
                    <a:prstGeom prst="rect">
                      <a:avLst/>
                    </a:prstGeom>
                  </pic:spPr>
                </pic:pic>
              </a:graphicData>
            </a:graphic>
          </wp:inline>
        </w:drawing>
      </w:r>
    </w:p>
    <w:p w14:paraId="035BC433" w14:textId="77777777" w:rsidR="00764A55" w:rsidRDefault="00764A55" w:rsidP="00764A55">
      <w:pPr>
        <w:pStyle w:val="a7"/>
        <w:numPr>
          <w:ilvl w:val="0"/>
          <w:numId w:val="4"/>
        </w:numPr>
        <w:rPr>
          <w:ins w:id="50" w:author="Rualark Rualark" w:date="2018-10-31T22:59:00Z"/>
        </w:rPr>
      </w:pPr>
      <w:ins w:id="51" w:author="Rualark Rualark" w:date="2018-10-31T22:59:00Z">
        <w:r>
          <w:t xml:space="preserve">Diminished chord in root position is allowed only when harmonic tritone is allowed (see </w:t>
        </w:r>
        <w:r w:rsidRPr="00764A55">
          <w:t>§55</w:t>
        </w:r>
        <w:r>
          <w:t>).</w:t>
        </w:r>
      </w:ins>
    </w:p>
    <w:p w14:paraId="11E87A7D" w14:textId="448C0A32" w:rsidR="00E076E4" w:rsidRPr="00764A55" w:rsidDel="00764A55" w:rsidRDefault="00764A55" w:rsidP="003E6A76">
      <w:pPr>
        <w:ind w:firstLine="360"/>
        <w:rPr>
          <w:del w:id="52" w:author="Rualark Rualark" w:date="2018-10-31T22:59:00Z"/>
        </w:rPr>
      </w:pPr>
      <w:del w:id="53" w:author="Rualark Rualark" w:date="2018-10-31T22:59:00Z">
        <w:r w:rsidDel="00764A55">
          <w:delText>Diminished</w:delText>
        </w:r>
        <w:r w:rsidRPr="00764A55" w:rsidDel="00764A55">
          <w:delText xml:space="preserve"> </w:delText>
        </w:r>
        <w:r w:rsidDel="00764A55">
          <w:delText>chord</w:delText>
        </w:r>
        <w:r w:rsidRPr="00764A55" w:rsidDel="00764A55">
          <w:delText xml:space="preserve"> </w:delText>
        </w:r>
        <w:r w:rsidDel="00764A55">
          <w:delText>is</w:delText>
        </w:r>
        <w:r w:rsidRPr="00764A55" w:rsidDel="00764A55">
          <w:delText xml:space="preserve"> </w:delText>
        </w:r>
        <w:r w:rsidDel="00764A55">
          <w:delText>allowed</w:delText>
        </w:r>
        <w:r w:rsidRPr="00764A55" w:rsidDel="00764A55">
          <w:delText xml:space="preserve"> </w:delText>
        </w:r>
        <w:r w:rsidDel="00764A55">
          <w:delText>in</w:delText>
        </w:r>
        <w:r w:rsidRPr="00764A55" w:rsidDel="00764A55">
          <w:delText xml:space="preserve"> </w:delText>
        </w:r>
        <w:r w:rsidDel="00764A55">
          <w:delText>some</w:delText>
        </w:r>
        <w:r w:rsidRPr="00764A55" w:rsidDel="00764A55">
          <w:delText xml:space="preserve"> </w:delText>
        </w:r>
        <w:r w:rsidDel="00764A55">
          <w:delText xml:space="preserve">situations (see </w:delText>
        </w:r>
        <w:bookmarkStart w:id="54" w:name="OLE_LINK26"/>
        <w:bookmarkStart w:id="55" w:name="OLE_LINK27"/>
        <w:bookmarkStart w:id="56" w:name="OLE_LINK30"/>
        <w:bookmarkStart w:id="57" w:name="OLE_LINK20"/>
        <w:bookmarkStart w:id="58" w:name="OLE_LINK23"/>
        <w:bookmarkStart w:id="59" w:name="OLE_LINK24"/>
        <w:r w:rsidR="00614A3D" w:rsidRPr="00764A55" w:rsidDel="00764A55">
          <w:delText>§55</w:delText>
        </w:r>
        <w:bookmarkEnd w:id="54"/>
        <w:bookmarkEnd w:id="55"/>
        <w:bookmarkEnd w:id="56"/>
        <w:r w:rsidR="00614A3D" w:rsidRPr="00764A55" w:rsidDel="00764A55">
          <w:delText>).</w:delText>
        </w:r>
        <w:bookmarkEnd w:id="57"/>
        <w:bookmarkEnd w:id="58"/>
        <w:bookmarkEnd w:id="59"/>
      </w:del>
    </w:p>
    <w:p w14:paraId="56AD1FF7" w14:textId="4123E39B" w:rsidR="009E6EB6" w:rsidRDefault="0037624E" w:rsidP="00FC1FCC">
      <w:pPr>
        <w:pStyle w:val="5"/>
        <w:rPr>
          <w:lang w:val="ru-RU"/>
        </w:rPr>
      </w:pPr>
      <w:r>
        <w:t>Melodic notes</w:t>
      </w:r>
    </w:p>
    <w:p w14:paraId="4AB0266A" w14:textId="67E21493" w:rsidR="00FC1FCC" w:rsidRPr="0037624E" w:rsidRDefault="0037624E" w:rsidP="00FC1FCC">
      <w:pPr>
        <w:ind w:firstLine="360"/>
      </w:pPr>
      <w:r>
        <w:t>Suspensions, passing tones and auxiliary tones are used</w:t>
      </w:r>
      <w:r w:rsidR="00FC1FCC" w:rsidRPr="0037624E">
        <w:t>.</w:t>
      </w:r>
    </w:p>
    <w:p w14:paraId="274244EE" w14:textId="77777777" w:rsidR="00B576BD" w:rsidRDefault="0037624E" w:rsidP="00FC1FCC">
      <w:pPr>
        <w:ind w:firstLine="360"/>
        <w:rPr>
          <w:ins w:id="60" w:author="Rualark Rualark" w:date="2018-11-03T00:20:00Z"/>
        </w:rPr>
      </w:pPr>
      <w:r>
        <w:t>All of these notes should resolve correctly</w:t>
      </w:r>
      <w:ins w:id="61" w:author="Rualark Rualark" w:date="2018-11-03T00:20:00Z">
        <w:r w:rsidR="00B576BD">
          <w:t>:</w:t>
        </w:r>
      </w:ins>
    </w:p>
    <w:p w14:paraId="345B2DD0" w14:textId="4F83D666" w:rsidR="00B576BD" w:rsidRDefault="00B576BD" w:rsidP="00B576BD">
      <w:pPr>
        <w:pStyle w:val="a7"/>
        <w:numPr>
          <w:ilvl w:val="0"/>
          <w:numId w:val="29"/>
        </w:numPr>
        <w:rPr>
          <w:ins w:id="62" w:author="Rualark Rualark" w:date="2018-11-03T00:20:00Z"/>
        </w:rPr>
      </w:pPr>
      <w:ins w:id="63" w:author="Rualark Rualark" w:date="2018-11-03T00:20:00Z">
        <w:r>
          <w:t xml:space="preserve">Suspension resolution rules are described starting from </w:t>
        </w:r>
        <w:r w:rsidRPr="00764A55">
          <w:t>§</w:t>
        </w:r>
        <w:r>
          <w:t>61.</w:t>
        </w:r>
      </w:ins>
    </w:p>
    <w:p w14:paraId="28F945C0" w14:textId="0FC4D55C" w:rsidR="00B576BD" w:rsidRDefault="00B576BD" w:rsidP="00B576BD">
      <w:pPr>
        <w:pStyle w:val="a7"/>
        <w:numPr>
          <w:ilvl w:val="0"/>
          <w:numId w:val="29"/>
        </w:numPr>
        <w:rPr>
          <w:ins w:id="64" w:author="Rualark Rualark" w:date="2018-11-03T00:20:00Z"/>
        </w:rPr>
      </w:pPr>
      <w:ins w:id="65" w:author="Rualark Rualark" w:date="2018-11-03T00:20:00Z">
        <w:r>
          <w:t>Passing tone should be followed by chord tone or another passing tone in same direction.</w:t>
        </w:r>
      </w:ins>
    </w:p>
    <w:p w14:paraId="0D39D6C8" w14:textId="72E39C82" w:rsidR="00B576BD" w:rsidRPr="00B576BD" w:rsidRDefault="00B576BD" w:rsidP="00B576BD">
      <w:pPr>
        <w:pStyle w:val="a7"/>
        <w:numPr>
          <w:ilvl w:val="0"/>
          <w:numId w:val="29"/>
        </w:numPr>
        <w:rPr>
          <w:ins w:id="66" w:author="Rualark Rualark" w:date="2018-11-03T00:20:00Z"/>
        </w:rPr>
      </w:pPr>
      <w:ins w:id="67" w:author="Rualark Rualark" w:date="2018-11-03T00:20:00Z">
        <w:r>
          <w:t>Auxiliary tone should be surrounded by chord tones on both sides.</w:t>
        </w:r>
      </w:ins>
    </w:p>
    <w:p w14:paraId="62BE889F" w14:textId="1EB52B13" w:rsidR="002F5D64" w:rsidRDefault="00B576BD" w:rsidP="00FC1FCC">
      <w:pPr>
        <w:ind w:firstLine="360"/>
      </w:pPr>
      <w:del w:id="68" w:author="Rualark Rualark" w:date="2018-11-03T00:20:00Z">
        <w:r w:rsidDel="00B576BD">
          <w:delText>.</w:delText>
        </w:r>
      </w:del>
    </w:p>
    <w:p w14:paraId="026DF6F7" w14:textId="30535C52" w:rsidR="00B07BEE" w:rsidRPr="00D86FD8" w:rsidRDefault="00D86FD8" w:rsidP="00B07BEE">
      <w:pPr>
        <w:pStyle w:val="4"/>
        <w:rPr>
          <w:lang w:val="en-US"/>
        </w:rPr>
      </w:pPr>
      <w:r>
        <w:rPr>
          <w:lang w:val="en-US"/>
        </w:rPr>
        <w:t>Limitations</w:t>
      </w:r>
    </w:p>
    <w:p w14:paraId="5BD1435E" w14:textId="17A3383F" w:rsidR="00B07BEE" w:rsidRDefault="00986186" w:rsidP="00B07BEE">
      <w:pPr>
        <w:pStyle w:val="5"/>
        <w:rPr>
          <w:lang w:val="ru-RU"/>
        </w:rPr>
      </w:pPr>
      <w:bookmarkStart w:id="69" w:name="OLE_LINK22"/>
      <w:r>
        <w:t>Number of voices</w:t>
      </w:r>
    </w:p>
    <w:p w14:paraId="20A0EA1F" w14:textId="4BA1D750" w:rsidR="00436DC0" w:rsidRPr="00986186" w:rsidRDefault="00986186" w:rsidP="00436DC0">
      <w:pPr>
        <w:ind w:firstLine="360"/>
      </w:pPr>
      <w:r>
        <w:t>School</w:t>
      </w:r>
      <w:r w:rsidRPr="00986186">
        <w:t xml:space="preserve"> </w:t>
      </w:r>
      <w:r>
        <w:t>counterpoint</w:t>
      </w:r>
      <w:r w:rsidRPr="00986186">
        <w:t xml:space="preserve"> </w:t>
      </w:r>
      <w:r>
        <w:t>is</w:t>
      </w:r>
      <w:r w:rsidRPr="00986186">
        <w:t xml:space="preserve"> </w:t>
      </w:r>
      <w:r>
        <w:t>written</w:t>
      </w:r>
      <w:r w:rsidRPr="00986186">
        <w:t xml:space="preserve"> </w:t>
      </w:r>
      <w:r>
        <w:t>for</w:t>
      </w:r>
      <w:r w:rsidRPr="00986186">
        <w:t xml:space="preserve"> </w:t>
      </w:r>
      <w:r>
        <w:t>vocal</w:t>
      </w:r>
      <w:r w:rsidRPr="00986186">
        <w:t xml:space="preserve"> </w:t>
      </w:r>
      <w:r>
        <w:t>ensemble</w:t>
      </w:r>
      <w:r w:rsidRPr="00986186">
        <w:t xml:space="preserve"> </w:t>
      </w:r>
      <w:r>
        <w:t>of</w:t>
      </w:r>
      <w:r w:rsidRPr="00986186">
        <w:t xml:space="preserve"> 2 </w:t>
      </w:r>
      <w:r>
        <w:t>to</w:t>
      </w:r>
      <w:r w:rsidRPr="00986186">
        <w:t xml:space="preserve"> 8 </w:t>
      </w:r>
      <w:r>
        <w:t>voices.</w:t>
      </w:r>
    </w:p>
    <w:p w14:paraId="67D7E700" w14:textId="60C972BF" w:rsidR="00F33893" w:rsidRPr="00BA4774" w:rsidRDefault="00986186" w:rsidP="00436DC0">
      <w:pPr>
        <w:ind w:firstLine="360"/>
      </w:pPr>
      <w:r>
        <w:t>We</w:t>
      </w:r>
      <w:r w:rsidRPr="00BA4774">
        <w:t xml:space="preserve"> </w:t>
      </w:r>
      <w:r>
        <w:t>will</w:t>
      </w:r>
      <w:r w:rsidRPr="00BA4774">
        <w:t xml:space="preserve"> </w:t>
      </w:r>
      <w:r>
        <w:t>study</w:t>
      </w:r>
      <w:r w:rsidRPr="00BA4774">
        <w:t xml:space="preserve"> </w:t>
      </w:r>
      <w:r>
        <w:t>counterpoint</w:t>
      </w:r>
      <w:r w:rsidRPr="00BA4774">
        <w:t xml:space="preserve"> </w:t>
      </w:r>
      <w:r>
        <w:t>in</w:t>
      </w:r>
      <w:r w:rsidRPr="00BA4774">
        <w:t xml:space="preserve"> 2, 3, 4, 5, 6, 7, 8 voic</w:t>
      </w:r>
      <w:r>
        <w:t>es</w:t>
      </w:r>
      <w:r w:rsidRPr="00BA4774">
        <w:t xml:space="preserve"> </w:t>
      </w:r>
      <w:r>
        <w:t>successi</w:t>
      </w:r>
      <w:r w:rsidR="00BA4774">
        <w:t>v</w:t>
      </w:r>
      <w:r>
        <w:t>ely</w:t>
      </w:r>
      <w:r w:rsidRPr="00BA4774">
        <w:t>.</w:t>
      </w:r>
    </w:p>
    <w:p w14:paraId="381346E8" w14:textId="5556FF4F" w:rsidR="00A37D1B" w:rsidRDefault="00156C48" w:rsidP="00A37D1B">
      <w:pPr>
        <w:pStyle w:val="5"/>
        <w:rPr>
          <w:lang w:val="ru-RU"/>
        </w:rPr>
      </w:pPr>
      <w:r>
        <w:t>Vocal ranges</w:t>
      </w:r>
    </w:p>
    <w:p w14:paraId="18F8301D" w14:textId="2C875B7F" w:rsidR="00A37D1B" w:rsidRPr="00156C48" w:rsidRDefault="00156C48" w:rsidP="00A37D1B">
      <w:pPr>
        <w:ind w:firstLine="360"/>
      </w:pPr>
      <w:r>
        <w:t>Voices should be limited in the following ranges:</w:t>
      </w:r>
    </w:p>
    <w:p w14:paraId="522A4F82" w14:textId="4FF29F3C" w:rsidR="00A37D1B" w:rsidRDefault="00A37D1B" w:rsidP="00A37D1B">
      <w:pPr>
        <w:rPr>
          <w:lang w:val="ru-RU"/>
        </w:rPr>
      </w:pPr>
      <w:r>
        <w:rPr>
          <w:noProof/>
        </w:rPr>
        <w:drawing>
          <wp:inline distT="0" distB="0" distL="0" distR="0" wp14:anchorId="29D3A354" wp14:editId="378A08C8">
            <wp:extent cx="5816600" cy="7083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757" cy="715960"/>
                    </a:xfrm>
                    <a:prstGeom prst="rect">
                      <a:avLst/>
                    </a:prstGeom>
                  </pic:spPr>
                </pic:pic>
              </a:graphicData>
            </a:graphic>
          </wp:inline>
        </w:drawing>
      </w:r>
    </w:p>
    <w:p w14:paraId="0A2F6C13" w14:textId="18F28FAB" w:rsidR="00A37D1B" w:rsidRPr="00436DF7" w:rsidRDefault="00436DF7" w:rsidP="00A37D1B">
      <w:pPr>
        <w:ind w:firstLine="360"/>
      </w:pPr>
      <w:r>
        <w:t>Do</w:t>
      </w:r>
      <w:r w:rsidRPr="00436DF7">
        <w:t xml:space="preserve"> </w:t>
      </w:r>
      <w:r>
        <w:t>not</w:t>
      </w:r>
      <w:r w:rsidRPr="00436DF7">
        <w:t xml:space="preserve"> </w:t>
      </w:r>
      <w:r>
        <w:t>overuse</w:t>
      </w:r>
      <w:r w:rsidRPr="00436DF7">
        <w:t xml:space="preserve"> </w:t>
      </w:r>
      <w:r>
        <w:t>notes</w:t>
      </w:r>
      <w:r w:rsidRPr="00436DF7">
        <w:t xml:space="preserve"> </w:t>
      </w:r>
      <w:r>
        <w:t>that</w:t>
      </w:r>
      <w:r w:rsidRPr="00436DF7">
        <w:t xml:space="preserve"> </w:t>
      </w:r>
      <w:r>
        <w:t>are</w:t>
      </w:r>
      <w:r w:rsidRPr="00436DF7">
        <w:t xml:space="preserve"> </w:t>
      </w:r>
      <w:r>
        <w:t>close</w:t>
      </w:r>
      <w:r w:rsidRPr="00436DF7">
        <w:t xml:space="preserve"> </w:t>
      </w:r>
      <w:r>
        <w:t>to</w:t>
      </w:r>
      <w:r w:rsidRPr="00436DF7">
        <w:t xml:space="preserve"> </w:t>
      </w:r>
      <w:r>
        <w:t>the</w:t>
      </w:r>
      <w:r w:rsidRPr="00436DF7">
        <w:t xml:space="preserve"> </w:t>
      </w:r>
      <w:r>
        <w:t>limits</w:t>
      </w:r>
      <w:r w:rsidRPr="00436DF7">
        <w:t xml:space="preserve"> </w:t>
      </w:r>
      <w:r>
        <w:t>of</w:t>
      </w:r>
      <w:r w:rsidRPr="00436DF7">
        <w:t xml:space="preserve"> </w:t>
      </w:r>
      <w:r>
        <w:t>these</w:t>
      </w:r>
      <w:r w:rsidRPr="00436DF7">
        <w:t xml:space="preserve"> </w:t>
      </w:r>
      <w:r>
        <w:t>ranges</w:t>
      </w:r>
      <w:r w:rsidRPr="00436DF7">
        <w:t xml:space="preserve"> (</w:t>
      </w:r>
      <w:r>
        <w:t>lower</w:t>
      </w:r>
      <w:r w:rsidRPr="00436DF7">
        <w:t xml:space="preserve"> </w:t>
      </w:r>
      <w:r>
        <w:t>and</w:t>
      </w:r>
      <w:r w:rsidRPr="00436DF7">
        <w:t xml:space="preserve"> </w:t>
      </w:r>
      <w:r>
        <w:t>higher)</w:t>
      </w:r>
      <w:r w:rsidR="00A37D1B" w:rsidRPr="00436DF7">
        <w:t>.</w:t>
      </w:r>
    </w:p>
    <w:p w14:paraId="17F62E90" w14:textId="4C13A042" w:rsidR="00031C84" w:rsidRPr="007C5200" w:rsidRDefault="008A06FA" w:rsidP="00A37D1B">
      <w:pPr>
        <w:ind w:firstLine="360"/>
      </w:pPr>
      <w:r>
        <w:t>Also</w:t>
      </w:r>
      <w:r w:rsidRPr="007C5200">
        <w:t xml:space="preserve">, </w:t>
      </w:r>
      <w:r>
        <w:t>range</w:t>
      </w:r>
      <w:r w:rsidRPr="007C5200">
        <w:t xml:space="preserve"> </w:t>
      </w:r>
      <w:r>
        <w:t>of</w:t>
      </w:r>
      <w:r w:rsidRPr="007C5200">
        <w:t xml:space="preserve"> </w:t>
      </w:r>
      <w:r>
        <w:t>each</w:t>
      </w:r>
      <w:r w:rsidRPr="007C5200">
        <w:t xml:space="preserve"> </w:t>
      </w:r>
      <w:r>
        <w:t>voice</w:t>
      </w:r>
      <w:r w:rsidRPr="007C5200">
        <w:t xml:space="preserve"> </w:t>
      </w:r>
      <w:r>
        <w:t>should</w:t>
      </w:r>
      <w:r w:rsidRPr="007C5200">
        <w:t xml:space="preserve"> </w:t>
      </w:r>
      <w:r>
        <w:t>not</w:t>
      </w:r>
      <w:r w:rsidRPr="007C5200">
        <w:t xml:space="preserve"> </w:t>
      </w:r>
      <w:r>
        <w:t>exceed</w:t>
      </w:r>
      <w:r w:rsidRPr="007C5200">
        <w:t xml:space="preserve"> </w:t>
      </w:r>
      <w:r w:rsidR="007C5200" w:rsidRPr="007C5200">
        <w:t>11</w:t>
      </w:r>
      <w:r w:rsidR="007C5200">
        <w:t>th (4th with an octave)</w:t>
      </w:r>
      <w:r w:rsidR="00031C84" w:rsidRPr="007C5200">
        <w:t>.</w:t>
      </w:r>
      <w:r w:rsidR="00CF0CA8" w:rsidRPr="007C5200">
        <w:t xml:space="preserve"> </w:t>
      </w:r>
      <w:r w:rsidR="007C5200">
        <w:t>As</w:t>
      </w:r>
      <w:r w:rsidR="007C5200" w:rsidRPr="007C5200">
        <w:t xml:space="preserve"> </w:t>
      </w:r>
      <w:r w:rsidR="007C5200">
        <w:t>an</w:t>
      </w:r>
      <w:r w:rsidR="007C5200" w:rsidRPr="007C5200">
        <w:t xml:space="preserve"> </w:t>
      </w:r>
      <w:r w:rsidR="007C5200">
        <w:t>exception</w:t>
      </w:r>
      <w:r w:rsidR="007C5200" w:rsidRPr="007C5200">
        <w:t>, 12</w:t>
      </w:r>
      <w:r w:rsidR="007C5200">
        <w:t>th</w:t>
      </w:r>
      <w:r w:rsidR="007C5200" w:rsidRPr="007C5200">
        <w:t xml:space="preserve"> (5</w:t>
      </w:r>
      <w:r w:rsidR="007C5200">
        <w:t>th</w:t>
      </w:r>
      <w:r w:rsidR="007C5200" w:rsidRPr="007C5200">
        <w:t xml:space="preserve"> </w:t>
      </w:r>
      <w:r w:rsidR="007C5200">
        <w:t>with</w:t>
      </w:r>
      <w:r w:rsidR="007C5200" w:rsidRPr="007C5200">
        <w:t xml:space="preserve"> </w:t>
      </w:r>
      <w:r w:rsidR="007C5200">
        <w:t>an</w:t>
      </w:r>
      <w:r w:rsidR="007C5200" w:rsidRPr="007C5200">
        <w:t xml:space="preserve"> </w:t>
      </w:r>
      <w:r w:rsidR="007C5200">
        <w:t>octave</w:t>
      </w:r>
      <w:r w:rsidR="007C5200" w:rsidRPr="007C5200">
        <w:t xml:space="preserve">) </w:t>
      </w:r>
      <w:r w:rsidR="007C5200">
        <w:t>is</w:t>
      </w:r>
      <w:r w:rsidR="007C5200" w:rsidRPr="007C5200">
        <w:t xml:space="preserve"> </w:t>
      </w:r>
      <w:r w:rsidR="007C5200">
        <w:t>allowed</w:t>
      </w:r>
      <w:r w:rsidR="007C5200" w:rsidRPr="007C5200">
        <w:t xml:space="preserve">, when it </w:t>
      </w:r>
      <w:r w:rsidR="007C5200">
        <w:t>is</w:t>
      </w:r>
      <w:r w:rsidR="007C5200" w:rsidRPr="007C5200">
        <w:t xml:space="preserve"> </w:t>
      </w:r>
      <w:r w:rsidR="007C5200">
        <w:t>justified by long stepwise movement</w:t>
      </w:r>
      <w:r w:rsidR="00CF0CA8" w:rsidRPr="007C5200">
        <w:t>.</w:t>
      </w:r>
    </w:p>
    <w:p w14:paraId="406EB7A3" w14:textId="5999EF8E" w:rsidR="00CD5CC1" w:rsidRDefault="00F75023" w:rsidP="00CD5CC1">
      <w:pPr>
        <w:pStyle w:val="5"/>
        <w:rPr>
          <w:lang w:val="ru-RU"/>
        </w:rPr>
      </w:pPr>
      <w:r>
        <w:t>Counterpoint species</w:t>
      </w:r>
    </w:p>
    <w:bookmarkEnd w:id="69"/>
    <w:p w14:paraId="1C1C559D" w14:textId="42EFF80F" w:rsidR="00CD5CC1" w:rsidRPr="00F75023" w:rsidRDefault="00F75023" w:rsidP="00A37D1B">
      <w:pPr>
        <w:ind w:firstLine="360"/>
      </w:pPr>
      <w:r>
        <w:t>Counterpoint</w:t>
      </w:r>
      <w:r w:rsidRPr="007A3E0D">
        <w:t xml:space="preserve"> </w:t>
      </w:r>
      <w:r>
        <w:t>is</w:t>
      </w:r>
      <w:r w:rsidRPr="007A3E0D">
        <w:t xml:space="preserve"> </w:t>
      </w:r>
      <w:r>
        <w:t>studied</w:t>
      </w:r>
      <w:r w:rsidRPr="007A3E0D">
        <w:t xml:space="preserve"> </w:t>
      </w:r>
      <w:r>
        <w:t>in</w:t>
      </w:r>
      <w:r w:rsidRPr="007A3E0D">
        <w:t xml:space="preserve"> 5 </w:t>
      </w:r>
      <w:r>
        <w:t>species</w:t>
      </w:r>
      <w:r w:rsidRPr="007A3E0D">
        <w:t xml:space="preserve">. </w:t>
      </w:r>
      <w:r>
        <w:t>Each species is characterized by obligatory rhythm (see</w:t>
      </w:r>
      <w:r w:rsidR="009916C8" w:rsidRPr="00F75023">
        <w:t xml:space="preserve"> §17).</w:t>
      </w:r>
    </w:p>
    <w:p w14:paraId="1850EFE6" w14:textId="061A264F" w:rsidR="009916C8" w:rsidRPr="00F75023" w:rsidRDefault="00F75023" w:rsidP="00A37D1B">
      <w:pPr>
        <w:ind w:firstLine="360"/>
      </w:pPr>
      <w:r>
        <w:t>Starting</w:t>
      </w:r>
      <w:r w:rsidRPr="00F75023">
        <w:t xml:space="preserve"> </w:t>
      </w:r>
      <w:r>
        <w:t>from</w:t>
      </w:r>
      <w:r w:rsidRPr="00F75023">
        <w:t xml:space="preserve"> 5 </w:t>
      </w:r>
      <w:r>
        <w:t>voices</w:t>
      </w:r>
      <w:r w:rsidRPr="00F75023">
        <w:t xml:space="preserve"> </w:t>
      </w:r>
      <w:r>
        <w:t>we</w:t>
      </w:r>
      <w:r w:rsidRPr="00F75023">
        <w:t xml:space="preserve"> </w:t>
      </w:r>
      <w:r>
        <w:t>limit</w:t>
      </w:r>
      <w:r w:rsidRPr="00F75023">
        <w:t xml:space="preserve"> </w:t>
      </w:r>
      <w:r>
        <w:t>our</w:t>
      </w:r>
      <w:r w:rsidRPr="00F75023">
        <w:t xml:space="preserve"> </w:t>
      </w:r>
      <w:r>
        <w:t>study</w:t>
      </w:r>
      <w:r w:rsidRPr="00F75023">
        <w:t xml:space="preserve"> </w:t>
      </w:r>
      <w:r>
        <w:t>to</w:t>
      </w:r>
      <w:r w:rsidRPr="00F75023">
        <w:t xml:space="preserve"> </w:t>
      </w:r>
      <w:r>
        <w:t>only</w:t>
      </w:r>
      <w:r w:rsidRPr="00F75023">
        <w:t xml:space="preserve"> </w:t>
      </w:r>
      <w:r>
        <w:t>first</w:t>
      </w:r>
      <w:r w:rsidRPr="00F75023">
        <w:t xml:space="preserve"> </w:t>
      </w:r>
      <w:r>
        <w:t>species</w:t>
      </w:r>
      <w:r w:rsidRPr="00F75023">
        <w:t xml:space="preserve"> (</w:t>
      </w:r>
      <w:r>
        <w:t>whole notes) and 5th species (free rhythm</w:t>
      </w:r>
      <w:r w:rsidR="00116E22">
        <w:t xml:space="preserve"> counterpoint</w:t>
      </w:r>
      <w:r>
        <w:t>)</w:t>
      </w:r>
      <w:r w:rsidR="009916C8" w:rsidRPr="00F75023">
        <w:t>.</w:t>
      </w:r>
    </w:p>
    <w:p w14:paraId="49FCBB1C" w14:textId="67C27A48" w:rsidR="00595FC2" w:rsidRDefault="00EC3BCA" w:rsidP="00595FC2">
      <w:pPr>
        <w:pStyle w:val="5"/>
        <w:rPr>
          <w:lang w:val="ru-RU"/>
        </w:rPr>
      </w:pPr>
      <w:r>
        <w:t xml:space="preserve">Mixed </w:t>
      </w:r>
      <w:r w:rsidR="00593E40">
        <w:t>species</w:t>
      </w:r>
    </w:p>
    <w:p w14:paraId="2AC944E9" w14:textId="3B636183" w:rsidR="009C6959" w:rsidRDefault="00593E40" w:rsidP="00A37D1B">
      <w:pPr>
        <w:ind w:firstLine="360"/>
        <w:rPr>
          <w:ins w:id="70" w:author="Rualark Rualark" w:date="2018-11-03T00:31:00Z"/>
        </w:rPr>
      </w:pPr>
      <w:r>
        <w:t>In</w:t>
      </w:r>
      <w:r w:rsidRPr="00593E40">
        <w:t xml:space="preserve"> 3 </w:t>
      </w:r>
      <w:r>
        <w:t>and</w:t>
      </w:r>
      <w:r w:rsidRPr="00593E40">
        <w:t xml:space="preserve"> 4 </w:t>
      </w:r>
      <w:r>
        <w:t>voices</w:t>
      </w:r>
      <w:r w:rsidRPr="00593E40">
        <w:t xml:space="preserve"> </w:t>
      </w:r>
      <w:r>
        <w:t>we</w:t>
      </w:r>
      <w:r w:rsidRPr="00593E40">
        <w:t xml:space="preserve"> </w:t>
      </w:r>
      <w:r>
        <w:t>can</w:t>
      </w:r>
      <w:r w:rsidRPr="00593E40">
        <w:t xml:space="preserve"> </w:t>
      </w:r>
      <w:r>
        <w:t>mix</w:t>
      </w:r>
      <w:r w:rsidRPr="00593E40">
        <w:t xml:space="preserve"> </w:t>
      </w:r>
      <w:r>
        <w:t>different</w:t>
      </w:r>
      <w:r w:rsidRPr="00593E40">
        <w:t xml:space="preserve"> </w:t>
      </w:r>
      <w:r>
        <w:t>species</w:t>
      </w:r>
      <w:r w:rsidRPr="00593E40">
        <w:t xml:space="preserve"> </w:t>
      </w:r>
      <w:r>
        <w:t>of</w:t>
      </w:r>
      <w:r w:rsidRPr="00593E40">
        <w:t xml:space="preserve"> </w:t>
      </w:r>
      <w:r>
        <w:t>counterpoint</w:t>
      </w:r>
      <w:r w:rsidRPr="00593E40">
        <w:t xml:space="preserve"> </w:t>
      </w:r>
      <w:r>
        <w:t>in</w:t>
      </w:r>
      <w:r w:rsidRPr="00593E40">
        <w:t xml:space="preserve"> </w:t>
      </w:r>
      <w:r>
        <w:t>the</w:t>
      </w:r>
      <w:r w:rsidRPr="00593E40">
        <w:t xml:space="preserve"> </w:t>
      </w:r>
      <w:r>
        <w:t>same</w:t>
      </w:r>
      <w:r w:rsidRPr="00593E40">
        <w:t xml:space="preserve"> </w:t>
      </w:r>
      <w:r>
        <w:t>exercise</w:t>
      </w:r>
      <w:r w:rsidRPr="00593E40">
        <w:t>.</w:t>
      </w:r>
      <w:ins w:id="71" w:author="Rualark Rualark" w:date="2018-11-03T00:28:00Z">
        <w:r w:rsidRPr="00593E40">
          <w:t xml:space="preserve"> </w:t>
        </w:r>
        <w:r>
          <w:t>In</w:t>
        </w:r>
        <w:r w:rsidRPr="00593E40">
          <w:t xml:space="preserve"> </w:t>
        </w:r>
        <w:r>
          <w:t>this</w:t>
        </w:r>
        <w:r w:rsidRPr="00593E40">
          <w:t xml:space="preserve"> </w:t>
        </w:r>
        <w:r>
          <w:t>case</w:t>
        </w:r>
        <w:r w:rsidRPr="00593E40">
          <w:t xml:space="preserve"> </w:t>
        </w:r>
        <w:r>
          <w:t>each</w:t>
        </w:r>
        <w:r w:rsidRPr="00593E40">
          <w:t xml:space="preserve"> </w:t>
        </w:r>
        <w:r>
          <w:t>voice</w:t>
        </w:r>
        <w:r w:rsidRPr="00593E40">
          <w:t xml:space="preserve"> </w:t>
        </w:r>
        <w:r>
          <w:t>belongs</w:t>
        </w:r>
        <w:r w:rsidRPr="00593E40">
          <w:t xml:space="preserve"> </w:t>
        </w:r>
        <w:r>
          <w:t>to</w:t>
        </w:r>
        <w:r w:rsidRPr="00593E40">
          <w:t xml:space="preserve"> </w:t>
        </w:r>
        <w:r>
          <w:t>one</w:t>
        </w:r>
        <w:r w:rsidRPr="00593E40">
          <w:t xml:space="preserve"> </w:t>
        </w:r>
        <w:r>
          <w:t>particular</w:t>
        </w:r>
        <w:r w:rsidRPr="00593E40">
          <w:t xml:space="preserve"> </w:t>
        </w:r>
        <w:r>
          <w:t>species</w:t>
        </w:r>
        <w:r w:rsidRPr="00593E40">
          <w:t>.</w:t>
        </w:r>
        <w:r w:rsidR="006B75C1">
          <w:t xml:space="preserve"> 5th species </w:t>
        </w:r>
      </w:ins>
      <w:ins w:id="72" w:author="Rualark Rualark" w:date="2018-11-03T00:30:00Z">
        <w:r w:rsidR="00BF5B90">
          <w:t>should not be</w:t>
        </w:r>
      </w:ins>
      <w:ins w:id="73" w:author="Rualark Rualark" w:date="2018-11-03T00:28:00Z">
        <w:r w:rsidR="006B75C1">
          <w:t xml:space="preserve"> combined with species</w:t>
        </w:r>
      </w:ins>
      <w:ins w:id="74" w:author="Rualark Rualark" w:date="2018-11-03T00:30:00Z">
        <w:r w:rsidR="00BF5B90">
          <w:t xml:space="preserve"> 2, 3, or 4</w:t>
        </w:r>
      </w:ins>
      <w:ins w:id="75" w:author="Rualark Rualark" w:date="2018-11-03T00:28:00Z">
        <w:r w:rsidR="006B75C1">
          <w:t>.</w:t>
        </w:r>
      </w:ins>
    </w:p>
    <w:p w14:paraId="6EA0C248" w14:textId="5EEC9597" w:rsidR="00803101" w:rsidRPr="00593E40" w:rsidRDefault="00803101" w:rsidP="00A37D1B">
      <w:pPr>
        <w:ind w:firstLine="360"/>
      </w:pPr>
      <w:ins w:id="76" w:author="Rualark Rualark" w:date="2018-11-03T00:31:00Z">
        <w:r>
          <w:t xml:space="preserve">There should always be one </w:t>
        </w:r>
      </w:ins>
      <w:ins w:id="77" w:author="Rualark Rualark" w:date="2018-11-03T01:30:00Z">
        <w:r w:rsidR="00120E23">
          <w:t xml:space="preserve">whole note </w:t>
        </w:r>
      </w:ins>
      <w:ins w:id="78" w:author="Rualark Rualark" w:date="2018-11-03T00:31:00Z">
        <w:r>
          <w:t xml:space="preserve">cantus firmus in </w:t>
        </w:r>
      </w:ins>
      <w:ins w:id="79" w:author="Rualark Rualark" w:date="2018-11-03T01:30:00Z">
        <w:r w:rsidR="001A13D9">
          <w:t>each</w:t>
        </w:r>
      </w:ins>
      <w:ins w:id="80" w:author="Rualark Rualark" w:date="2018-11-03T00:31:00Z">
        <w:r>
          <w:t xml:space="preserve"> exercis</w:t>
        </w:r>
      </w:ins>
      <w:ins w:id="81" w:author="Rualark Rualark" w:date="2018-11-03T01:30:00Z">
        <w:r w:rsidR="00120E23">
          <w:t>e</w:t>
        </w:r>
      </w:ins>
      <w:ins w:id="82" w:author="Rualark Rualark" w:date="2018-11-03T00:31:00Z">
        <w:r>
          <w:t>. Other whole note voices are considered to be in species 1.</w:t>
        </w:r>
      </w:ins>
    </w:p>
    <w:p w14:paraId="56F5AB5E" w14:textId="14E26CB0" w:rsidR="00595FC2" w:rsidRDefault="00940581" w:rsidP="00A73068">
      <w:pPr>
        <w:pStyle w:val="5"/>
        <w:rPr>
          <w:lang w:val="ru-RU"/>
        </w:rPr>
      </w:pPr>
      <w:r>
        <w:lastRenderedPageBreak/>
        <w:t>Voice order</w:t>
      </w:r>
    </w:p>
    <w:p w14:paraId="3976D1E1" w14:textId="4A033804" w:rsidR="00A73068" w:rsidRPr="00940581" w:rsidRDefault="00940581" w:rsidP="00A37D1B">
      <w:pPr>
        <w:ind w:firstLine="360"/>
      </w:pPr>
      <w:r>
        <w:t>In</w:t>
      </w:r>
      <w:r w:rsidRPr="00940581">
        <w:t xml:space="preserve"> </w:t>
      </w:r>
      <w:r>
        <w:t>each</w:t>
      </w:r>
      <w:r w:rsidRPr="00940581">
        <w:t xml:space="preserve"> </w:t>
      </w:r>
      <w:r>
        <w:t>species</w:t>
      </w:r>
      <w:r w:rsidRPr="00940581">
        <w:t xml:space="preserve"> </w:t>
      </w:r>
      <w:r>
        <w:t>or</w:t>
      </w:r>
      <w:r w:rsidRPr="00940581">
        <w:t xml:space="preserve"> </w:t>
      </w:r>
      <w:r>
        <w:t>species</w:t>
      </w:r>
      <w:r w:rsidRPr="00940581">
        <w:t xml:space="preserve"> </w:t>
      </w:r>
      <w:r>
        <w:t>mix</w:t>
      </w:r>
      <w:r w:rsidRPr="00940581">
        <w:t xml:space="preserve">, </w:t>
      </w:r>
      <w:r w:rsidR="00F365DC" w:rsidRPr="00F365DC">
        <w:rPr>
          <w:i/>
        </w:rPr>
        <w:t>cantus</w:t>
      </w:r>
      <w:r w:rsidR="00F365DC" w:rsidRPr="00940581">
        <w:rPr>
          <w:i/>
        </w:rPr>
        <w:t xml:space="preserve"> </w:t>
      </w:r>
      <w:r w:rsidR="00F365DC" w:rsidRPr="00F365DC">
        <w:rPr>
          <w:i/>
        </w:rPr>
        <w:t>firmus</w:t>
      </w:r>
      <w:r w:rsidR="00F365DC" w:rsidRPr="00940581">
        <w:rPr>
          <w:i/>
        </w:rPr>
        <w:t xml:space="preserve"> </w:t>
      </w:r>
      <w:r w:rsidRPr="00940581">
        <w:t xml:space="preserve">is located successively in each voice, </w:t>
      </w:r>
      <w:r>
        <w:t>which</w:t>
      </w:r>
      <w:r w:rsidRPr="00940581">
        <w:t xml:space="preserve"> </w:t>
      </w:r>
      <w:r>
        <w:t>gives</w:t>
      </w:r>
      <w:r w:rsidRPr="00940581">
        <w:t xml:space="preserve"> </w:t>
      </w:r>
      <w:r>
        <w:t>more</w:t>
      </w:r>
      <w:r w:rsidRPr="00940581">
        <w:t xml:space="preserve"> </w:t>
      </w:r>
      <w:r>
        <w:t>combinations</w:t>
      </w:r>
      <w:r w:rsidR="00A73068" w:rsidRPr="00940581">
        <w:t>.</w:t>
      </w:r>
    </w:p>
    <w:p w14:paraId="1BF150F3" w14:textId="79023004" w:rsidR="00562B0F" w:rsidRPr="00940581" w:rsidRDefault="00F365DC" w:rsidP="00A37D1B">
      <w:pPr>
        <w:ind w:firstLine="360"/>
      </w:pPr>
      <w:r>
        <w:rPr>
          <w:i/>
        </w:rPr>
        <w:t>C</w:t>
      </w:r>
      <w:r w:rsidRPr="00F365DC">
        <w:rPr>
          <w:i/>
        </w:rPr>
        <w:t>antus</w:t>
      </w:r>
      <w:r w:rsidRPr="00940581">
        <w:rPr>
          <w:i/>
        </w:rPr>
        <w:t xml:space="preserve"> </w:t>
      </w:r>
      <w:r w:rsidRPr="00F365DC">
        <w:rPr>
          <w:i/>
        </w:rPr>
        <w:t>firmus</w:t>
      </w:r>
      <w:r w:rsidRPr="00940581">
        <w:rPr>
          <w:i/>
        </w:rPr>
        <w:t xml:space="preserve"> </w:t>
      </w:r>
      <w:r w:rsidR="00940581" w:rsidRPr="00940581">
        <w:t>can be transposed when</w:t>
      </w:r>
      <w:r w:rsidR="00940581">
        <w:t xml:space="preserve"> it is being moved to another voice</w:t>
      </w:r>
      <w:r w:rsidR="00562B0F" w:rsidRPr="00940581">
        <w:t>.</w:t>
      </w:r>
    </w:p>
    <w:p w14:paraId="468AD2C0" w14:textId="0D8B9876" w:rsidR="00ED0019" w:rsidRPr="006830EF" w:rsidRDefault="00401418" w:rsidP="006830EF">
      <w:pPr>
        <w:pStyle w:val="5"/>
        <w:rPr>
          <w:lang w:val="ru-RU"/>
        </w:rPr>
      </w:pPr>
      <w:r>
        <w:t>General counterpoint principles</w:t>
      </w:r>
    </w:p>
    <w:p w14:paraId="045EFF78" w14:textId="4260ADE6" w:rsidR="0058753E" w:rsidRPr="00284328" w:rsidRDefault="00284328" w:rsidP="00A37D1B">
      <w:pPr>
        <w:ind w:firstLine="360"/>
      </w:pPr>
      <w:r>
        <w:t>Counterpoint</w:t>
      </w:r>
      <w:r w:rsidRPr="00284328">
        <w:t xml:space="preserve"> </w:t>
      </w:r>
      <w:r>
        <w:t>rules</w:t>
      </w:r>
      <w:r w:rsidRPr="00284328">
        <w:t xml:space="preserve"> </w:t>
      </w:r>
      <w:r>
        <w:t>create</w:t>
      </w:r>
      <w:r w:rsidRPr="00284328">
        <w:t xml:space="preserve"> </w:t>
      </w:r>
      <w:r>
        <w:t>limits</w:t>
      </w:r>
      <w:r w:rsidRPr="00284328">
        <w:t xml:space="preserve">, </w:t>
      </w:r>
      <w:r>
        <w:t>which</w:t>
      </w:r>
      <w:r w:rsidRPr="00284328">
        <w:t xml:space="preserve"> </w:t>
      </w:r>
      <w:r>
        <w:t>contribute</w:t>
      </w:r>
      <w:r w:rsidRPr="00284328">
        <w:t xml:space="preserve"> </w:t>
      </w:r>
      <w:r>
        <w:t>to</w:t>
      </w:r>
      <w:r w:rsidRPr="00284328">
        <w:t xml:space="preserve"> </w:t>
      </w:r>
      <w:r>
        <w:t>development</w:t>
      </w:r>
      <w:r w:rsidRPr="00284328">
        <w:t xml:space="preserve"> </w:t>
      </w:r>
      <w:r>
        <w:t>of</w:t>
      </w:r>
      <w:r w:rsidRPr="00284328">
        <w:t xml:space="preserve"> </w:t>
      </w:r>
      <w:r>
        <w:t>music</w:t>
      </w:r>
      <w:r w:rsidRPr="00284328">
        <w:t xml:space="preserve"> </w:t>
      </w:r>
      <w:r>
        <w:t>imagination</w:t>
      </w:r>
      <w:r w:rsidRPr="00284328">
        <w:t xml:space="preserve"> </w:t>
      </w:r>
      <w:r>
        <w:t>of</w:t>
      </w:r>
      <w:r w:rsidRPr="00284328">
        <w:t xml:space="preserve"> </w:t>
      </w:r>
      <w:r>
        <w:t>a</w:t>
      </w:r>
      <w:r w:rsidRPr="00284328">
        <w:t xml:space="preserve"> </w:t>
      </w:r>
      <w:r>
        <w:t>student</w:t>
      </w:r>
      <w:r w:rsidRPr="00284328">
        <w:t>.</w:t>
      </w:r>
      <w:r>
        <w:t xml:space="preserve"> Student</w:t>
      </w:r>
      <w:r w:rsidRPr="00284328">
        <w:t xml:space="preserve"> </w:t>
      </w:r>
      <w:r>
        <w:t>should</w:t>
      </w:r>
      <w:r w:rsidRPr="00284328">
        <w:t xml:space="preserve"> </w:t>
      </w:r>
      <w:r>
        <w:t>achieve</w:t>
      </w:r>
      <w:r w:rsidRPr="00284328">
        <w:t xml:space="preserve"> </w:t>
      </w:r>
      <w:r>
        <w:t>flexibility</w:t>
      </w:r>
      <w:r w:rsidRPr="00284328">
        <w:t xml:space="preserve">, </w:t>
      </w:r>
      <w:r>
        <w:t>independence</w:t>
      </w:r>
      <w:r w:rsidRPr="00284328">
        <w:t xml:space="preserve"> </w:t>
      </w:r>
      <w:r>
        <w:t>and</w:t>
      </w:r>
      <w:r w:rsidRPr="00284328">
        <w:t xml:space="preserve"> </w:t>
      </w:r>
      <w:r>
        <w:t>variety</w:t>
      </w:r>
      <w:r w:rsidRPr="00284328">
        <w:t xml:space="preserve"> </w:t>
      </w:r>
      <w:r>
        <w:t>of</w:t>
      </w:r>
      <w:r w:rsidRPr="00284328">
        <w:t xml:space="preserve"> </w:t>
      </w:r>
      <w:r>
        <w:t>melodic</w:t>
      </w:r>
      <w:r w:rsidRPr="00284328">
        <w:t xml:space="preserve"> </w:t>
      </w:r>
      <w:r>
        <w:t>lines</w:t>
      </w:r>
      <w:r w:rsidRPr="00284328">
        <w:t>.</w:t>
      </w:r>
      <w:r w:rsidR="00206692" w:rsidRPr="00284328">
        <w:t xml:space="preserve"> </w:t>
      </w:r>
    </w:p>
    <w:p w14:paraId="25F80B8F" w14:textId="5B2DCDA7" w:rsidR="00ED0019" w:rsidRPr="007A3E0D" w:rsidRDefault="00284328" w:rsidP="00A37D1B">
      <w:pPr>
        <w:ind w:firstLine="360"/>
      </w:pPr>
      <w:bookmarkStart w:id="83" w:name="OLE_LINK144"/>
      <w:bookmarkStart w:id="84" w:name="OLE_LINK145"/>
      <w:r>
        <w:t>The</w:t>
      </w:r>
      <w:r w:rsidRPr="00284328">
        <w:t xml:space="preserve"> </w:t>
      </w:r>
      <w:r>
        <w:t>strictness</w:t>
      </w:r>
      <w:r w:rsidRPr="00284328">
        <w:t xml:space="preserve"> </w:t>
      </w:r>
      <w:r>
        <w:t>of</w:t>
      </w:r>
      <w:r w:rsidRPr="00284328">
        <w:t xml:space="preserve"> </w:t>
      </w:r>
      <w:r>
        <w:t>the</w:t>
      </w:r>
      <w:r w:rsidRPr="00284328">
        <w:t xml:space="preserve"> </w:t>
      </w:r>
      <w:r>
        <w:t>rules</w:t>
      </w:r>
      <w:r w:rsidRPr="00284328">
        <w:t xml:space="preserve"> </w:t>
      </w:r>
      <w:r>
        <w:t>decreases</w:t>
      </w:r>
      <w:r w:rsidRPr="00284328">
        <w:t xml:space="preserve"> </w:t>
      </w:r>
      <w:r>
        <w:t>with</w:t>
      </w:r>
      <w:r w:rsidRPr="00284328">
        <w:t xml:space="preserve"> </w:t>
      </w:r>
      <w:r>
        <w:t>increase</w:t>
      </w:r>
      <w:r w:rsidRPr="00284328">
        <w:t xml:space="preserve"> </w:t>
      </w:r>
      <w:r>
        <w:t>in</w:t>
      </w:r>
      <w:r w:rsidRPr="00284328">
        <w:t xml:space="preserve"> </w:t>
      </w:r>
      <w:r>
        <w:t>voice count. If</w:t>
      </w:r>
      <w:r w:rsidRPr="00284328">
        <w:t xml:space="preserve"> </w:t>
      </w:r>
      <w:r>
        <w:t>additional</w:t>
      </w:r>
      <w:r w:rsidRPr="00284328">
        <w:t xml:space="preserve"> </w:t>
      </w:r>
      <w:r>
        <w:t>voices</w:t>
      </w:r>
      <w:r w:rsidRPr="00284328">
        <w:t xml:space="preserve"> </w:t>
      </w:r>
      <w:r>
        <w:t>are</w:t>
      </w:r>
      <w:r w:rsidRPr="00284328">
        <w:t xml:space="preserve"> </w:t>
      </w:r>
      <w:r>
        <w:t>introduced</w:t>
      </w:r>
      <w:r w:rsidRPr="00284328">
        <w:t xml:space="preserve"> </w:t>
      </w:r>
      <w:r>
        <w:t>during</w:t>
      </w:r>
      <w:r w:rsidRPr="00284328">
        <w:t xml:space="preserve"> </w:t>
      </w:r>
      <w:r>
        <w:t>the</w:t>
      </w:r>
      <w:r w:rsidRPr="00284328">
        <w:t xml:space="preserve"> </w:t>
      </w:r>
      <w:r>
        <w:t>course of the exercise, more rules can be ignored as soon as enough voices start to sound simultaneously.</w:t>
      </w:r>
    </w:p>
    <w:bookmarkEnd w:id="83"/>
    <w:bookmarkEnd w:id="84"/>
    <w:p w14:paraId="27CFCF6F" w14:textId="574F3415" w:rsidR="0058753E" w:rsidRPr="007C34C0" w:rsidRDefault="007C34C0" w:rsidP="00A37D1B">
      <w:pPr>
        <w:ind w:firstLine="360"/>
      </w:pPr>
      <w:r>
        <w:t>Imitations should be avoided in simple counterpoint, because they are studied in separate exerciese</w:t>
      </w:r>
      <w:r w:rsidR="0058753E" w:rsidRPr="007C34C0">
        <w:t>.</w:t>
      </w:r>
    </w:p>
    <w:p w14:paraId="7FF85B86" w14:textId="77777777" w:rsidR="00F14D61" w:rsidRPr="007C34C0" w:rsidRDefault="00F14D61">
      <w:pPr>
        <w:rPr>
          <w:rFonts w:asciiTheme="majorHAnsi" w:eastAsiaTheme="majorEastAsia" w:hAnsiTheme="majorHAnsi" w:cstheme="majorBidi"/>
          <w:color w:val="1F4D78" w:themeColor="accent1" w:themeShade="7F"/>
          <w:sz w:val="24"/>
          <w:szCs w:val="24"/>
        </w:rPr>
      </w:pPr>
      <w:r w:rsidRPr="007C34C0">
        <w:br w:type="page"/>
      </w:r>
    </w:p>
    <w:p w14:paraId="1B3FDD84" w14:textId="33C69C60" w:rsidR="009315C6" w:rsidRPr="00804D39" w:rsidRDefault="00804D39" w:rsidP="009315C6">
      <w:pPr>
        <w:pStyle w:val="3"/>
        <w:rPr>
          <w:lang w:val="en-US"/>
        </w:rPr>
      </w:pPr>
      <w:r>
        <w:rPr>
          <w:lang w:val="en-US"/>
        </w:rPr>
        <w:lastRenderedPageBreak/>
        <w:t>Rhythm rules</w:t>
      </w:r>
    </w:p>
    <w:p w14:paraId="30B2C2DD" w14:textId="178EFFF0" w:rsidR="009315C6" w:rsidRPr="009315C6" w:rsidRDefault="00804D39" w:rsidP="009315C6">
      <w:pPr>
        <w:pStyle w:val="5"/>
        <w:rPr>
          <w:lang w:val="ru-RU"/>
        </w:rPr>
      </w:pPr>
      <w:r>
        <w:t>Time signature</w:t>
      </w:r>
    </w:p>
    <w:p w14:paraId="385A3BA6" w14:textId="74307C90" w:rsidR="00FF1F8D" w:rsidRPr="00804D39" w:rsidRDefault="00804D39" w:rsidP="00A37D1B">
      <w:pPr>
        <w:ind w:firstLine="360"/>
      </w:pPr>
      <w:r>
        <w:t>We</w:t>
      </w:r>
      <w:r w:rsidRPr="007A3E0D">
        <w:t xml:space="preserve"> </w:t>
      </w:r>
      <w:r>
        <w:t>usually</w:t>
      </w:r>
      <w:r w:rsidRPr="007A3E0D">
        <w:t xml:space="preserve"> </w:t>
      </w:r>
      <w:r>
        <w:t>study</w:t>
      </w:r>
      <w:r w:rsidRPr="007A3E0D">
        <w:t xml:space="preserve"> </w:t>
      </w:r>
      <w:r>
        <w:t>binary</w:t>
      </w:r>
      <w:r w:rsidRPr="007A3E0D">
        <w:t xml:space="preserve"> </w:t>
      </w:r>
      <w:r>
        <w:t>counterpoint</w:t>
      </w:r>
      <w:r w:rsidRPr="007A3E0D">
        <w:t xml:space="preserve"> (2 </w:t>
      </w:r>
      <w:r>
        <w:t>or</w:t>
      </w:r>
      <w:r w:rsidRPr="007A3E0D">
        <w:t xml:space="preserve"> 4 </w:t>
      </w:r>
      <w:r>
        <w:t>notes</w:t>
      </w:r>
      <w:r w:rsidRPr="007A3E0D">
        <w:t xml:space="preserve"> </w:t>
      </w:r>
      <w:r>
        <w:t>against</w:t>
      </w:r>
      <w:r w:rsidRPr="007A3E0D">
        <w:t xml:space="preserve"> </w:t>
      </w:r>
      <w:r>
        <w:t>one</w:t>
      </w:r>
      <w:r w:rsidRPr="007A3E0D">
        <w:t xml:space="preserve"> </w:t>
      </w:r>
      <w:r>
        <w:t>note</w:t>
      </w:r>
      <w:r w:rsidRPr="007A3E0D">
        <w:t xml:space="preserve">). </w:t>
      </w:r>
      <w:r>
        <w:t>It</w:t>
      </w:r>
      <w:r w:rsidRPr="00804D39">
        <w:t xml:space="preserve"> </w:t>
      </w:r>
      <w:r>
        <w:t>is</w:t>
      </w:r>
      <w:r w:rsidRPr="00804D39">
        <w:t xml:space="preserve"> </w:t>
      </w:r>
      <w:r>
        <w:t>also</w:t>
      </w:r>
      <w:r w:rsidRPr="00804D39">
        <w:t xml:space="preserve"> </w:t>
      </w:r>
      <w:r>
        <w:t>useful</w:t>
      </w:r>
      <w:r w:rsidRPr="00804D39">
        <w:t xml:space="preserve"> </w:t>
      </w:r>
      <w:r>
        <w:t>to</w:t>
      </w:r>
      <w:r w:rsidRPr="00804D39">
        <w:t xml:space="preserve"> </w:t>
      </w:r>
      <w:r>
        <w:t>write</w:t>
      </w:r>
      <w:r w:rsidRPr="00804D39">
        <w:t xml:space="preserve"> </w:t>
      </w:r>
      <w:r>
        <w:t>counterpoint</w:t>
      </w:r>
      <w:r w:rsidRPr="00804D39">
        <w:t xml:space="preserve"> </w:t>
      </w:r>
      <w:r>
        <w:t>in</w:t>
      </w:r>
      <w:r w:rsidRPr="00804D39">
        <w:t xml:space="preserve"> </w:t>
      </w:r>
      <w:r>
        <w:t>other time signatures.</w:t>
      </w:r>
      <w:r w:rsidR="009315C6" w:rsidRPr="00804D39">
        <w:t xml:space="preserve"> </w:t>
      </w:r>
    </w:p>
    <w:p w14:paraId="3B0E4CDE" w14:textId="43DCD2AD" w:rsidR="009315C6" w:rsidRPr="00804D39" w:rsidRDefault="00804D39" w:rsidP="00A37D1B">
      <w:pPr>
        <w:ind w:firstLine="360"/>
      </w:pPr>
      <w:r>
        <w:t>In</w:t>
      </w:r>
      <w:r w:rsidRPr="00804D39">
        <w:t xml:space="preserve"> </w:t>
      </w:r>
      <w:r>
        <w:t>this</w:t>
      </w:r>
      <w:r w:rsidRPr="00804D39">
        <w:t xml:space="preserve"> </w:t>
      </w:r>
      <w:r>
        <w:t>book</w:t>
      </w:r>
      <w:r w:rsidRPr="00804D39">
        <w:t xml:space="preserve"> </w:t>
      </w:r>
      <w:r>
        <w:t>rules</w:t>
      </w:r>
      <w:r w:rsidRPr="00804D39">
        <w:t xml:space="preserve"> </w:t>
      </w:r>
      <w:r>
        <w:t>are</w:t>
      </w:r>
      <w:r w:rsidRPr="00804D39">
        <w:t xml:space="preserve"> </w:t>
      </w:r>
      <w:r>
        <w:t>usually</w:t>
      </w:r>
      <w:r w:rsidRPr="00804D39">
        <w:t xml:space="preserve"> </w:t>
      </w:r>
      <w:r>
        <w:t>in</w:t>
      </w:r>
      <w:r w:rsidRPr="00804D39">
        <w:t xml:space="preserve"> 2/2 </w:t>
      </w:r>
      <w:r>
        <w:t>time</w:t>
      </w:r>
      <w:r w:rsidRPr="00804D39">
        <w:t xml:space="preserve">, </w:t>
      </w:r>
      <w:r>
        <w:t>while</w:t>
      </w:r>
      <w:r w:rsidRPr="00804D39">
        <w:t xml:space="preserve"> </w:t>
      </w:r>
      <w:r>
        <w:t>cantus firmus usually consists of whole notes</w:t>
      </w:r>
      <w:r w:rsidR="00FC3FA6" w:rsidRPr="00804D39">
        <w:t>.</w:t>
      </w:r>
    </w:p>
    <w:p w14:paraId="6DCFBCA2" w14:textId="06F5C292" w:rsidR="00031880" w:rsidRPr="004B75F7" w:rsidRDefault="003A4B59" w:rsidP="00A37D1B">
      <w:pPr>
        <w:ind w:firstLine="360"/>
      </w:pPr>
      <w:r>
        <w:t>Each measure has downbeat and upbeats</w:t>
      </w:r>
      <w:r w:rsidR="00770294" w:rsidRPr="004B75F7">
        <w:t>:</w:t>
      </w:r>
    </w:p>
    <w:p w14:paraId="59CB942F" w14:textId="77777777" w:rsidR="003A4B59" w:rsidRDefault="003A4B59" w:rsidP="00A37D1B">
      <w:pPr>
        <w:ind w:firstLine="360"/>
        <w:rPr>
          <w:noProof/>
        </w:rPr>
      </w:pPr>
    </w:p>
    <w:p w14:paraId="5CE0BDEA" w14:textId="1CF40E0C" w:rsidR="00770294" w:rsidRDefault="00770294" w:rsidP="00A37D1B">
      <w:pPr>
        <w:ind w:firstLine="360"/>
        <w:rPr>
          <w:lang w:val="ru-RU"/>
        </w:rPr>
      </w:pPr>
      <w:r>
        <w:rPr>
          <w:noProof/>
        </w:rPr>
        <w:drawing>
          <wp:inline distT="0" distB="0" distL="0" distR="0" wp14:anchorId="60B6F08C" wp14:editId="1B4ABAFC">
            <wp:extent cx="1720071" cy="501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691"/>
                    <a:stretch/>
                  </pic:blipFill>
                  <pic:spPr bwMode="auto">
                    <a:xfrm>
                      <a:off x="0" y="0"/>
                      <a:ext cx="1765376" cy="514863"/>
                    </a:xfrm>
                    <a:prstGeom prst="rect">
                      <a:avLst/>
                    </a:prstGeom>
                    <a:ln>
                      <a:noFill/>
                    </a:ln>
                    <a:extLst>
                      <a:ext uri="{53640926-AAD7-44D8-BBD7-CCE9431645EC}">
                        <a14:shadowObscured xmlns:a14="http://schemas.microsoft.com/office/drawing/2010/main"/>
                      </a:ext>
                    </a:extLst>
                  </pic:spPr>
                </pic:pic>
              </a:graphicData>
            </a:graphic>
          </wp:inline>
        </w:drawing>
      </w:r>
    </w:p>
    <w:p w14:paraId="5760373D" w14:textId="43F8E75E" w:rsidR="00770294" w:rsidRPr="00825901" w:rsidRDefault="004B75F7" w:rsidP="00A37D1B">
      <w:pPr>
        <w:ind w:firstLine="360"/>
      </w:pPr>
      <w:r>
        <w:t>In</w:t>
      </w:r>
      <w:r w:rsidRPr="004B75F7">
        <w:t xml:space="preserve"> </w:t>
      </w:r>
      <w:r>
        <w:t>this</w:t>
      </w:r>
      <w:r w:rsidRPr="004B75F7">
        <w:t xml:space="preserve"> </w:t>
      </w:r>
      <w:r>
        <w:t>example</w:t>
      </w:r>
      <w:r w:rsidRPr="004B75F7">
        <w:t xml:space="preserve">, note G </w:t>
      </w:r>
      <w:r>
        <w:t>sounds</w:t>
      </w:r>
      <w:r w:rsidRPr="004B75F7">
        <w:t xml:space="preserve"> </w:t>
      </w:r>
      <w:r>
        <w:t>on</w:t>
      </w:r>
      <w:r w:rsidRPr="004B75F7">
        <w:t xml:space="preserve"> </w:t>
      </w:r>
      <w:r>
        <w:t>downbeat</w:t>
      </w:r>
      <w:r w:rsidRPr="004B75F7">
        <w:t xml:space="preserve"> </w:t>
      </w:r>
      <w:r>
        <w:t>(first beat). Notes</w:t>
      </w:r>
      <w:r w:rsidRPr="004B75F7">
        <w:t xml:space="preserve"> </w:t>
      </w:r>
      <w:r>
        <w:t>A</w:t>
      </w:r>
      <w:r w:rsidRPr="004B75F7">
        <w:t xml:space="preserve">, </w:t>
      </w:r>
      <w:r>
        <w:t>B</w:t>
      </w:r>
      <w:r w:rsidRPr="004B75F7">
        <w:t xml:space="preserve"> </w:t>
      </w:r>
      <w:r>
        <w:t>and</w:t>
      </w:r>
      <w:r w:rsidRPr="004B75F7">
        <w:t xml:space="preserve"> </w:t>
      </w:r>
      <w:r>
        <w:t>C</w:t>
      </w:r>
      <w:r w:rsidRPr="004B75F7">
        <w:t xml:space="preserve"> </w:t>
      </w:r>
      <w:r>
        <w:t>sound</w:t>
      </w:r>
      <w:r w:rsidRPr="004B75F7">
        <w:t xml:space="preserve"> </w:t>
      </w:r>
      <w:r>
        <w:t>on</w:t>
      </w:r>
      <w:r w:rsidRPr="004B75F7">
        <w:t xml:space="preserve"> </w:t>
      </w:r>
      <w:r>
        <w:t>upbeat</w:t>
      </w:r>
      <w:r w:rsidRPr="004B75F7">
        <w:t xml:space="preserve"> (</w:t>
      </w:r>
      <w:r>
        <w:t>second, third and fourth beats)</w:t>
      </w:r>
      <w:r w:rsidR="00770294" w:rsidRPr="00825901">
        <w:t>.</w:t>
      </w:r>
    </w:p>
    <w:p w14:paraId="2E4924C0" w14:textId="3887BDB0" w:rsidR="00770294" w:rsidRPr="00825901" w:rsidRDefault="00825901" w:rsidP="004B3E2F">
      <w:pPr>
        <w:pStyle w:val="5"/>
      </w:pPr>
      <w:r>
        <w:t>Rhythmic limitations of each counterpoint species</w:t>
      </w:r>
    </w:p>
    <w:p w14:paraId="5CB0F07E" w14:textId="4EC7A681" w:rsidR="00B771E0" w:rsidRPr="00825901" w:rsidRDefault="00825901" w:rsidP="00A37D1B">
      <w:pPr>
        <w:ind w:firstLine="360"/>
      </w:pPr>
      <w:r>
        <w:rPr>
          <w:b/>
        </w:rPr>
        <w:t>Species 1</w:t>
      </w:r>
      <w:r w:rsidR="00473C04" w:rsidRPr="00825901">
        <w:t xml:space="preserve">. </w:t>
      </w:r>
      <w:r>
        <w:t>One note against one note. Counterpoint is written using whole notes</w:t>
      </w:r>
      <w:r w:rsidR="00473C04" w:rsidRPr="00825901">
        <w:t>.</w:t>
      </w:r>
    </w:p>
    <w:p w14:paraId="6EB046AC" w14:textId="72087264" w:rsidR="00473C04" w:rsidRPr="00C75D63" w:rsidRDefault="00825901" w:rsidP="00A37D1B">
      <w:pPr>
        <w:ind w:firstLine="360"/>
      </w:pPr>
      <w:r>
        <w:rPr>
          <w:b/>
        </w:rPr>
        <w:t>Species</w:t>
      </w:r>
      <w:r w:rsidRPr="007A3E0D">
        <w:rPr>
          <w:b/>
        </w:rPr>
        <w:t xml:space="preserve"> 2</w:t>
      </w:r>
      <w:r w:rsidR="00473C04" w:rsidRPr="007A3E0D">
        <w:t xml:space="preserve">. </w:t>
      </w:r>
      <w:r>
        <w:t>Two</w:t>
      </w:r>
      <w:r w:rsidRPr="007A3E0D">
        <w:t xml:space="preserve"> </w:t>
      </w:r>
      <w:r>
        <w:t>notes</w:t>
      </w:r>
      <w:r w:rsidRPr="007A3E0D">
        <w:t xml:space="preserve"> </w:t>
      </w:r>
      <w:r>
        <w:t>against</w:t>
      </w:r>
      <w:r w:rsidRPr="007A3E0D">
        <w:t xml:space="preserve"> </w:t>
      </w:r>
      <w:r>
        <w:t>one</w:t>
      </w:r>
      <w:r w:rsidRPr="007A3E0D">
        <w:t xml:space="preserve"> </w:t>
      </w:r>
      <w:r>
        <w:t>note</w:t>
      </w:r>
      <w:r w:rsidRPr="007A3E0D">
        <w:t xml:space="preserve">. </w:t>
      </w:r>
      <w:r>
        <w:t>Counterpoint is written using half notes and starts with half note rest.</w:t>
      </w:r>
      <w:r w:rsidR="00C75D63">
        <w:t xml:space="preserve"> For more counterpoint endings diversity, suspension is allowed in penultimate measure if it resolves to </w:t>
      </w:r>
      <w:r w:rsidR="008F041F">
        <w:t xml:space="preserve">a </w:t>
      </w:r>
      <w:r w:rsidR="00C75D63">
        <w:t>leading tone.</w:t>
      </w:r>
    </w:p>
    <w:p w14:paraId="4BBE4298" w14:textId="741FDF5B" w:rsidR="00473C04" w:rsidRPr="007A3E0D" w:rsidRDefault="008F041F" w:rsidP="00A37D1B">
      <w:pPr>
        <w:ind w:firstLine="360"/>
      </w:pPr>
      <w:r>
        <w:rPr>
          <w:b/>
        </w:rPr>
        <w:t>Species 3</w:t>
      </w:r>
      <w:r w:rsidR="00473C04" w:rsidRPr="008F041F">
        <w:t xml:space="preserve">. </w:t>
      </w:r>
      <w:r>
        <w:t>Four</w:t>
      </w:r>
      <w:r w:rsidRPr="008F041F">
        <w:t xml:space="preserve"> </w:t>
      </w:r>
      <w:r>
        <w:t>notes</w:t>
      </w:r>
      <w:r w:rsidRPr="008F041F">
        <w:t xml:space="preserve"> </w:t>
      </w:r>
      <w:r>
        <w:t>against</w:t>
      </w:r>
      <w:r w:rsidRPr="008F041F">
        <w:t xml:space="preserve"> </w:t>
      </w:r>
      <w:r>
        <w:t>one</w:t>
      </w:r>
      <w:r w:rsidRPr="008F041F">
        <w:t xml:space="preserve"> </w:t>
      </w:r>
      <w:r>
        <w:t>note</w:t>
      </w:r>
      <w:r w:rsidRPr="008F041F">
        <w:t xml:space="preserve">. </w:t>
      </w:r>
      <w:r>
        <w:t>Counterpoint is written using quarter notes and starts with a quarter note rest.</w:t>
      </w:r>
    </w:p>
    <w:p w14:paraId="0C9D4BB9" w14:textId="2455EA74" w:rsidR="00613A5C" w:rsidRPr="00404946" w:rsidRDefault="008F041F" w:rsidP="00A37D1B">
      <w:pPr>
        <w:ind w:firstLine="360"/>
      </w:pPr>
      <w:r>
        <w:rPr>
          <w:b/>
        </w:rPr>
        <w:t>Species</w:t>
      </w:r>
      <w:r w:rsidRPr="007A3E0D">
        <w:rPr>
          <w:b/>
        </w:rPr>
        <w:t xml:space="preserve"> 4</w:t>
      </w:r>
      <w:r w:rsidR="00613A5C" w:rsidRPr="007A3E0D">
        <w:t xml:space="preserve">. </w:t>
      </w:r>
      <w:r>
        <w:t>Syncopations</w:t>
      </w:r>
      <w:r w:rsidR="00613A5C" w:rsidRPr="007A3E0D">
        <w:t xml:space="preserve">. </w:t>
      </w:r>
      <w:r>
        <w:t>Counterpiont</w:t>
      </w:r>
      <w:r w:rsidRPr="008F041F">
        <w:t xml:space="preserve"> </w:t>
      </w:r>
      <w:r>
        <w:t>is</w:t>
      </w:r>
      <w:r w:rsidRPr="008F041F">
        <w:t xml:space="preserve"> </w:t>
      </w:r>
      <w:r>
        <w:t>written</w:t>
      </w:r>
      <w:r w:rsidRPr="008F041F">
        <w:t xml:space="preserve"> </w:t>
      </w:r>
      <w:r>
        <w:t>using</w:t>
      </w:r>
      <w:r w:rsidRPr="008F041F">
        <w:t xml:space="preserve"> </w:t>
      </w:r>
      <w:r>
        <w:t>slurred</w:t>
      </w:r>
      <w:r w:rsidRPr="008F041F">
        <w:t xml:space="preserve"> </w:t>
      </w:r>
      <w:r>
        <w:t>half</w:t>
      </w:r>
      <w:r w:rsidRPr="008F041F">
        <w:t xml:space="preserve"> </w:t>
      </w:r>
      <w:r>
        <w:t>notes</w:t>
      </w:r>
      <w:r w:rsidRPr="008F041F">
        <w:t xml:space="preserve"> </w:t>
      </w:r>
      <w:r>
        <w:t>and</w:t>
      </w:r>
      <w:r w:rsidRPr="008F041F">
        <w:t xml:space="preserve"> </w:t>
      </w:r>
      <w:r>
        <w:t>starts</w:t>
      </w:r>
      <w:r w:rsidRPr="008F041F">
        <w:t xml:space="preserve"> </w:t>
      </w:r>
      <w:r>
        <w:t>with</w:t>
      </w:r>
      <w:r w:rsidRPr="008F041F">
        <w:t xml:space="preserve"> </w:t>
      </w:r>
      <w:r>
        <w:t>a</w:t>
      </w:r>
      <w:r w:rsidRPr="008F041F">
        <w:t xml:space="preserve"> </w:t>
      </w:r>
      <w:r>
        <w:t>half</w:t>
      </w:r>
      <w:r w:rsidRPr="008F041F">
        <w:t xml:space="preserve"> </w:t>
      </w:r>
      <w:r>
        <w:t>note</w:t>
      </w:r>
      <w:r w:rsidRPr="008F041F">
        <w:t xml:space="preserve"> </w:t>
      </w:r>
      <w:r>
        <w:t>rest. In</w:t>
      </w:r>
      <w:r w:rsidRPr="008F041F">
        <w:t xml:space="preserve"> </w:t>
      </w:r>
      <w:r>
        <w:t>difficult</w:t>
      </w:r>
      <w:r w:rsidRPr="008F041F">
        <w:t xml:space="preserve"> </w:t>
      </w:r>
      <w:r>
        <w:t>cases</w:t>
      </w:r>
      <w:r w:rsidRPr="008F041F">
        <w:t xml:space="preserve">, </w:t>
      </w:r>
      <w:r>
        <w:t>at</w:t>
      </w:r>
      <w:r w:rsidRPr="008F041F">
        <w:t xml:space="preserve"> </w:t>
      </w:r>
      <w:r>
        <w:t>least</w:t>
      </w:r>
      <w:r w:rsidRPr="008F041F">
        <w:t xml:space="preserve"> </w:t>
      </w:r>
      <w:r>
        <w:t>one</w:t>
      </w:r>
      <w:r w:rsidRPr="008F041F">
        <w:t xml:space="preserve"> </w:t>
      </w:r>
      <w:r>
        <w:t>syncopation</w:t>
      </w:r>
      <w:r w:rsidRPr="008F041F">
        <w:t xml:space="preserve"> </w:t>
      </w:r>
      <w:r>
        <w:t>can</w:t>
      </w:r>
      <w:r w:rsidRPr="008F041F">
        <w:t xml:space="preserve"> </w:t>
      </w:r>
      <w:r>
        <w:t>be</w:t>
      </w:r>
      <w:r w:rsidRPr="008F041F">
        <w:t xml:space="preserve"> </w:t>
      </w:r>
      <w:r>
        <w:t>broken</w:t>
      </w:r>
      <w:r w:rsidR="00404946">
        <w:t xml:space="preserve"> per exercise</w:t>
      </w:r>
      <w:r>
        <w:t>.</w:t>
      </w:r>
    </w:p>
    <w:p w14:paraId="7C5DB8AB" w14:textId="7A5EA60D" w:rsidR="00613A5C" w:rsidRPr="004A53C6" w:rsidRDefault="00356440" w:rsidP="00A37D1B">
      <w:pPr>
        <w:ind w:firstLine="360"/>
      </w:pPr>
      <w:r>
        <w:rPr>
          <w:b/>
        </w:rPr>
        <w:t>Species</w:t>
      </w:r>
      <w:r w:rsidRPr="007A3E0D">
        <w:rPr>
          <w:b/>
        </w:rPr>
        <w:t xml:space="preserve"> 5</w:t>
      </w:r>
      <w:r w:rsidR="00613A5C" w:rsidRPr="007A3E0D">
        <w:t xml:space="preserve">. </w:t>
      </w:r>
      <w:r>
        <w:t>Counterpoint</w:t>
      </w:r>
      <w:r w:rsidRPr="007A3E0D">
        <w:t xml:space="preserve"> </w:t>
      </w:r>
      <w:r>
        <w:t>in</w:t>
      </w:r>
      <w:r w:rsidRPr="007A3E0D">
        <w:t xml:space="preserve"> </w:t>
      </w:r>
      <w:r>
        <w:t>free</w:t>
      </w:r>
      <w:r w:rsidRPr="007A3E0D">
        <w:t xml:space="preserve"> </w:t>
      </w:r>
      <w:r>
        <w:t>rhythm</w:t>
      </w:r>
      <w:r w:rsidRPr="007A3E0D">
        <w:t xml:space="preserve">. </w:t>
      </w:r>
      <w:r>
        <w:t>This counterpoint ca use all rhythms of previous species, and also</w:t>
      </w:r>
      <w:r w:rsidR="004A53C6">
        <w:t xml:space="preserve"> some additional rhythms (see</w:t>
      </w:r>
      <w:r w:rsidR="00B47D66" w:rsidRPr="00356440">
        <w:t xml:space="preserve"> </w:t>
      </w:r>
      <w:r w:rsidR="00B47D66" w:rsidRPr="004A53C6">
        <w:t>§</w:t>
      </w:r>
      <w:bookmarkStart w:id="85" w:name="OLE_LINK39"/>
      <w:bookmarkStart w:id="86" w:name="OLE_LINK40"/>
      <w:r w:rsidR="00B47D66" w:rsidRPr="004A53C6">
        <w:t>§</w:t>
      </w:r>
      <w:bookmarkEnd w:id="85"/>
      <w:bookmarkEnd w:id="86"/>
      <w:r w:rsidR="00B47D66" w:rsidRPr="004A53C6">
        <w:t xml:space="preserve"> 21-23).</w:t>
      </w:r>
    </w:p>
    <w:p w14:paraId="70B51D38" w14:textId="27748983" w:rsidR="003A1624" w:rsidRPr="007A3E0D" w:rsidRDefault="00406CDF" w:rsidP="00A37D1B">
      <w:pPr>
        <w:ind w:firstLine="360"/>
      </w:pPr>
      <w:bookmarkStart w:id="87" w:name="OLE_LINK33"/>
      <w:bookmarkStart w:id="88" w:name="OLE_LINK34"/>
      <w:bookmarkStart w:id="89" w:name="OLE_LINK37"/>
      <w:bookmarkStart w:id="90" w:name="OLE_LINK38"/>
      <w:r>
        <w:t>Starting</w:t>
      </w:r>
      <w:r w:rsidRPr="00406CDF">
        <w:t xml:space="preserve"> </w:t>
      </w:r>
      <w:r w:rsidR="00040B2C">
        <w:t>from</w:t>
      </w:r>
      <w:r w:rsidRPr="00406CDF">
        <w:t xml:space="preserve"> </w:t>
      </w:r>
      <w:r>
        <w:t>three</w:t>
      </w:r>
      <w:r w:rsidRPr="00406CDF">
        <w:t xml:space="preserve"> </w:t>
      </w:r>
      <w:r>
        <w:t>voices</w:t>
      </w:r>
      <w:r w:rsidRPr="00406CDF">
        <w:t xml:space="preserve">, </w:t>
      </w:r>
      <w:r>
        <w:t>only</w:t>
      </w:r>
      <w:r w:rsidRPr="00406CDF">
        <w:t xml:space="preserve"> </w:t>
      </w:r>
      <w:r>
        <w:t>one</w:t>
      </w:r>
      <w:r w:rsidRPr="00406CDF">
        <w:t xml:space="preserve"> </w:t>
      </w:r>
      <w:r>
        <w:t>voice</w:t>
      </w:r>
      <w:r w:rsidRPr="00406CDF">
        <w:t xml:space="preserve"> </w:t>
      </w:r>
      <w:r>
        <w:t>obeys</w:t>
      </w:r>
      <w:r w:rsidRPr="00406CDF">
        <w:t xml:space="preserve"> </w:t>
      </w:r>
      <w:r>
        <w:t>rhythmic rules of species 2, 3, 4. Other</w:t>
      </w:r>
      <w:r w:rsidRPr="00782885">
        <w:t xml:space="preserve"> </w:t>
      </w:r>
      <w:r>
        <w:t>voices</w:t>
      </w:r>
      <w:r w:rsidRPr="00782885">
        <w:t xml:space="preserve"> </w:t>
      </w:r>
      <w:r>
        <w:t>use</w:t>
      </w:r>
      <w:r w:rsidRPr="00782885">
        <w:t xml:space="preserve"> </w:t>
      </w:r>
      <w:r>
        <w:t>whole</w:t>
      </w:r>
      <w:r w:rsidRPr="00782885">
        <w:t xml:space="preserve"> </w:t>
      </w:r>
      <w:r>
        <w:t>notes</w:t>
      </w:r>
      <w:r w:rsidRPr="00782885">
        <w:t xml:space="preserve"> </w:t>
      </w:r>
      <w:r>
        <w:t>only</w:t>
      </w:r>
      <w:r w:rsidRPr="00782885">
        <w:t xml:space="preserve">. </w:t>
      </w:r>
      <w:r>
        <w:t>In</w:t>
      </w:r>
      <w:r w:rsidRPr="007A3E0D">
        <w:t xml:space="preserve"> </w:t>
      </w:r>
      <w:r>
        <w:t>species</w:t>
      </w:r>
      <w:r w:rsidRPr="007A3E0D">
        <w:t xml:space="preserve"> 5, </w:t>
      </w:r>
      <w:r>
        <w:t>on</w:t>
      </w:r>
      <w:r w:rsidRPr="007A3E0D">
        <w:t xml:space="preserve"> </w:t>
      </w:r>
      <w:r>
        <w:t>the</w:t>
      </w:r>
      <w:r w:rsidRPr="007A3E0D">
        <w:t xml:space="preserve"> </w:t>
      </w:r>
      <w:r>
        <w:t>contrary</w:t>
      </w:r>
      <w:r w:rsidRPr="007A3E0D">
        <w:t xml:space="preserve">, </w:t>
      </w:r>
      <w:r>
        <w:t>only</w:t>
      </w:r>
      <w:r w:rsidRPr="007A3E0D">
        <w:t xml:space="preserve"> </w:t>
      </w:r>
      <w:r>
        <w:t>cantus</w:t>
      </w:r>
      <w:r w:rsidRPr="007A3E0D">
        <w:t xml:space="preserve"> </w:t>
      </w:r>
      <w:r>
        <w:t>firmus</w:t>
      </w:r>
      <w:r w:rsidRPr="007A3E0D">
        <w:t xml:space="preserve"> </w:t>
      </w:r>
      <w:r>
        <w:t>uses</w:t>
      </w:r>
      <w:r w:rsidRPr="007A3E0D">
        <w:t xml:space="preserve"> </w:t>
      </w:r>
      <w:r>
        <w:t>whole</w:t>
      </w:r>
      <w:r w:rsidRPr="007A3E0D">
        <w:t xml:space="preserve"> </w:t>
      </w:r>
      <w:r>
        <w:t>notes</w:t>
      </w:r>
      <w:r w:rsidRPr="007A3E0D">
        <w:t>.</w:t>
      </w:r>
    </w:p>
    <w:bookmarkEnd w:id="87"/>
    <w:bookmarkEnd w:id="88"/>
    <w:bookmarkEnd w:id="89"/>
    <w:bookmarkEnd w:id="90"/>
    <w:p w14:paraId="4224C8DB" w14:textId="4A70C56C" w:rsidR="004262EE" w:rsidRDefault="00F05E8C" w:rsidP="00CE639B">
      <w:pPr>
        <w:pStyle w:val="5"/>
        <w:rPr>
          <w:lang w:val="ru-RU"/>
        </w:rPr>
      </w:pPr>
      <w:r>
        <w:t>First measure</w:t>
      </w:r>
    </w:p>
    <w:p w14:paraId="36D255E8" w14:textId="77777777" w:rsidR="006F29C9" w:rsidRDefault="006F29C9" w:rsidP="004262EE">
      <w:pPr>
        <w:ind w:firstLine="360"/>
        <w:rPr>
          <w:ins w:id="91" w:author="Rualark Rualark" w:date="2018-11-03T01:51:00Z"/>
        </w:rPr>
      </w:pPr>
      <w:ins w:id="92" w:author="Rualark Rualark" w:date="2018-11-03T01:51:00Z">
        <w:r>
          <w:t>No rests are allowed in cantus firmus.</w:t>
        </w:r>
      </w:ins>
    </w:p>
    <w:p w14:paraId="39DA4E7A" w14:textId="3E367D2C" w:rsidR="004262EE" w:rsidRPr="006F29C9" w:rsidRDefault="00F05E8C" w:rsidP="004262EE">
      <w:pPr>
        <w:ind w:firstLine="360"/>
      </w:pPr>
      <w:r>
        <w:t>Counterpoint</w:t>
      </w:r>
      <w:r w:rsidRPr="006F29C9">
        <w:t xml:space="preserve"> </w:t>
      </w:r>
      <w:r>
        <w:t>voice</w:t>
      </w:r>
      <w:r w:rsidRPr="006F29C9">
        <w:t xml:space="preserve"> </w:t>
      </w:r>
      <w:r>
        <w:t>always</w:t>
      </w:r>
      <w:r w:rsidRPr="006F29C9">
        <w:t xml:space="preserve"> </w:t>
      </w:r>
      <w:r>
        <w:t>starts</w:t>
      </w:r>
      <w:r w:rsidRPr="006F29C9">
        <w:t xml:space="preserve"> </w:t>
      </w:r>
      <w:r>
        <w:t>with</w:t>
      </w:r>
      <w:r w:rsidRPr="006F29C9">
        <w:t xml:space="preserve"> </w:t>
      </w:r>
      <w:r>
        <w:t>a</w:t>
      </w:r>
      <w:r w:rsidRPr="006F29C9">
        <w:t xml:space="preserve"> </w:t>
      </w:r>
      <w:r>
        <w:t>rest</w:t>
      </w:r>
      <w:r w:rsidRPr="006F29C9">
        <w:t xml:space="preserve">, </w:t>
      </w:r>
      <w:r>
        <w:t>except</w:t>
      </w:r>
      <w:r w:rsidRPr="006F29C9">
        <w:t xml:space="preserve"> </w:t>
      </w:r>
      <w:r>
        <w:t>for</w:t>
      </w:r>
      <w:r w:rsidRPr="006F29C9">
        <w:t xml:space="preserve"> </w:t>
      </w:r>
      <w:r>
        <w:t>species</w:t>
      </w:r>
      <w:r w:rsidRPr="006F29C9">
        <w:t xml:space="preserve"> 1. </w:t>
      </w:r>
      <w:r>
        <w:t>No</w:t>
      </w:r>
      <w:r w:rsidRPr="00F05E8C">
        <w:t xml:space="preserve"> </w:t>
      </w:r>
      <w:r>
        <w:t>more</w:t>
      </w:r>
      <w:r w:rsidRPr="00F05E8C">
        <w:t xml:space="preserve"> </w:t>
      </w:r>
      <w:r>
        <w:t>rests</w:t>
      </w:r>
      <w:r w:rsidRPr="00F05E8C">
        <w:t xml:space="preserve"> </w:t>
      </w:r>
      <w:r>
        <w:t>are</w:t>
      </w:r>
      <w:r w:rsidRPr="00F05E8C">
        <w:t xml:space="preserve"> </w:t>
      </w:r>
      <w:r>
        <w:t>allowed</w:t>
      </w:r>
      <w:r w:rsidRPr="00F05E8C">
        <w:t xml:space="preserve"> </w:t>
      </w:r>
      <w:r>
        <w:t>in</w:t>
      </w:r>
      <w:r w:rsidRPr="00F05E8C">
        <w:t xml:space="preserve"> </w:t>
      </w:r>
      <w:r>
        <w:t>counterpoint</w:t>
      </w:r>
      <w:r w:rsidRPr="00F05E8C">
        <w:t xml:space="preserve"> </w:t>
      </w:r>
      <w:r>
        <w:t>voices</w:t>
      </w:r>
      <w:r w:rsidRPr="00F05E8C">
        <w:t xml:space="preserve"> </w:t>
      </w:r>
      <w:r>
        <w:t>apart</w:t>
      </w:r>
      <w:r w:rsidRPr="00F05E8C">
        <w:t xml:space="preserve"> </w:t>
      </w:r>
      <w:r>
        <w:t>from</w:t>
      </w:r>
      <w:r w:rsidRPr="00F05E8C">
        <w:t xml:space="preserve"> </w:t>
      </w:r>
      <w:r>
        <w:t>this starting rest.</w:t>
      </w:r>
    </w:p>
    <w:p w14:paraId="07BBAE01" w14:textId="488FD69C" w:rsidR="00E442DC" w:rsidRDefault="00C65F53" w:rsidP="00CE639B">
      <w:pPr>
        <w:pStyle w:val="5"/>
        <w:rPr>
          <w:lang w:val="ru-RU"/>
        </w:rPr>
      </w:pPr>
      <w:r>
        <w:t>Last measure</w:t>
      </w:r>
    </w:p>
    <w:p w14:paraId="5B1E2AB1" w14:textId="53CC7814" w:rsidR="00CE639B" w:rsidRPr="007A3E0D" w:rsidRDefault="00C65F53" w:rsidP="00CE639B">
      <w:pPr>
        <w:ind w:firstLine="360"/>
      </w:pPr>
      <w:r>
        <w:t>Counterpoint</w:t>
      </w:r>
      <w:r w:rsidRPr="007A3E0D">
        <w:t xml:space="preserve"> </w:t>
      </w:r>
      <w:r>
        <w:t>in</w:t>
      </w:r>
      <w:r w:rsidRPr="007A3E0D">
        <w:t xml:space="preserve"> </w:t>
      </w:r>
      <w:r>
        <w:t>any</w:t>
      </w:r>
      <w:r w:rsidRPr="007A3E0D">
        <w:t xml:space="preserve"> </w:t>
      </w:r>
      <w:r>
        <w:t>species</w:t>
      </w:r>
      <w:r w:rsidRPr="007A3E0D">
        <w:t xml:space="preserve"> </w:t>
      </w:r>
      <w:r>
        <w:t>in</w:t>
      </w:r>
      <w:r w:rsidRPr="007A3E0D">
        <w:t xml:space="preserve"> </w:t>
      </w:r>
      <w:r>
        <w:t>any</w:t>
      </w:r>
      <w:r w:rsidRPr="007A3E0D">
        <w:t xml:space="preserve"> </w:t>
      </w:r>
      <w:r>
        <w:t>number</w:t>
      </w:r>
      <w:r w:rsidRPr="007A3E0D">
        <w:t xml:space="preserve"> </w:t>
      </w:r>
      <w:r>
        <w:t>of</w:t>
      </w:r>
      <w:r w:rsidRPr="007A3E0D">
        <w:t xml:space="preserve"> </w:t>
      </w:r>
      <w:r>
        <w:t>voices</w:t>
      </w:r>
      <w:r w:rsidRPr="007A3E0D">
        <w:t xml:space="preserve"> </w:t>
      </w:r>
      <w:r>
        <w:t>always</w:t>
      </w:r>
      <w:r w:rsidRPr="007A3E0D">
        <w:t xml:space="preserve"> </w:t>
      </w:r>
      <w:r>
        <w:t>ends</w:t>
      </w:r>
      <w:r w:rsidRPr="007A3E0D">
        <w:t xml:space="preserve"> </w:t>
      </w:r>
      <w:r>
        <w:t>with</w:t>
      </w:r>
      <w:r w:rsidRPr="007A3E0D">
        <w:t xml:space="preserve"> </w:t>
      </w:r>
      <w:r>
        <w:t>a</w:t>
      </w:r>
      <w:r w:rsidRPr="007A3E0D">
        <w:t xml:space="preserve"> </w:t>
      </w:r>
      <w:r>
        <w:t>whole</w:t>
      </w:r>
      <w:r w:rsidRPr="007A3E0D">
        <w:t xml:space="preserve"> </w:t>
      </w:r>
      <w:r>
        <w:t>note</w:t>
      </w:r>
      <w:r w:rsidRPr="007A3E0D">
        <w:t>.</w:t>
      </w:r>
    </w:p>
    <w:p w14:paraId="602980FB" w14:textId="7395C6F1" w:rsidR="00BC177A" w:rsidRDefault="00C65F53" w:rsidP="00BC177A">
      <w:pPr>
        <w:pStyle w:val="5"/>
        <w:rPr>
          <w:lang w:val="ru-RU"/>
        </w:rPr>
      </w:pPr>
      <w:r>
        <w:t>Mixed species</w:t>
      </w:r>
    </w:p>
    <w:p w14:paraId="224CE2E0" w14:textId="644A20DD" w:rsidR="00BC177A" w:rsidRPr="00782885" w:rsidRDefault="007A3E0D" w:rsidP="00CE639B">
      <w:pPr>
        <w:ind w:firstLine="360"/>
      </w:pPr>
      <w:r>
        <w:t>In</w:t>
      </w:r>
      <w:r w:rsidRPr="00782885">
        <w:t xml:space="preserve"> </w:t>
      </w:r>
      <w:r>
        <w:t>mixed</w:t>
      </w:r>
      <w:r w:rsidRPr="00782885">
        <w:t xml:space="preserve"> </w:t>
      </w:r>
      <w:r>
        <w:t>species</w:t>
      </w:r>
      <w:r w:rsidRPr="00782885">
        <w:t xml:space="preserve"> </w:t>
      </w:r>
      <w:r>
        <w:t>each</w:t>
      </w:r>
      <w:r w:rsidRPr="00782885">
        <w:t xml:space="preserve"> </w:t>
      </w:r>
      <w:r>
        <w:t>voice</w:t>
      </w:r>
      <w:r w:rsidRPr="00782885">
        <w:t xml:space="preserve"> </w:t>
      </w:r>
      <w:r>
        <w:t>has</w:t>
      </w:r>
      <w:r w:rsidRPr="00782885">
        <w:t xml:space="preserve"> </w:t>
      </w:r>
      <w:r>
        <w:t>its</w:t>
      </w:r>
      <w:r w:rsidRPr="00782885">
        <w:t xml:space="preserve"> </w:t>
      </w:r>
      <w:r>
        <w:t>own</w:t>
      </w:r>
      <w:r w:rsidRPr="00782885">
        <w:t xml:space="preserve"> </w:t>
      </w:r>
      <w:r>
        <w:t>rhythm</w:t>
      </w:r>
      <w:r w:rsidRPr="00782885">
        <w:t>.</w:t>
      </w:r>
    </w:p>
    <w:p w14:paraId="39DE3A95" w14:textId="562E7E56" w:rsidR="003A69EB" w:rsidRPr="007A3E0D" w:rsidRDefault="007A3E0D" w:rsidP="00CE639B">
      <w:pPr>
        <w:ind w:firstLine="360"/>
      </w:pPr>
      <w:r>
        <w:rPr>
          <w:b/>
          <w:u w:val="single"/>
        </w:rPr>
        <w:lastRenderedPageBreak/>
        <w:t>In</w:t>
      </w:r>
      <w:r w:rsidRPr="007A3E0D">
        <w:rPr>
          <w:b/>
          <w:u w:val="single"/>
        </w:rPr>
        <w:t xml:space="preserve"> </w:t>
      </w:r>
      <w:r>
        <w:rPr>
          <w:b/>
          <w:u w:val="single"/>
        </w:rPr>
        <w:t>three</w:t>
      </w:r>
      <w:r w:rsidRPr="007A3E0D">
        <w:rPr>
          <w:b/>
          <w:u w:val="single"/>
        </w:rPr>
        <w:t xml:space="preserve"> </w:t>
      </w:r>
      <w:r>
        <w:rPr>
          <w:b/>
          <w:u w:val="single"/>
        </w:rPr>
        <w:t>voices</w:t>
      </w:r>
      <w:r w:rsidR="00C30DF7" w:rsidRPr="007A3E0D">
        <w:t xml:space="preserve"> </w:t>
      </w:r>
      <w:bookmarkStart w:id="93" w:name="OLE_LINK35"/>
      <w:bookmarkStart w:id="94" w:name="OLE_LINK36"/>
      <w:r w:rsidR="00F365DC" w:rsidRPr="00F365DC">
        <w:rPr>
          <w:i/>
        </w:rPr>
        <w:t>cantus</w:t>
      </w:r>
      <w:r w:rsidR="00F365DC" w:rsidRPr="007A3E0D">
        <w:rPr>
          <w:i/>
        </w:rPr>
        <w:t xml:space="preserve"> </w:t>
      </w:r>
      <w:r w:rsidR="00F365DC" w:rsidRPr="00F365DC">
        <w:rPr>
          <w:i/>
        </w:rPr>
        <w:t>firmus</w:t>
      </w:r>
      <w:r w:rsidR="00F365DC" w:rsidRPr="007A3E0D">
        <w:rPr>
          <w:i/>
        </w:rPr>
        <w:t xml:space="preserve"> </w:t>
      </w:r>
      <w:r w:rsidRPr="007A3E0D">
        <w:t>is combined with half notes, quarte</w:t>
      </w:r>
      <w:r>
        <w:t>r</w:t>
      </w:r>
      <w:r w:rsidRPr="007A3E0D">
        <w:t xml:space="preserve"> notes, or syncopations.</w:t>
      </w:r>
      <w:r w:rsidRPr="007A3E0D">
        <w:rPr>
          <w:i/>
        </w:rPr>
        <w:t xml:space="preserve"> </w:t>
      </w:r>
      <w:bookmarkEnd w:id="93"/>
      <w:bookmarkEnd w:id="94"/>
      <w:r>
        <w:t>Voices</w:t>
      </w:r>
      <w:r w:rsidRPr="007A3E0D">
        <w:t xml:space="preserve"> </w:t>
      </w:r>
      <w:r>
        <w:t>should</w:t>
      </w:r>
      <w:r w:rsidRPr="007A3E0D">
        <w:t xml:space="preserve"> </w:t>
      </w:r>
      <w:r>
        <w:t>be</w:t>
      </w:r>
      <w:r w:rsidRPr="007A3E0D">
        <w:t xml:space="preserve"> </w:t>
      </w:r>
      <w:r>
        <w:t>introduced</w:t>
      </w:r>
      <w:r w:rsidRPr="007A3E0D">
        <w:t xml:space="preserve"> </w:t>
      </w:r>
      <w:r>
        <w:t>as</w:t>
      </w:r>
      <w:r w:rsidRPr="007A3E0D">
        <w:t xml:space="preserve"> </w:t>
      </w:r>
      <w:r>
        <w:t>close</w:t>
      </w:r>
      <w:r w:rsidRPr="007A3E0D">
        <w:t xml:space="preserve"> </w:t>
      </w:r>
      <w:r>
        <w:t>to</w:t>
      </w:r>
      <w:r w:rsidRPr="007A3E0D">
        <w:t xml:space="preserve"> </w:t>
      </w:r>
      <w:r>
        <w:t>each</w:t>
      </w:r>
      <w:r w:rsidRPr="007A3E0D">
        <w:t xml:space="preserve"> </w:t>
      </w:r>
      <w:r>
        <w:t>other</w:t>
      </w:r>
      <w:r w:rsidRPr="007A3E0D">
        <w:t xml:space="preserve">, </w:t>
      </w:r>
      <w:r>
        <w:t>as</w:t>
      </w:r>
      <w:r w:rsidRPr="007A3E0D">
        <w:t xml:space="preserve"> </w:t>
      </w:r>
      <w:r>
        <w:t>possible</w:t>
      </w:r>
      <w:r w:rsidRPr="007A3E0D">
        <w:t xml:space="preserve">, </w:t>
      </w:r>
      <w:r>
        <w:t>but</w:t>
      </w:r>
      <w:r w:rsidRPr="007A3E0D">
        <w:t xml:space="preserve"> </w:t>
      </w:r>
      <w:r>
        <w:t>not</w:t>
      </w:r>
      <w:r w:rsidRPr="007A3E0D">
        <w:t xml:space="preserve"> </w:t>
      </w:r>
      <w:r>
        <w:t>simultaneously</w:t>
      </w:r>
      <w:commentRangeStart w:id="95"/>
      <w:r w:rsidR="00DF387B">
        <w:rPr>
          <w:rStyle w:val="a5"/>
          <w:lang w:val="ru-RU"/>
        </w:rPr>
        <w:footnoteReference w:id="4"/>
      </w:r>
      <w:commentRangeEnd w:id="95"/>
      <w:r w:rsidR="006856EA">
        <w:rPr>
          <w:rStyle w:val="a8"/>
        </w:rPr>
        <w:commentReference w:id="95"/>
      </w:r>
      <w:r w:rsidR="00E564A6" w:rsidRPr="007A3E0D">
        <w:t>.</w:t>
      </w:r>
      <w:r w:rsidR="006D1DBB" w:rsidRPr="007A3E0D">
        <w:t xml:space="preserve"> </w:t>
      </w:r>
      <w:r>
        <w:t xml:space="preserve">Such a mixed species is called </w:t>
      </w:r>
      <w:r w:rsidR="006D1DBB" w:rsidRPr="007A3E0D">
        <w:rPr>
          <w:i/>
        </w:rPr>
        <w:t>mélange</w:t>
      </w:r>
      <w:r w:rsidR="006D1DBB" w:rsidRPr="007A3E0D">
        <w:t>.</w:t>
      </w:r>
    </w:p>
    <w:p w14:paraId="4CF78931" w14:textId="54ECA03B" w:rsidR="00C81F63" w:rsidRPr="007A3E0D" w:rsidRDefault="007A3E0D" w:rsidP="00CE639B">
      <w:pPr>
        <w:ind w:firstLine="360"/>
      </w:pPr>
      <w:r>
        <w:rPr>
          <w:b/>
          <w:u w:val="single"/>
        </w:rPr>
        <w:t>In</w:t>
      </w:r>
      <w:r w:rsidRPr="007A3E0D">
        <w:rPr>
          <w:b/>
          <w:u w:val="single"/>
        </w:rPr>
        <w:t xml:space="preserve"> </w:t>
      </w:r>
      <w:r>
        <w:rPr>
          <w:b/>
          <w:u w:val="single"/>
        </w:rPr>
        <w:t>four</w:t>
      </w:r>
      <w:r w:rsidRPr="007A3E0D">
        <w:rPr>
          <w:b/>
          <w:u w:val="single"/>
        </w:rPr>
        <w:t xml:space="preserve"> </w:t>
      </w:r>
      <w:r>
        <w:rPr>
          <w:b/>
          <w:u w:val="single"/>
        </w:rPr>
        <w:t>voices</w:t>
      </w:r>
      <w:r w:rsidRPr="007A3E0D">
        <w:rPr>
          <w:b/>
          <w:u w:val="single"/>
        </w:rPr>
        <w:t xml:space="preserve"> </w:t>
      </w:r>
      <w:r w:rsidR="00F365DC" w:rsidRPr="00F365DC">
        <w:rPr>
          <w:i/>
        </w:rPr>
        <w:t>cantus</w:t>
      </w:r>
      <w:r w:rsidR="00F365DC" w:rsidRPr="007A3E0D">
        <w:rPr>
          <w:i/>
        </w:rPr>
        <w:t xml:space="preserve"> </w:t>
      </w:r>
      <w:r w:rsidR="00F365DC" w:rsidRPr="00F365DC">
        <w:rPr>
          <w:i/>
        </w:rPr>
        <w:t>firmus</w:t>
      </w:r>
      <w:r w:rsidR="00F365DC" w:rsidRPr="007A3E0D">
        <w:rPr>
          <w:i/>
        </w:rPr>
        <w:t xml:space="preserve"> </w:t>
      </w:r>
      <w:r>
        <w:t>is</w:t>
      </w:r>
      <w:r w:rsidRPr="007A3E0D">
        <w:t xml:space="preserve"> </w:t>
      </w:r>
      <w:r>
        <w:t>combined</w:t>
      </w:r>
      <w:r w:rsidRPr="007A3E0D">
        <w:t xml:space="preserve"> </w:t>
      </w:r>
      <w:r>
        <w:t xml:space="preserve">with half notes, quarter notes or syncopations. Such a mixed species is called </w:t>
      </w:r>
      <w:r w:rsidR="00BC447F" w:rsidRPr="007A3E0D">
        <w:rPr>
          <w:i/>
        </w:rPr>
        <w:t>grand mélange</w:t>
      </w:r>
      <w:r w:rsidR="000761F5" w:rsidRPr="007A3E0D">
        <w:t>.</w:t>
      </w:r>
    </w:p>
    <w:p w14:paraId="4BD641E4" w14:textId="7EEFF247" w:rsidR="000761F5" w:rsidRPr="00782885" w:rsidRDefault="007A3E0D" w:rsidP="000761F5">
      <w:pPr>
        <w:ind w:firstLine="360"/>
      </w:pPr>
      <w:r>
        <w:t>In</w:t>
      </w:r>
      <w:r w:rsidRPr="007A3E0D">
        <w:t xml:space="preserve"> </w:t>
      </w:r>
      <w:r>
        <w:t>the</w:t>
      </w:r>
      <w:r w:rsidRPr="007A3E0D">
        <w:t xml:space="preserve"> </w:t>
      </w:r>
      <w:r>
        <w:t>second</w:t>
      </w:r>
      <w:r w:rsidRPr="007A3E0D">
        <w:t xml:space="preserve"> </w:t>
      </w:r>
      <w:r>
        <w:t>measure</w:t>
      </w:r>
      <w:r w:rsidRPr="007A3E0D">
        <w:t xml:space="preserve"> </w:t>
      </w:r>
      <w:r>
        <w:t>one</w:t>
      </w:r>
      <w:r w:rsidRPr="007A3E0D">
        <w:t xml:space="preserve"> </w:t>
      </w:r>
      <w:r>
        <w:t>half</w:t>
      </w:r>
      <w:r w:rsidRPr="007A3E0D">
        <w:t xml:space="preserve"> </w:t>
      </w:r>
      <w:r>
        <w:t>note</w:t>
      </w:r>
      <w:r w:rsidRPr="007A3E0D">
        <w:t xml:space="preserve"> </w:t>
      </w:r>
      <w:r>
        <w:t>or</w:t>
      </w:r>
      <w:r w:rsidRPr="007A3E0D">
        <w:t xml:space="preserve"> </w:t>
      </w:r>
      <w:r>
        <w:t>syncopation can be introduced. Other</w:t>
      </w:r>
      <w:r w:rsidRPr="00782885">
        <w:t xml:space="preserve"> </w:t>
      </w:r>
      <w:r>
        <w:t>voices</w:t>
      </w:r>
      <w:r w:rsidRPr="00782885">
        <w:t xml:space="preserve"> </w:t>
      </w:r>
      <w:r>
        <w:t>should</w:t>
      </w:r>
      <w:r w:rsidRPr="00782885">
        <w:t xml:space="preserve"> </w:t>
      </w:r>
      <w:r>
        <w:t>be</w:t>
      </w:r>
      <w:r w:rsidRPr="00782885">
        <w:t xml:space="preserve"> </w:t>
      </w:r>
      <w:r>
        <w:t>introduced</w:t>
      </w:r>
      <w:r w:rsidRPr="00782885">
        <w:t xml:space="preserve"> </w:t>
      </w:r>
      <w:r>
        <w:t>in</w:t>
      </w:r>
      <w:r w:rsidRPr="00782885">
        <w:t xml:space="preserve"> </w:t>
      </w:r>
      <w:r>
        <w:t>first measure.</w:t>
      </w:r>
    </w:p>
    <w:p w14:paraId="60DC0685" w14:textId="7685B16E" w:rsidR="00E57F06" w:rsidRPr="007A3E0D" w:rsidRDefault="007A3E0D" w:rsidP="00F14D61">
      <w:pPr>
        <w:pStyle w:val="4"/>
        <w:rPr>
          <w:lang w:val="en-US"/>
        </w:rPr>
      </w:pPr>
      <w:r>
        <w:rPr>
          <w:lang w:val="en-US"/>
        </w:rPr>
        <w:t>Fifth species counterpoint</w:t>
      </w:r>
    </w:p>
    <w:p w14:paraId="73F303F0" w14:textId="71326266" w:rsidR="00E57F06" w:rsidRPr="00E57F06" w:rsidRDefault="007A3E0D" w:rsidP="00E57F06">
      <w:pPr>
        <w:pStyle w:val="5"/>
        <w:rPr>
          <w:lang w:val="ru-RU"/>
        </w:rPr>
      </w:pPr>
      <w:r>
        <w:t>Allowed rhythms</w:t>
      </w:r>
    </w:p>
    <w:p w14:paraId="7BC2DD96" w14:textId="7669560B" w:rsidR="00E57F06" w:rsidRPr="007A3E0D" w:rsidRDefault="007A3E0D" w:rsidP="00E57F06">
      <w:pPr>
        <w:ind w:firstLine="360"/>
      </w:pPr>
      <w:r>
        <w:t>The following rhythms are allowed:</w:t>
      </w:r>
    </w:p>
    <w:p w14:paraId="638CDB16" w14:textId="28540DF7" w:rsidR="00E57F06" w:rsidRPr="007A3E0D" w:rsidRDefault="007A3E0D" w:rsidP="00E57F06">
      <w:pPr>
        <w:pStyle w:val="a7"/>
        <w:numPr>
          <w:ilvl w:val="0"/>
          <w:numId w:val="4"/>
        </w:numPr>
      </w:pPr>
      <w:r>
        <w:t>Thr</w:t>
      </w:r>
      <w:r w:rsidRPr="007A3E0D">
        <w:t xml:space="preserve"> </w:t>
      </w:r>
      <w:r>
        <w:t>rhythms</w:t>
      </w:r>
      <w:r w:rsidRPr="007A3E0D">
        <w:t xml:space="preserve"> </w:t>
      </w:r>
      <w:r>
        <w:t>of</w:t>
      </w:r>
      <w:r w:rsidRPr="007A3E0D">
        <w:t xml:space="preserve"> </w:t>
      </w:r>
      <w:r>
        <w:t>previous counterpoint species, except for whole notes</w:t>
      </w:r>
      <w:r w:rsidR="00E57F06" w:rsidRPr="007A3E0D">
        <w:t>:</w:t>
      </w:r>
    </w:p>
    <w:p w14:paraId="6B72D90E" w14:textId="77777777" w:rsidR="00E57F06" w:rsidRDefault="00E57F06" w:rsidP="00E57F06">
      <w:pPr>
        <w:rPr>
          <w:lang w:val="ru-RU"/>
        </w:rPr>
      </w:pPr>
      <w:r>
        <w:rPr>
          <w:noProof/>
        </w:rPr>
        <w:drawing>
          <wp:inline distT="0" distB="0" distL="0" distR="0" wp14:anchorId="06D9AD16" wp14:editId="2E2E3F33">
            <wp:extent cx="5086350" cy="39949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87" cy="419700"/>
                    </a:xfrm>
                    <a:prstGeom prst="rect">
                      <a:avLst/>
                    </a:prstGeom>
                  </pic:spPr>
                </pic:pic>
              </a:graphicData>
            </a:graphic>
          </wp:inline>
        </w:drawing>
      </w:r>
    </w:p>
    <w:p w14:paraId="4CEB1668" w14:textId="46BCCE6C" w:rsidR="00E57F06" w:rsidRDefault="007A3E0D" w:rsidP="00E57F06">
      <w:pPr>
        <w:pStyle w:val="a7"/>
        <w:numPr>
          <w:ilvl w:val="0"/>
          <w:numId w:val="4"/>
        </w:numPr>
        <w:rPr>
          <w:lang w:val="ru-RU"/>
        </w:rPr>
      </w:pPr>
      <w:r>
        <w:t>New rhythms</w:t>
      </w:r>
      <w:r w:rsidR="00E57F06" w:rsidRPr="00E57F06">
        <w:rPr>
          <w:lang w:val="ru-RU"/>
        </w:rPr>
        <w:t>:</w:t>
      </w:r>
    </w:p>
    <w:p w14:paraId="02089970" w14:textId="2CC274D5" w:rsidR="00E57F06" w:rsidRPr="00E57F06" w:rsidRDefault="00E57F06" w:rsidP="00E57F06">
      <w:pPr>
        <w:rPr>
          <w:lang w:val="ru-RU"/>
        </w:rPr>
      </w:pPr>
      <w:r>
        <w:rPr>
          <w:noProof/>
        </w:rPr>
        <w:drawing>
          <wp:inline distT="0" distB="0" distL="0" distR="0" wp14:anchorId="3B08DD88" wp14:editId="6CAECD92">
            <wp:extent cx="5308600" cy="3818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228" cy="399700"/>
                    </a:xfrm>
                    <a:prstGeom prst="rect">
                      <a:avLst/>
                    </a:prstGeom>
                  </pic:spPr>
                </pic:pic>
              </a:graphicData>
            </a:graphic>
          </wp:inline>
        </w:drawing>
      </w:r>
    </w:p>
    <w:p w14:paraId="2F6CD6F6" w14:textId="670DD699" w:rsidR="00E57F06" w:rsidRPr="00E57F06" w:rsidRDefault="007A3E0D" w:rsidP="00E57F06">
      <w:pPr>
        <w:pStyle w:val="a7"/>
        <w:numPr>
          <w:ilvl w:val="0"/>
          <w:numId w:val="4"/>
        </w:numPr>
        <w:rPr>
          <w:lang w:val="ru-RU"/>
        </w:rPr>
      </w:pPr>
      <w:r>
        <w:t>Croches</w:t>
      </w:r>
      <w:r w:rsidR="00E57F06">
        <w:rPr>
          <w:lang w:val="ru-RU"/>
        </w:rPr>
        <w:t>:</w:t>
      </w:r>
    </w:p>
    <w:p w14:paraId="654A380F" w14:textId="05D9BEFD" w:rsidR="00CE639B" w:rsidRDefault="00E57F06" w:rsidP="00CE639B">
      <w:pPr>
        <w:rPr>
          <w:lang w:val="ru-RU"/>
        </w:rPr>
      </w:pPr>
      <w:r>
        <w:rPr>
          <w:noProof/>
        </w:rPr>
        <w:drawing>
          <wp:inline distT="0" distB="0" distL="0" distR="0" wp14:anchorId="1B008261" wp14:editId="1398F7BF">
            <wp:extent cx="3702050" cy="3125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7667" cy="370388"/>
                    </a:xfrm>
                    <a:prstGeom prst="rect">
                      <a:avLst/>
                    </a:prstGeom>
                  </pic:spPr>
                </pic:pic>
              </a:graphicData>
            </a:graphic>
          </wp:inline>
        </w:drawing>
      </w:r>
    </w:p>
    <w:p w14:paraId="4303E11C" w14:textId="66B70752" w:rsidR="0081218F" w:rsidRPr="00782885" w:rsidRDefault="007A3E0D" w:rsidP="0081218F">
      <w:pPr>
        <w:ind w:firstLine="360"/>
      </w:pPr>
      <w:r>
        <w:t>Croches</w:t>
      </w:r>
      <w:r w:rsidRPr="007A3E0D">
        <w:t xml:space="preserve"> </w:t>
      </w:r>
      <w:r>
        <w:t>should</w:t>
      </w:r>
      <w:r w:rsidRPr="007A3E0D">
        <w:t xml:space="preserve"> </w:t>
      </w:r>
      <w:r>
        <w:t>be</w:t>
      </w:r>
      <w:r w:rsidRPr="007A3E0D">
        <w:t xml:space="preserve"> </w:t>
      </w:r>
      <w:r>
        <w:t>written</w:t>
      </w:r>
      <w:r w:rsidRPr="007A3E0D">
        <w:t xml:space="preserve"> </w:t>
      </w:r>
      <w:r>
        <w:t>in</w:t>
      </w:r>
      <w:r w:rsidRPr="007A3E0D">
        <w:t xml:space="preserve"> </w:t>
      </w:r>
      <w:r>
        <w:t>pairs</w:t>
      </w:r>
      <w:r w:rsidRPr="007A3E0D">
        <w:t xml:space="preserve">, </w:t>
      </w:r>
      <w:r>
        <w:t>they</w:t>
      </w:r>
      <w:r w:rsidRPr="007A3E0D">
        <w:t xml:space="preserve"> </w:t>
      </w:r>
      <w:r>
        <w:t>should</w:t>
      </w:r>
      <w:r w:rsidRPr="007A3E0D">
        <w:t xml:space="preserve"> </w:t>
      </w:r>
      <w:r>
        <w:t>be</w:t>
      </w:r>
      <w:r w:rsidRPr="007A3E0D">
        <w:t xml:space="preserve"> </w:t>
      </w:r>
      <w:r>
        <w:t>surrounded</w:t>
      </w:r>
      <w:r w:rsidRPr="007A3E0D">
        <w:t xml:space="preserve"> </w:t>
      </w:r>
      <w:r>
        <w:t>by</w:t>
      </w:r>
      <w:r w:rsidRPr="007A3E0D">
        <w:t xml:space="preserve"> </w:t>
      </w:r>
      <w:r>
        <w:t>stepwise</w:t>
      </w:r>
      <w:r w:rsidRPr="007A3E0D">
        <w:t xml:space="preserve"> </w:t>
      </w:r>
      <w:r>
        <w:t>movement</w:t>
      </w:r>
      <w:r w:rsidRPr="007A3E0D">
        <w:t>.</w:t>
      </w:r>
      <w:r>
        <w:t xml:space="preserve"> Croches</w:t>
      </w:r>
      <w:r w:rsidRPr="007A3E0D">
        <w:t xml:space="preserve"> </w:t>
      </w:r>
      <w:r>
        <w:t>should</w:t>
      </w:r>
      <w:r w:rsidRPr="007A3E0D">
        <w:t xml:space="preserve"> </w:t>
      </w:r>
      <w:r>
        <w:t>never</w:t>
      </w:r>
      <w:r w:rsidRPr="007A3E0D">
        <w:t xml:space="preserve"> </w:t>
      </w:r>
      <w:r>
        <w:t>appear</w:t>
      </w:r>
      <w:r w:rsidRPr="007A3E0D">
        <w:t xml:space="preserve"> </w:t>
      </w:r>
      <w:r>
        <w:t>on</w:t>
      </w:r>
      <w:r w:rsidRPr="007A3E0D">
        <w:t xml:space="preserve"> </w:t>
      </w:r>
      <w:r>
        <w:t>downbeat</w:t>
      </w:r>
      <w:r w:rsidRPr="007A3E0D">
        <w:t>.</w:t>
      </w:r>
      <w:r w:rsidR="0081218F" w:rsidRPr="007A3E0D">
        <w:t xml:space="preserve"> </w:t>
      </w:r>
      <w:r>
        <w:t>Number</w:t>
      </w:r>
      <w:r w:rsidRPr="00782885">
        <w:t xml:space="preserve"> </w:t>
      </w:r>
      <w:r>
        <w:t>of</w:t>
      </w:r>
      <w:r w:rsidRPr="00782885">
        <w:t xml:space="preserve"> </w:t>
      </w:r>
      <w:r>
        <w:t>croches</w:t>
      </w:r>
      <w:r w:rsidRPr="00782885">
        <w:t xml:space="preserve"> </w:t>
      </w:r>
      <w:r>
        <w:t>should</w:t>
      </w:r>
      <w:r w:rsidRPr="00782885">
        <w:t xml:space="preserve"> </w:t>
      </w:r>
      <w:r>
        <w:t>be</w:t>
      </w:r>
      <w:r w:rsidRPr="00782885">
        <w:t xml:space="preserve"> </w:t>
      </w:r>
      <w:r>
        <w:t>limited</w:t>
      </w:r>
      <w:r w:rsidRPr="00782885">
        <w:t>.</w:t>
      </w:r>
    </w:p>
    <w:p w14:paraId="508FD026" w14:textId="5A90FB80" w:rsidR="0081218F" w:rsidRPr="007A3E0D" w:rsidRDefault="007A3E0D" w:rsidP="0081218F">
      <w:pPr>
        <w:ind w:firstLine="360"/>
      </w:pPr>
      <w:r>
        <w:t>There</w:t>
      </w:r>
      <w:r w:rsidRPr="007A3E0D">
        <w:t xml:space="preserve"> </w:t>
      </w:r>
      <w:r>
        <w:t>should</w:t>
      </w:r>
      <w:r w:rsidRPr="007A3E0D">
        <w:t xml:space="preserve"> </w:t>
      </w:r>
      <w:r>
        <w:t>not</w:t>
      </w:r>
      <w:r w:rsidRPr="007A3E0D">
        <w:t xml:space="preserve"> </w:t>
      </w:r>
      <w:r>
        <w:t>be</w:t>
      </w:r>
      <w:r w:rsidRPr="007A3E0D">
        <w:t xml:space="preserve"> </w:t>
      </w:r>
      <w:r>
        <w:t>more</w:t>
      </w:r>
      <w:r w:rsidRPr="007A3E0D">
        <w:t xml:space="preserve"> </w:t>
      </w:r>
      <w:r>
        <w:t>notes</w:t>
      </w:r>
      <w:r w:rsidRPr="007A3E0D">
        <w:t xml:space="preserve"> </w:t>
      </w:r>
      <w:r>
        <w:t>than four in one measure.</w:t>
      </w:r>
    </w:p>
    <w:p w14:paraId="5275CDC6" w14:textId="1611F5DF" w:rsidR="003F4ADA" w:rsidRDefault="007A3E0D" w:rsidP="0081218F">
      <w:pPr>
        <w:ind w:firstLine="360"/>
        <w:rPr>
          <w:lang w:val="ru-RU"/>
        </w:rPr>
      </w:pPr>
      <w:r>
        <w:rPr>
          <w:b/>
          <w:u w:val="single"/>
        </w:rPr>
        <w:t>Exceptions</w:t>
      </w:r>
      <w:r w:rsidR="003F4ADA">
        <w:rPr>
          <w:lang w:val="ru-RU"/>
        </w:rPr>
        <w:t>:</w:t>
      </w:r>
    </w:p>
    <w:p w14:paraId="7D0EE799" w14:textId="0D5E857F" w:rsidR="003F4ADA" w:rsidRPr="007A3E0D" w:rsidRDefault="007A3E0D" w:rsidP="0081218F">
      <w:pPr>
        <w:ind w:firstLine="360"/>
      </w:pPr>
      <w:r>
        <w:t>These</w:t>
      </w:r>
      <w:r w:rsidRPr="007A3E0D">
        <w:t xml:space="preserve"> </w:t>
      </w:r>
      <w:r>
        <w:t>rhythms</w:t>
      </w:r>
      <w:r w:rsidRPr="007A3E0D">
        <w:t xml:space="preserve"> </w:t>
      </w:r>
      <w:r>
        <w:t>are</w:t>
      </w:r>
      <w:r w:rsidRPr="007A3E0D">
        <w:t xml:space="preserve"> </w:t>
      </w:r>
      <w:r>
        <w:t>allowed</w:t>
      </w:r>
      <w:r w:rsidRPr="007A3E0D">
        <w:t xml:space="preserve"> </w:t>
      </w:r>
      <w:r>
        <w:t>without</w:t>
      </w:r>
      <w:r w:rsidRPr="007A3E0D">
        <w:t xml:space="preserve"> </w:t>
      </w:r>
      <w:r>
        <w:t>syncopations</w:t>
      </w:r>
      <w:r w:rsidRPr="007A3E0D">
        <w:t xml:space="preserve"> </w:t>
      </w:r>
      <w:r>
        <w:t>only</w:t>
      </w:r>
      <w:r w:rsidRPr="007A3E0D">
        <w:t xml:space="preserve"> </w:t>
      </w:r>
      <w:r>
        <w:t>in</w:t>
      </w:r>
      <w:r w:rsidRPr="007A3E0D">
        <w:t xml:space="preserve"> </w:t>
      </w:r>
      <w:r>
        <w:t>penultimate</w:t>
      </w:r>
      <w:r w:rsidRPr="007A3E0D">
        <w:t xml:space="preserve"> </w:t>
      </w:r>
      <w:r>
        <w:t>measure</w:t>
      </w:r>
      <w:r w:rsidRPr="007A3E0D">
        <w:t xml:space="preserve">, </w:t>
      </w:r>
      <w:r>
        <w:t>irrespective</w:t>
      </w:r>
      <w:r w:rsidRPr="007A3E0D">
        <w:t xml:space="preserve"> </w:t>
      </w:r>
      <w:r>
        <w:t>of</w:t>
      </w:r>
      <w:r w:rsidRPr="007A3E0D">
        <w:t xml:space="preserve"> </w:t>
      </w:r>
      <w:r>
        <w:t>number</w:t>
      </w:r>
      <w:r w:rsidRPr="007A3E0D">
        <w:t xml:space="preserve"> </w:t>
      </w:r>
      <w:r>
        <w:t>of</w:t>
      </w:r>
      <w:r w:rsidRPr="007A3E0D">
        <w:t xml:space="preserve"> </w:t>
      </w:r>
      <w:r>
        <w:t>voices</w:t>
      </w:r>
      <w:r w:rsidRPr="007A3E0D">
        <w:t xml:space="preserve">: </w:t>
      </w:r>
      <w:r w:rsidR="003F4ADA">
        <w:rPr>
          <w:noProof/>
        </w:rPr>
        <w:drawing>
          <wp:inline distT="0" distB="0" distL="0" distR="0" wp14:anchorId="24B73877" wp14:editId="59DA6F57">
            <wp:extent cx="482600" cy="29559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92" cy="301897"/>
                    </a:xfrm>
                    <a:prstGeom prst="rect">
                      <a:avLst/>
                    </a:prstGeom>
                  </pic:spPr>
                </pic:pic>
              </a:graphicData>
            </a:graphic>
          </wp:inline>
        </w:drawing>
      </w:r>
      <w:r w:rsidRPr="007A3E0D">
        <w:t xml:space="preserve"> </w:t>
      </w:r>
      <w:r>
        <w:t>or</w:t>
      </w:r>
      <w:r w:rsidR="003F4ADA" w:rsidRPr="007A3E0D">
        <w:t xml:space="preserve"> </w:t>
      </w:r>
      <w:r w:rsidR="003F4ADA">
        <w:rPr>
          <w:noProof/>
        </w:rPr>
        <w:drawing>
          <wp:inline distT="0" distB="0" distL="0" distR="0" wp14:anchorId="606289BC" wp14:editId="4A6215A4">
            <wp:extent cx="622300" cy="272256"/>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830" cy="287800"/>
                    </a:xfrm>
                    <a:prstGeom prst="rect">
                      <a:avLst/>
                    </a:prstGeom>
                  </pic:spPr>
                </pic:pic>
              </a:graphicData>
            </a:graphic>
          </wp:inline>
        </w:drawing>
      </w:r>
    </w:p>
    <w:p w14:paraId="5D3DA95B" w14:textId="6CA9E2AD" w:rsidR="00CA1CB3" w:rsidRPr="007A3E0D" w:rsidRDefault="007A3E0D" w:rsidP="0081218F">
      <w:pPr>
        <w:ind w:firstLine="360"/>
      </w:pPr>
      <w:bookmarkStart w:id="96" w:name="OLE_LINK146"/>
      <w:bookmarkStart w:id="97" w:name="OLE_LINK147"/>
      <w:r>
        <w:t>There</w:t>
      </w:r>
      <w:r w:rsidRPr="007A3E0D">
        <w:t xml:space="preserve"> </w:t>
      </w:r>
      <w:r>
        <w:t>rhythms</w:t>
      </w:r>
      <w:r w:rsidRPr="007A3E0D">
        <w:t xml:space="preserve"> </w:t>
      </w:r>
      <w:r>
        <w:t>are</w:t>
      </w:r>
      <w:r w:rsidRPr="007A3E0D">
        <w:t xml:space="preserve"> </w:t>
      </w:r>
      <w:r>
        <w:t>allowed</w:t>
      </w:r>
      <w:r w:rsidRPr="007A3E0D">
        <w:t xml:space="preserve"> </w:t>
      </w:r>
      <w:r>
        <w:t xml:space="preserve">starting from three voices: </w:t>
      </w:r>
      <w:r w:rsidR="00CA1CB3">
        <w:rPr>
          <w:noProof/>
        </w:rPr>
        <w:drawing>
          <wp:inline distT="0" distB="0" distL="0" distR="0" wp14:anchorId="609B32ED" wp14:editId="02AE0A68">
            <wp:extent cx="533042" cy="285115"/>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80" cy="290484"/>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6E032294" wp14:editId="153A484A">
            <wp:extent cx="660400" cy="284760"/>
            <wp:effectExtent l="0" t="0" r="635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452" cy="291250"/>
                    </a:xfrm>
                    <a:prstGeom prst="rect">
                      <a:avLst/>
                    </a:prstGeom>
                  </pic:spPr>
                </pic:pic>
              </a:graphicData>
            </a:graphic>
          </wp:inline>
        </w:drawing>
      </w:r>
    </w:p>
    <w:p w14:paraId="074E8A97" w14:textId="1F40BD89" w:rsidR="00CA1CB3" w:rsidRPr="007A3E0D" w:rsidRDefault="007A3E0D" w:rsidP="0081218F">
      <w:pPr>
        <w:ind w:firstLine="360"/>
      </w:pPr>
      <w:r>
        <w:t>These</w:t>
      </w:r>
      <w:r w:rsidRPr="007A3E0D">
        <w:t xml:space="preserve"> </w:t>
      </w:r>
      <w:r>
        <w:t>rhythms</w:t>
      </w:r>
      <w:r w:rsidRPr="007A3E0D">
        <w:t xml:space="preserve"> </w:t>
      </w:r>
      <w:r>
        <w:t>without</w:t>
      </w:r>
      <w:r w:rsidRPr="007A3E0D">
        <w:t xml:space="preserve"> </w:t>
      </w:r>
      <w:r>
        <w:t>syncopations</w:t>
      </w:r>
      <w:r w:rsidRPr="007A3E0D">
        <w:t xml:space="preserve"> </w:t>
      </w:r>
      <w:r>
        <w:t xml:space="preserve">and also a whole note </w:t>
      </w:r>
      <w:r w:rsidR="00782885">
        <w:t>within the exercise</w:t>
      </w:r>
      <w:r>
        <w:t xml:space="preserve"> are</w:t>
      </w:r>
      <w:r w:rsidRPr="007A3E0D">
        <w:t xml:space="preserve"> </w:t>
      </w:r>
      <w:r>
        <w:t>allowed</w:t>
      </w:r>
      <w:r w:rsidRPr="007A3E0D">
        <w:t xml:space="preserve"> </w:t>
      </w:r>
      <w:r>
        <w:t>starting from five voices</w:t>
      </w:r>
      <w:r>
        <w:rPr>
          <w:rStyle w:val="a5"/>
          <w:lang w:val="ru-RU"/>
        </w:rPr>
        <w:footnoteReference w:id="5"/>
      </w:r>
      <w:r>
        <w:t xml:space="preserve">: </w:t>
      </w:r>
      <w:r w:rsidR="00CA1CB3">
        <w:rPr>
          <w:noProof/>
        </w:rPr>
        <w:drawing>
          <wp:inline distT="0" distB="0" distL="0" distR="0" wp14:anchorId="0129D234" wp14:editId="0ED39158">
            <wp:extent cx="500203" cy="2946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73" cy="301161"/>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7C1B8BBD" wp14:editId="57945A3B">
            <wp:extent cx="622300" cy="285526"/>
            <wp:effectExtent l="0" t="0" r="635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785" cy="296760"/>
                    </a:xfrm>
                    <a:prstGeom prst="rect">
                      <a:avLst/>
                    </a:prstGeom>
                  </pic:spPr>
                </pic:pic>
              </a:graphicData>
            </a:graphic>
          </wp:inline>
        </w:drawing>
      </w:r>
      <w:r w:rsidR="00C75D3A">
        <w:rPr>
          <w:rStyle w:val="a8"/>
        </w:rPr>
        <w:commentReference w:id="100"/>
      </w:r>
    </w:p>
    <w:bookmarkEnd w:id="96"/>
    <w:bookmarkEnd w:id="97"/>
    <w:p w14:paraId="1C0F2FB4" w14:textId="721F927A" w:rsidR="003F4ADA" w:rsidRDefault="00C66993" w:rsidP="003F4ADA">
      <w:pPr>
        <w:pStyle w:val="5"/>
        <w:rPr>
          <w:lang w:val="ru-RU"/>
        </w:rPr>
      </w:pPr>
      <w:r>
        <w:t>First measure</w:t>
      </w:r>
    </w:p>
    <w:p w14:paraId="2AE6B783" w14:textId="3442C785" w:rsidR="003F4ADA" w:rsidRPr="00C66993" w:rsidRDefault="00C66993" w:rsidP="0081218F">
      <w:pPr>
        <w:ind w:firstLine="360"/>
      </w:pPr>
      <w:r>
        <w:t>The following rhythms are allowed in the first measure</w:t>
      </w:r>
      <w:r w:rsidR="00FA34CC" w:rsidRPr="00C66993">
        <w:t>:</w:t>
      </w:r>
    </w:p>
    <w:p w14:paraId="78A1FFDD" w14:textId="7195157A" w:rsidR="00FA34CC" w:rsidRPr="00C66993" w:rsidRDefault="00C66993" w:rsidP="00FA34CC">
      <w:pPr>
        <w:pStyle w:val="a7"/>
        <w:numPr>
          <w:ilvl w:val="0"/>
          <w:numId w:val="4"/>
        </w:numPr>
      </w:pPr>
      <w:r>
        <w:lastRenderedPageBreak/>
        <w:t>Rhythms</w:t>
      </w:r>
      <w:r w:rsidRPr="00C66993">
        <w:t xml:space="preserve"> </w:t>
      </w:r>
      <w:r>
        <w:t>used</w:t>
      </w:r>
      <w:r w:rsidRPr="00C66993">
        <w:t xml:space="preserve"> </w:t>
      </w:r>
      <w:r>
        <w:t>in</w:t>
      </w:r>
      <w:r w:rsidRPr="00C66993">
        <w:t xml:space="preserve"> </w:t>
      </w:r>
      <w:r>
        <w:t>first</w:t>
      </w:r>
      <w:r w:rsidRPr="00C66993">
        <w:t xml:space="preserve"> </w:t>
      </w:r>
      <w:r>
        <w:t>measure</w:t>
      </w:r>
      <w:r w:rsidRPr="00C66993">
        <w:t xml:space="preserve"> </w:t>
      </w:r>
      <w:r>
        <w:t>of previous counterpoint species:</w:t>
      </w:r>
    </w:p>
    <w:p w14:paraId="3B9AA62C" w14:textId="628A9A67" w:rsidR="00FA34CC" w:rsidRDefault="00FA34CC" w:rsidP="00FA34CC">
      <w:pPr>
        <w:pStyle w:val="a7"/>
        <w:rPr>
          <w:lang w:val="ru-RU"/>
        </w:rPr>
      </w:pPr>
      <w:r>
        <w:rPr>
          <w:noProof/>
        </w:rPr>
        <w:drawing>
          <wp:inline distT="0" distB="0" distL="0" distR="0" wp14:anchorId="7A5259D3" wp14:editId="5EEF3168">
            <wp:extent cx="3340100" cy="3486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9956" cy="366331"/>
                    </a:xfrm>
                    <a:prstGeom prst="rect">
                      <a:avLst/>
                    </a:prstGeom>
                  </pic:spPr>
                </pic:pic>
              </a:graphicData>
            </a:graphic>
          </wp:inline>
        </w:drawing>
      </w:r>
    </w:p>
    <w:p w14:paraId="09A8FD0D" w14:textId="1428CCA8" w:rsidR="00FA34CC" w:rsidRPr="00FA34CC" w:rsidRDefault="00C66993" w:rsidP="00FA34CC">
      <w:pPr>
        <w:pStyle w:val="a7"/>
        <w:numPr>
          <w:ilvl w:val="0"/>
          <w:numId w:val="4"/>
        </w:numPr>
        <w:rPr>
          <w:lang w:val="ru-RU"/>
        </w:rPr>
      </w:pPr>
      <w:r>
        <w:t>New rhythm</w:t>
      </w:r>
      <w:r w:rsidR="00FA34CC">
        <w:rPr>
          <w:lang w:val="ru-RU"/>
        </w:rPr>
        <w:t xml:space="preserve">: </w:t>
      </w:r>
      <w:r w:rsidR="00FA34CC">
        <w:rPr>
          <w:noProof/>
        </w:rPr>
        <w:drawing>
          <wp:inline distT="0" distB="0" distL="0" distR="0" wp14:anchorId="6B886F87" wp14:editId="213B88F2">
            <wp:extent cx="901700" cy="261562"/>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9134" cy="275321"/>
                    </a:xfrm>
                    <a:prstGeom prst="rect">
                      <a:avLst/>
                    </a:prstGeom>
                  </pic:spPr>
                </pic:pic>
              </a:graphicData>
            </a:graphic>
          </wp:inline>
        </w:drawing>
      </w:r>
    </w:p>
    <w:p w14:paraId="61F16AF3" w14:textId="7DB11917" w:rsidR="00FA34CC" w:rsidRDefault="00C66993" w:rsidP="0081218F">
      <w:pPr>
        <w:ind w:firstLine="360"/>
        <w:rPr>
          <w:lang w:val="ru-RU"/>
        </w:rPr>
      </w:pPr>
      <w:r>
        <w:rPr>
          <w:b/>
          <w:u w:val="single"/>
        </w:rPr>
        <w:t>Exception</w:t>
      </w:r>
      <w:r w:rsidR="009763DB">
        <w:rPr>
          <w:lang w:val="ru-RU"/>
        </w:rPr>
        <w:t>:</w:t>
      </w:r>
    </w:p>
    <w:p w14:paraId="2591EBF0" w14:textId="555DD90E" w:rsidR="009763DB" w:rsidRPr="00C66993" w:rsidRDefault="00C66993" w:rsidP="0081218F">
      <w:pPr>
        <w:ind w:firstLine="360"/>
      </w:pPr>
      <w:bookmarkStart w:id="101" w:name="OLE_LINK150"/>
      <w:bookmarkStart w:id="102" w:name="OLE_LINK151"/>
      <w:r>
        <w:t>This</w:t>
      </w:r>
      <w:r w:rsidRPr="00C66993">
        <w:t xml:space="preserve"> </w:t>
      </w:r>
      <w:r>
        <w:t>rhythm</w:t>
      </w:r>
      <w:r w:rsidRPr="00C66993">
        <w:t xml:space="preserve"> </w:t>
      </w:r>
      <w:r>
        <w:t>is</w:t>
      </w:r>
      <w:r w:rsidRPr="00C66993">
        <w:t xml:space="preserve"> </w:t>
      </w:r>
      <w:r>
        <w:t>allowed</w:t>
      </w:r>
      <w:r w:rsidRPr="00C66993">
        <w:t xml:space="preserve"> </w:t>
      </w:r>
      <w:r>
        <w:t>at</w:t>
      </w:r>
      <w:r w:rsidRPr="00C66993">
        <w:t xml:space="preserve"> </w:t>
      </w:r>
      <w:r>
        <w:t>voice</w:t>
      </w:r>
      <w:r w:rsidRPr="00C66993">
        <w:t xml:space="preserve"> </w:t>
      </w:r>
      <w:r>
        <w:t>start</w:t>
      </w:r>
      <w:r w:rsidRPr="00C66993">
        <w:t xml:space="preserve">: </w:t>
      </w:r>
      <w:r w:rsidR="009763DB">
        <w:rPr>
          <w:noProof/>
        </w:rPr>
        <w:drawing>
          <wp:inline distT="0" distB="0" distL="0" distR="0" wp14:anchorId="7941B60B" wp14:editId="7450F8AB">
            <wp:extent cx="603250" cy="21250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84" cy="220764"/>
                    </a:xfrm>
                    <a:prstGeom prst="rect">
                      <a:avLst/>
                    </a:prstGeom>
                  </pic:spPr>
                </pic:pic>
              </a:graphicData>
            </a:graphic>
          </wp:inline>
        </w:drawing>
      </w:r>
      <w:r w:rsidR="009763DB" w:rsidRPr="00C66993">
        <w:t xml:space="preserve"> </w:t>
      </w:r>
      <w:r>
        <w:t>This</w:t>
      </w:r>
      <w:r w:rsidRPr="00C66993">
        <w:t xml:space="preserve"> </w:t>
      </w:r>
      <w:r>
        <w:t>allows three voices to start in a single measure.</w:t>
      </w:r>
      <w:r w:rsidRPr="00C66993">
        <w:t xml:space="preserve"> </w:t>
      </w:r>
    </w:p>
    <w:bookmarkEnd w:id="101"/>
    <w:bookmarkEnd w:id="102"/>
    <w:p w14:paraId="5096C401" w14:textId="544DF4D6" w:rsidR="00296BB0" w:rsidRDefault="002323DD" w:rsidP="00296BB0">
      <w:pPr>
        <w:pStyle w:val="5"/>
        <w:rPr>
          <w:lang w:val="ru-RU"/>
        </w:rPr>
      </w:pPr>
      <w:r>
        <w:t>Rhythms distribution</w:t>
      </w:r>
    </w:p>
    <w:p w14:paraId="4C27B8AD" w14:textId="6152F864" w:rsidR="002323DD" w:rsidRDefault="002323DD" w:rsidP="00296BB0">
      <w:pPr>
        <w:pStyle w:val="a7"/>
        <w:numPr>
          <w:ilvl w:val="0"/>
          <w:numId w:val="6"/>
        </w:numPr>
      </w:pPr>
      <w:r>
        <w:t>In</w:t>
      </w:r>
      <w:r w:rsidRPr="00782885">
        <w:t xml:space="preserve"> </w:t>
      </w:r>
      <w:r>
        <w:t>a</w:t>
      </w:r>
      <w:r w:rsidRPr="00782885">
        <w:t xml:space="preserve"> </w:t>
      </w:r>
      <w:r>
        <w:t>single</w:t>
      </w:r>
      <w:r w:rsidRPr="00782885">
        <w:t xml:space="preserve"> </w:t>
      </w:r>
      <w:r>
        <w:t>voice</w:t>
      </w:r>
      <w:r w:rsidRPr="00782885">
        <w:t xml:space="preserve"> </w:t>
      </w:r>
      <w:r>
        <w:t>neighboring</w:t>
      </w:r>
      <w:r w:rsidRPr="00782885">
        <w:t xml:space="preserve"> </w:t>
      </w:r>
      <w:r>
        <w:t>measures</w:t>
      </w:r>
      <w:r w:rsidRPr="00782885">
        <w:t xml:space="preserve"> </w:t>
      </w:r>
      <w:r>
        <w:t>should</w:t>
      </w:r>
      <w:r w:rsidRPr="00782885">
        <w:t xml:space="preserve"> </w:t>
      </w:r>
      <w:r>
        <w:t>not</w:t>
      </w:r>
      <w:r w:rsidRPr="00782885">
        <w:t xml:space="preserve"> </w:t>
      </w:r>
      <w:r>
        <w:t>have</w:t>
      </w:r>
      <w:r w:rsidRPr="00782885">
        <w:t xml:space="preserve"> </w:t>
      </w:r>
      <w:r>
        <w:t>the</w:t>
      </w:r>
      <w:r w:rsidRPr="00782885">
        <w:t xml:space="preserve"> </w:t>
      </w:r>
      <w:r>
        <w:t>same</w:t>
      </w:r>
      <w:r w:rsidRPr="00782885">
        <w:t xml:space="preserve"> </w:t>
      </w:r>
      <w:r>
        <w:t>rhythm</w:t>
      </w:r>
      <w:r w:rsidRPr="00782885">
        <w:t xml:space="preserve">. </w:t>
      </w:r>
      <w:r>
        <w:t>It is not allowed to use more than 3 half notes or more than 7 quarter notes in two consecutive measures</w:t>
      </w:r>
      <w:r>
        <w:rPr>
          <w:rStyle w:val="a5"/>
          <w:lang w:val="ru-RU"/>
        </w:rPr>
        <w:footnoteReference w:id="6"/>
      </w:r>
      <w:r>
        <w:t>. Also, it is not allowed to write two syncopations in a row.</w:t>
      </w:r>
    </w:p>
    <w:p w14:paraId="76AC204E" w14:textId="1ABAE847" w:rsidR="00123FA3" w:rsidRPr="002323DD" w:rsidRDefault="002323DD" w:rsidP="00EE217A">
      <w:pPr>
        <w:pStyle w:val="a7"/>
        <w:numPr>
          <w:ilvl w:val="0"/>
          <w:numId w:val="6"/>
        </w:numPr>
        <w:rPr>
          <w:lang w:val="ru-RU"/>
        </w:rPr>
      </w:pPr>
      <w:r>
        <w:t>Two voices should not have same rhythm in the same measure. Starting from three voices, each beat (quarter) should be marked with note start in any voice. Suspension gets rid of this obligation:</w:t>
      </w:r>
    </w:p>
    <w:p w14:paraId="323DBCC9" w14:textId="47AF0F7E" w:rsidR="00C9490B" w:rsidRDefault="008B0679" w:rsidP="008B0679">
      <w:pPr>
        <w:jc w:val="center"/>
        <w:rPr>
          <w:lang w:val="ru-RU"/>
        </w:rPr>
      </w:pPr>
      <w:r>
        <w:rPr>
          <w:noProof/>
        </w:rPr>
        <w:drawing>
          <wp:inline distT="0" distB="0" distL="0" distR="0" wp14:anchorId="21F23103" wp14:editId="7C246E8B">
            <wp:extent cx="2994659" cy="891540"/>
            <wp:effectExtent l="114300" t="114300" r="111125" b="1181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122" cy="898823"/>
                    </a:xfrm>
                    <a:prstGeom prst="rect">
                      <a:avLst/>
                    </a:prstGeom>
                    <a:effectLst>
                      <a:glow rad="101600">
                        <a:schemeClr val="accent6">
                          <a:satMod val="175000"/>
                          <a:alpha val="40000"/>
                        </a:schemeClr>
                      </a:glow>
                    </a:effectLst>
                  </pic:spPr>
                </pic:pic>
              </a:graphicData>
            </a:graphic>
          </wp:inline>
        </w:drawing>
      </w:r>
    </w:p>
    <w:p w14:paraId="0166EDC5" w14:textId="54ED3D07" w:rsidR="001174D5" w:rsidRPr="00782885" w:rsidRDefault="002323DD" w:rsidP="001174D5">
      <w:pPr>
        <w:ind w:firstLine="360"/>
      </w:pPr>
      <w:r>
        <w:rPr>
          <w:b/>
          <w:u w:val="single"/>
        </w:rPr>
        <w:t>Exception</w:t>
      </w:r>
      <w:r w:rsidR="001174D5" w:rsidRPr="00782885">
        <w:t>:</w:t>
      </w:r>
    </w:p>
    <w:p w14:paraId="41B61596" w14:textId="53F060AE" w:rsidR="001174D5" w:rsidRPr="00782885" w:rsidRDefault="002323DD" w:rsidP="001174D5">
      <w:bookmarkStart w:id="103" w:name="OLE_LINK154"/>
      <w:bookmarkStart w:id="104" w:name="OLE_LINK155"/>
      <w:r>
        <w:t>Starting</w:t>
      </w:r>
      <w:r w:rsidRPr="00782885">
        <w:t xml:space="preserve"> </w:t>
      </w:r>
      <w:r>
        <w:t>from</w:t>
      </w:r>
      <w:r w:rsidRPr="00782885">
        <w:t xml:space="preserve"> 5 </w:t>
      </w:r>
      <w:r>
        <w:t>voices</w:t>
      </w:r>
      <w:r w:rsidRPr="00782885">
        <w:t xml:space="preserve"> </w:t>
      </w:r>
      <w:r>
        <w:t>half</w:t>
      </w:r>
      <w:r w:rsidRPr="00782885">
        <w:t xml:space="preserve"> </w:t>
      </w:r>
      <w:r>
        <w:t>notes</w:t>
      </w:r>
      <w:r w:rsidRPr="00782885">
        <w:t xml:space="preserve"> </w:t>
      </w:r>
      <w:r>
        <w:t>and</w:t>
      </w:r>
      <w:r w:rsidRPr="00782885">
        <w:t xml:space="preserve"> </w:t>
      </w:r>
      <w:r>
        <w:t>quarter</w:t>
      </w:r>
      <w:r w:rsidRPr="00782885">
        <w:t xml:space="preserve"> </w:t>
      </w:r>
      <w:r>
        <w:t>notes</w:t>
      </w:r>
      <w:r w:rsidRPr="00782885">
        <w:t xml:space="preserve"> </w:t>
      </w:r>
      <w:r>
        <w:t>can</w:t>
      </w:r>
      <w:r w:rsidRPr="00782885">
        <w:t xml:space="preserve"> </w:t>
      </w:r>
      <w:r>
        <w:t>be</w:t>
      </w:r>
      <w:r w:rsidRPr="00782885">
        <w:t xml:space="preserve"> </w:t>
      </w:r>
      <w:r>
        <w:t>imposed</w:t>
      </w:r>
      <w:r w:rsidRPr="00782885">
        <w:t xml:space="preserve"> </w:t>
      </w:r>
      <w:r>
        <w:t>over</w:t>
      </w:r>
      <w:r w:rsidRPr="00782885">
        <w:t xml:space="preserve"> </w:t>
      </w:r>
      <w:r>
        <w:t>each</w:t>
      </w:r>
      <w:r w:rsidRPr="00782885">
        <w:t xml:space="preserve"> </w:t>
      </w:r>
      <w:r>
        <w:t>other</w:t>
      </w:r>
      <w:r w:rsidRPr="00782885">
        <w:t>.</w:t>
      </w:r>
    </w:p>
    <w:bookmarkEnd w:id="103"/>
    <w:bookmarkEnd w:id="104"/>
    <w:p w14:paraId="382AAA21" w14:textId="77777777" w:rsidR="00F14D61" w:rsidRPr="00782885" w:rsidRDefault="00F14D61">
      <w:pPr>
        <w:rPr>
          <w:rFonts w:asciiTheme="majorHAnsi" w:eastAsiaTheme="majorEastAsia" w:hAnsiTheme="majorHAnsi" w:cstheme="majorBidi"/>
          <w:color w:val="1F4D78" w:themeColor="accent1" w:themeShade="7F"/>
          <w:sz w:val="24"/>
          <w:szCs w:val="24"/>
        </w:rPr>
      </w:pPr>
      <w:r w:rsidRPr="00782885">
        <w:br w:type="page"/>
      </w:r>
    </w:p>
    <w:p w14:paraId="634239FF" w14:textId="5A296DD8" w:rsidR="00317685" w:rsidRPr="00290B0B" w:rsidRDefault="00290B0B" w:rsidP="00317685">
      <w:pPr>
        <w:pStyle w:val="3"/>
        <w:rPr>
          <w:lang w:val="en-US"/>
        </w:rPr>
      </w:pPr>
      <w:r>
        <w:rPr>
          <w:lang w:val="en-US"/>
        </w:rPr>
        <w:lastRenderedPageBreak/>
        <w:t>Melodic rules</w:t>
      </w:r>
    </w:p>
    <w:p w14:paraId="7EB7DB47" w14:textId="238334C1" w:rsidR="00317685" w:rsidRPr="00317685" w:rsidRDefault="00290B0B" w:rsidP="00317685">
      <w:pPr>
        <w:pStyle w:val="5"/>
        <w:rPr>
          <w:lang w:val="ru-RU"/>
        </w:rPr>
      </w:pPr>
      <w:r>
        <w:t>Stepwise movement</w:t>
      </w:r>
    </w:p>
    <w:p w14:paraId="6E64255B" w14:textId="5056FE38" w:rsidR="00317685" w:rsidRPr="00782885" w:rsidRDefault="00290B0B" w:rsidP="00317685">
      <w:pPr>
        <w:ind w:firstLine="360"/>
      </w:pPr>
      <w:r>
        <w:t>The stepwise</w:t>
      </w:r>
      <w:r w:rsidRPr="00290B0B">
        <w:t xml:space="preserve"> </w:t>
      </w:r>
      <w:r>
        <w:t>movement</w:t>
      </w:r>
      <w:r w:rsidRPr="00290B0B">
        <w:t xml:space="preserve"> </w:t>
      </w:r>
      <w:r>
        <w:t>should</w:t>
      </w:r>
      <w:r w:rsidRPr="00290B0B">
        <w:t xml:space="preserve"> </w:t>
      </w:r>
      <w:r>
        <w:t>be</w:t>
      </w:r>
      <w:r w:rsidRPr="00290B0B">
        <w:t xml:space="preserve"> </w:t>
      </w:r>
      <w:r>
        <w:t>used</w:t>
      </w:r>
      <w:r w:rsidRPr="00290B0B">
        <w:t xml:space="preserve"> </w:t>
      </w:r>
      <w:r>
        <w:t>as</w:t>
      </w:r>
      <w:r w:rsidRPr="00290B0B">
        <w:t xml:space="preserve"> </w:t>
      </w:r>
      <w:r>
        <w:t>much</w:t>
      </w:r>
      <w:r w:rsidRPr="00290B0B">
        <w:t xml:space="preserve"> </w:t>
      </w:r>
      <w:r>
        <w:t>as</w:t>
      </w:r>
      <w:r w:rsidRPr="00290B0B">
        <w:t xml:space="preserve"> </w:t>
      </w:r>
      <w:r>
        <w:t>possible</w:t>
      </w:r>
      <w:r w:rsidRPr="00290B0B">
        <w:t xml:space="preserve">. </w:t>
      </w:r>
      <w:r>
        <w:t>The</w:t>
      </w:r>
      <w:r w:rsidRPr="00290B0B">
        <w:t xml:space="preserve"> </w:t>
      </w:r>
      <w:r>
        <w:t>stepwise</w:t>
      </w:r>
      <w:r w:rsidRPr="00290B0B">
        <w:t xml:space="preserve"> </w:t>
      </w:r>
      <w:r>
        <w:t>movement</w:t>
      </w:r>
      <w:r w:rsidRPr="00290B0B">
        <w:t xml:space="preserve"> </w:t>
      </w:r>
      <w:r>
        <w:t>in</w:t>
      </w:r>
      <w:r w:rsidRPr="00290B0B">
        <w:t xml:space="preserve"> </w:t>
      </w:r>
      <w:r>
        <w:t>conjunction</w:t>
      </w:r>
      <w:r w:rsidRPr="00290B0B">
        <w:t xml:space="preserve"> </w:t>
      </w:r>
      <w:r>
        <w:t>with</w:t>
      </w:r>
      <w:r w:rsidRPr="00290B0B">
        <w:t xml:space="preserve"> </w:t>
      </w:r>
      <w:r>
        <w:t>the</w:t>
      </w:r>
      <w:r w:rsidRPr="00290B0B">
        <w:t xml:space="preserve"> </w:t>
      </w:r>
      <w:r>
        <w:t>contrary</w:t>
      </w:r>
      <w:r w:rsidRPr="00290B0B">
        <w:t xml:space="preserve"> </w:t>
      </w:r>
      <w:r>
        <w:t>movement</w:t>
      </w:r>
      <w:r w:rsidRPr="00290B0B">
        <w:t xml:space="preserve"> </w:t>
      </w:r>
      <w:r>
        <w:t>comprises</w:t>
      </w:r>
      <w:r w:rsidRPr="00290B0B">
        <w:t xml:space="preserve"> </w:t>
      </w:r>
      <w:r>
        <w:t>the</w:t>
      </w:r>
      <w:r w:rsidRPr="00290B0B">
        <w:t xml:space="preserve"> </w:t>
      </w:r>
      <w:r>
        <w:t>essense of the counterpoint.</w:t>
      </w:r>
    </w:p>
    <w:p w14:paraId="53B9C565" w14:textId="7FE47CD5" w:rsidR="00317685" w:rsidRDefault="00290B0B" w:rsidP="00317685">
      <w:pPr>
        <w:pStyle w:val="5"/>
        <w:rPr>
          <w:lang w:val="ru-RU"/>
        </w:rPr>
      </w:pPr>
      <w:r>
        <w:t>Leaps</w:t>
      </w:r>
    </w:p>
    <w:p w14:paraId="16857155" w14:textId="249D7744" w:rsidR="00317685" w:rsidRPr="00290B0B" w:rsidRDefault="00290B0B" w:rsidP="00317685">
      <w:pPr>
        <w:ind w:firstLine="360"/>
      </w:pPr>
      <w:r>
        <w:t>Leaps</w:t>
      </w:r>
      <w:r w:rsidRPr="00782885">
        <w:t xml:space="preserve"> </w:t>
      </w:r>
      <w:r>
        <w:t>should</w:t>
      </w:r>
      <w:r w:rsidRPr="00782885">
        <w:t xml:space="preserve"> </w:t>
      </w:r>
      <w:r>
        <w:t>be</w:t>
      </w:r>
      <w:r w:rsidRPr="00782885">
        <w:t xml:space="preserve"> </w:t>
      </w:r>
      <w:r>
        <w:t>avoided</w:t>
      </w:r>
      <w:r w:rsidRPr="00782885">
        <w:t xml:space="preserve"> </w:t>
      </w:r>
      <w:r>
        <w:t>for</w:t>
      </w:r>
      <w:r w:rsidRPr="00782885">
        <w:t xml:space="preserve"> </w:t>
      </w:r>
      <w:r>
        <w:t>as</w:t>
      </w:r>
      <w:r w:rsidRPr="00782885">
        <w:t xml:space="preserve"> </w:t>
      </w:r>
      <w:r>
        <w:t>long</w:t>
      </w:r>
      <w:r w:rsidRPr="00782885">
        <w:t xml:space="preserve"> </w:t>
      </w:r>
      <w:r>
        <w:t>as</w:t>
      </w:r>
      <w:r w:rsidRPr="00782885">
        <w:t xml:space="preserve"> </w:t>
      </w:r>
      <w:r>
        <w:t>possible</w:t>
      </w:r>
      <w:r w:rsidRPr="00782885">
        <w:t>, e</w:t>
      </w:r>
      <w:r>
        <w:t>specially</w:t>
      </w:r>
      <w:r w:rsidRPr="00782885">
        <w:t xml:space="preserve"> </w:t>
      </w:r>
      <w:r>
        <w:t>between</w:t>
      </w:r>
      <w:r w:rsidRPr="00782885">
        <w:t xml:space="preserve"> </w:t>
      </w:r>
      <w:r>
        <w:t>shorter</w:t>
      </w:r>
      <w:r w:rsidRPr="00782885">
        <w:t xml:space="preserve"> </w:t>
      </w:r>
      <w:r>
        <w:t>notes</w:t>
      </w:r>
      <w:r w:rsidRPr="00782885">
        <w:t xml:space="preserve">. </w:t>
      </w:r>
      <w:r>
        <w:t>Leaps</w:t>
      </w:r>
      <w:r w:rsidRPr="00290B0B">
        <w:t xml:space="preserve"> </w:t>
      </w:r>
      <w:r>
        <w:t>from</w:t>
      </w:r>
      <w:r w:rsidRPr="00290B0B">
        <w:t xml:space="preserve"> </w:t>
      </w:r>
      <w:r>
        <w:t>a</w:t>
      </w:r>
      <w:r w:rsidRPr="00290B0B">
        <w:t xml:space="preserve"> </w:t>
      </w:r>
      <w:r>
        <w:t>croche</w:t>
      </w:r>
      <w:r w:rsidRPr="00290B0B">
        <w:t xml:space="preserve"> </w:t>
      </w:r>
      <w:r>
        <w:t>or</w:t>
      </w:r>
      <w:r w:rsidRPr="00290B0B">
        <w:t xml:space="preserve"> </w:t>
      </w:r>
      <w:r>
        <w:t>to</w:t>
      </w:r>
      <w:r w:rsidRPr="00290B0B">
        <w:t xml:space="preserve"> </w:t>
      </w:r>
      <w:r>
        <w:t>a</w:t>
      </w:r>
      <w:r w:rsidRPr="00290B0B">
        <w:t xml:space="preserve"> </w:t>
      </w:r>
      <w:r>
        <w:t>croche</w:t>
      </w:r>
      <w:r w:rsidRPr="00290B0B">
        <w:t xml:space="preserve"> </w:t>
      </w:r>
      <w:r>
        <w:t>are prohibited.</w:t>
      </w:r>
    </w:p>
    <w:p w14:paraId="7B314EB9" w14:textId="7C98EF9A" w:rsidR="00317685" w:rsidRPr="00290B0B" w:rsidRDefault="00290B0B" w:rsidP="00317685">
      <w:pPr>
        <w:ind w:firstLine="360"/>
      </w:pPr>
      <w:r>
        <w:t>Arpeggios are prohibited in a melodic line</w:t>
      </w:r>
      <w:r w:rsidR="00317685" w:rsidRPr="00290B0B">
        <w:t>.</w:t>
      </w:r>
    </w:p>
    <w:p w14:paraId="5D727865" w14:textId="1BA05F4D" w:rsidR="00317685" w:rsidRDefault="00317685" w:rsidP="00317685">
      <w:pPr>
        <w:ind w:firstLine="360"/>
        <w:rPr>
          <w:lang w:val="ru-RU"/>
        </w:rPr>
      </w:pPr>
      <w:r>
        <w:rPr>
          <w:noProof/>
        </w:rPr>
        <w:drawing>
          <wp:inline distT="0" distB="0" distL="0" distR="0" wp14:anchorId="2B97506A" wp14:editId="055598AB">
            <wp:extent cx="5384800" cy="492963"/>
            <wp:effectExtent l="114300" t="114300" r="120650" b="1168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18" cy="504875"/>
                    </a:xfrm>
                    <a:prstGeom prst="rect">
                      <a:avLst/>
                    </a:prstGeom>
                    <a:effectLst>
                      <a:glow rad="101600">
                        <a:schemeClr val="accent2">
                          <a:satMod val="175000"/>
                          <a:alpha val="40000"/>
                        </a:schemeClr>
                      </a:glow>
                    </a:effectLst>
                  </pic:spPr>
                </pic:pic>
              </a:graphicData>
            </a:graphic>
          </wp:inline>
        </w:drawing>
      </w:r>
    </w:p>
    <w:p w14:paraId="7274BFEC" w14:textId="668AAC20" w:rsidR="00317685" w:rsidRPr="00290B0B" w:rsidRDefault="00290B0B" w:rsidP="00317685">
      <w:pPr>
        <w:ind w:firstLine="360"/>
      </w:pPr>
      <w:r>
        <w:t>Exception</w:t>
      </w:r>
      <w:r w:rsidRPr="00290B0B">
        <w:t xml:space="preserve">: </w:t>
      </w:r>
      <w:r>
        <w:t>arpeggio</w:t>
      </w:r>
      <w:r w:rsidRPr="00290B0B">
        <w:t xml:space="preserve"> </w:t>
      </w:r>
      <w:r>
        <w:t>is</w:t>
      </w:r>
      <w:r w:rsidRPr="00290B0B">
        <w:t xml:space="preserve"> </w:t>
      </w:r>
      <w:r>
        <w:t>allowed</w:t>
      </w:r>
      <w:r w:rsidRPr="00290B0B">
        <w:t xml:space="preserve"> </w:t>
      </w:r>
      <w:r>
        <w:t>when</w:t>
      </w:r>
      <w:r w:rsidRPr="00290B0B">
        <w:t xml:space="preserve"> </w:t>
      </w:r>
      <w:r>
        <w:t>melody</w:t>
      </w:r>
      <w:r w:rsidRPr="00290B0B">
        <w:t xml:space="preserve"> </w:t>
      </w:r>
      <w:r>
        <w:t>direction</w:t>
      </w:r>
      <w:r w:rsidRPr="00290B0B">
        <w:t xml:space="preserve"> </w:t>
      </w:r>
      <w:r>
        <w:t>changes</w:t>
      </w:r>
      <w:r w:rsidR="00317685" w:rsidRPr="00290B0B">
        <w:t>:</w:t>
      </w:r>
    </w:p>
    <w:p w14:paraId="19443CEC" w14:textId="23B00C9A" w:rsidR="00317685" w:rsidRDefault="00317685" w:rsidP="00317685">
      <w:pPr>
        <w:ind w:firstLine="360"/>
        <w:rPr>
          <w:lang w:val="ru-RU"/>
        </w:rPr>
      </w:pPr>
      <w:r>
        <w:rPr>
          <w:noProof/>
        </w:rPr>
        <w:drawing>
          <wp:inline distT="0" distB="0" distL="0" distR="0" wp14:anchorId="35F0EDE3" wp14:editId="58E0C835">
            <wp:extent cx="5340350" cy="458028"/>
            <wp:effectExtent l="114300" t="114300" r="107950" b="1136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236" cy="465737"/>
                    </a:xfrm>
                    <a:prstGeom prst="rect">
                      <a:avLst/>
                    </a:prstGeom>
                    <a:effectLst>
                      <a:glow rad="101600">
                        <a:schemeClr val="accent6">
                          <a:satMod val="175000"/>
                          <a:alpha val="40000"/>
                        </a:schemeClr>
                      </a:glow>
                    </a:effectLst>
                  </pic:spPr>
                </pic:pic>
              </a:graphicData>
            </a:graphic>
          </wp:inline>
        </w:drawing>
      </w:r>
    </w:p>
    <w:p w14:paraId="33E03C86" w14:textId="5073D6CD" w:rsidR="00317685" w:rsidRDefault="00290B0B" w:rsidP="00937167">
      <w:pPr>
        <w:pStyle w:val="5"/>
        <w:rPr>
          <w:lang w:val="ru-RU"/>
        </w:rPr>
      </w:pPr>
      <w:bookmarkStart w:id="105" w:name="OLE_LINK31"/>
      <w:bookmarkStart w:id="106" w:name="OLE_LINK32"/>
      <w:r>
        <w:t>Leaps between measures</w:t>
      </w:r>
    </w:p>
    <w:p w14:paraId="76958E3D" w14:textId="22D56A43" w:rsidR="00937167" w:rsidRPr="00782885" w:rsidRDefault="00290B0B" w:rsidP="00937167">
      <w:pPr>
        <w:ind w:firstLine="360"/>
      </w:pPr>
      <w:r>
        <w:t>Leaps</w:t>
      </w:r>
      <w:r w:rsidRPr="00782885">
        <w:t xml:space="preserve"> </w:t>
      </w:r>
      <w:r>
        <w:t>between</w:t>
      </w:r>
      <w:r w:rsidRPr="00782885">
        <w:t xml:space="preserve"> </w:t>
      </w:r>
      <w:r>
        <w:t>measures</w:t>
      </w:r>
      <w:r w:rsidRPr="00782885">
        <w:t xml:space="preserve"> </w:t>
      </w:r>
      <w:r>
        <w:t>should</w:t>
      </w:r>
      <w:r w:rsidRPr="00782885">
        <w:t xml:space="preserve"> </w:t>
      </w:r>
      <w:r>
        <w:t>be</w:t>
      </w:r>
      <w:r w:rsidRPr="00782885">
        <w:t xml:space="preserve"> </w:t>
      </w:r>
      <w:r>
        <w:t>particularly</w:t>
      </w:r>
      <w:r w:rsidRPr="00782885">
        <w:t xml:space="preserve"> </w:t>
      </w:r>
      <w:r>
        <w:t>avoided</w:t>
      </w:r>
      <w:r w:rsidRPr="00782885">
        <w:t xml:space="preserve">, </w:t>
      </w:r>
      <w:r>
        <w:t>especially</w:t>
      </w:r>
      <w:r w:rsidRPr="00782885">
        <w:t xml:space="preserve"> </w:t>
      </w:r>
      <w:r>
        <w:t>from</w:t>
      </w:r>
      <w:r w:rsidRPr="00782885">
        <w:t xml:space="preserve"> </w:t>
      </w:r>
      <w:r>
        <w:t>or</w:t>
      </w:r>
      <w:r w:rsidRPr="00782885">
        <w:t xml:space="preserve"> </w:t>
      </w:r>
      <w:r>
        <w:t>two</w:t>
      </w:r>
      <w:r w:rsidRPr="00782885">
        <w:t xml:space="preserve"> </w:t>
      </w:r>
      <w:r>
        <w:t>shorter</w:t>
      </w:r>
      <w:r w:rsidRPr="00782885">
        <w:t xml:space="preserve"> </w:t>
      </w:r>
      <w:r>
        <w:t>notes</w:t>
      </w:r>
      <w:r w:rsidRPr="00782885">
        <w:t xml:space="preserve"> (</w:t>
      </w:r>
      <w:r>
        <w:t>shorter</w:t>
      </w:r>
      <w:r w:rsidRPr="00782885">
        <w:t xml:space="preserve"> </w:t>
      </w:r>
      <w:r>
        <w:t>than</w:t>
      </w:r>
      <w:r w:rsidRPr="00782885">
        <w:t xml:space="preserve"> </w:t>
      </w:r>
      <w:r>
        <w:t>half</w:t>
      </w:r>
      <w:r w:rsidRPr="00782885">
        <w:t xml:space="preserve"> </w:t>
      </w:r>
      <w:r>
        <w:t>note</w:t>
      </w:r>
      <w:r w:rsidRPr="00782885">
        <w:t>).</w:t>
      </w:r>
    </w:p>
    <w:bookmarkEnd w:id="105"/>
    <w:bookmarkEnd w:id="106"/>
    <w:p w14:paraId="60007321" w14:textId="08414506" w:rsidR="005B7A63" w:rsidRPr="00782885" w:rsidRDefault="00290B0B" w:rsidP="00937167">
      <w:pPr>
        <w:ind w:firstLine="360"/>
      </w:pPr>
      <w:r>
        <w:rPr>
          <w:b/>
          <w:u w:val="single"/>
        </w:rPr>
        <w:t>Exception</w:t>
      </w:r>
      <w:r w:rsidR="005B7A63" w:rsidRPr="00782885">
        <w:t>:</w:t>
      </w:r>
    </w:p>
    <w:p w14:paraId="241AE078" w14:textId="3AE4539B" w:rsidR="005B7A63" w:rsidRPr="00290B0B" w:rsidRDefault="00290B0B" w:rsidP="00937167">
      <w:pPr>
        <w:ind w:firstLine="360"/>
      </w:pPr>
      <w:r>
        <w:t>Leaps</w:t>
      </w:r>
      <w:r w:rsidRPr="00290B0B">
        <w:t xml:space="preserve"> </w:t>
      </w:r>
      <w:r>
        <w:t>are</w:t>
      </w:r>
      <w:r w:rsidRPr="00290B0B">
        <w:t xml:space="preserve"> </w:t>
      </w:r>
      <w:r>
        <w:t>allowed</w:t>
      </w:r>
      <w:r w:rsidRPr="00290B0B">
        <w:t xml:space="preserve"> </w:t>
      </w:r>
      <w:r>
        <w:t>between</w:t>
      </w:r>
      <w:r w:rsidRPr="00290B0B">
        <w:t xml:space="preserve"> </w:t>
      </w:r>
      <w:r>
        <w:t>measures</w:t>
      </w:r>
      <w:r w:rsidRPr="00290B0B">
        <w:t xml:space="preserve">, </w:t>
      </w:r>
      <w:r>
        <w:t>if</w:t>
      </w:r>
      <w:r w:rsidRPr="00290B0B">
        <w:t xml:space="preserve"> </w:t>
      </w:r>
      <w:r>
        <w:t>melody</w:t>
      </w:r>
      <w:r w:rsidRPr="00290B0B">
        <w:t xml:space="preserve"> </w:t>
      </w:r>
      <w:r>
        <w:t>moves</w:t>
      </w:r>
      <w:r w:rsidRPr="00290B0B">
        <w:t xml:space="preserve"> </w:t>
      </w:r>
      <w:r>
        <w:t>in</w:t>
      </w:r>
      <w:r w:rsidRPr="00290B0B">
        <w:t xml:space="preserve"> </w:t>
      </w:r>
      <w:r>
        <w:t>an</w:t>
      </w:r>
      <w:r w:rsidRPr="00290B0B">
        <w:t xml:space="preserve"> </w:t>
      </w:r>
      <w:r>
        <w:t>opposite</w:t>
      </w:r>
      <w:r w:rsidRPr="00290B0B">
        <w:t xml:space="preserve"> </w:t>
      </w:r>
      <w:r>
        <w:t>direction</w:t>
      </w:r>
      <w:r w:rsidRPr="00290B0B">
        <w:t xml:space="preserve"> </w:t>
      </w:r>
      <w:r>
        <w:t>before</w:t>
      </w:r>
      <w:r w:rsidRPr="00290B0B">
        <w:t xml:space="preserve"> </w:t>
      </w:r>
      <w:r>
        <w:t>the</w:t>
      </w:r>
      <w:r w:rsidRPr="00290B0B">
        <w:t xml:space="preserve"> </w:t>
      </w:r>
      <w:r>
        <w:t>leap</w:t>
      </w:r>
      <w:commentRangeStart w:id="107"/>
      <w:r w:rsidR="00442DFA">
        <w:rPr>
          <w:rStyle w:val="a5"/>
          <w:lang w:val="ru-RU"/>
        </w:rPr>
        <w:footnoteReference w:id="7"/>
      </w:r>
      <w:commentRangeEnd w:id="107"/>
      <w:r w:rsidR="00442DFA">
        <w:rPr>
          <w:rStyle w:val="a8"/>
        </w:rPr>
        <w:commentReference w:id="107"/>
      </w:r>
      <w:r w:rsidR="00F3553A" w:rsidRPr="00290B0B">
        <w:t>:</w:t>
      </w:r>
    </w:p>
    <w:p w14:paraId="5CDE4E8A" w14:textId="3571F3AF" w:rsidR="00F3553A" w:rsidRDefault="00F3553A" w:rsidP="00097D2B">
      <w:pPr>
        <w:ind w:firstLine="360"/>
        <w:jc w:val="center"/>
        <w:rPr>
          <w:lang w:val="ru-RU"/>
        </w:rPr>
      </w:pPr>
      <w:r>
        <w:rPr>
          <w:noProof/>
        </w:rPr>
        <w:drawing>
          <wp:inline distT="0" distB="0" distL="0" distR="0" wp14:anchorId="6F9E4A14" wp14:editId="14E43790">
            <wp:extent cx="5251450" cy="491053"/>
            <wp:effectExtent l="114300" t="114300" r="120650" b="1187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9048" cy="511400"/>
                    </a:xfrm>
                    <a:prstGeom prst="rect">
                      <a:avLst/>
                    </a:prstGeom>
                    <a:effectLst>
                      <a:glow rad="101600">
                        <a:schemeClr val="accent6">
                          <a:satMod val="175000"/>
                          <a:alpha val="40000"/>
                        </a:schemeClr>
                      </a:glow>
                    </a:effectLst>
                  </pic:spPr>
                </pic:pic>
              </a:graphicData>
            </a:graphic>
          </wp:inline>
        </w:drawing>
      </w:r>
    </w:p>
    <w:p w14:paraId="36A65D85" w14:textId="4C9F7B67" w:rsidR="00A139DF" w:rsidRPr="009C1C9E" w:rsidRDefault="00290B0B" w:rsidP="00A139DF">
      <w:pPr>
        <w:pStyle w:val="5"/>
      </w:pPr>
      <w:r>
        <w:t xml:space="preserve">Melodic intervals between </w:t>
      </w:r>
      <w:r w:rsidR="009C1C9E">
        <w:t xml:space="preserve">two </w:t>
      </w:r>
      <w:r>
        <w:t>sequential notes</w:t>
      </w:r>
    </w:p>
    <w:p w14:paraId="571819B8" w14:textId="497D7E06" w:rsidR="006C7955" w:rsidRPr="006C7955" w:rsidRDefault="00290B0B" w:rsidP="006C7955">
      <w:pPr>
        <w:pStyle w:val="a7"/>
        <w:numPr>
          <w:ilvl w:val="0"/>
          <w:numId w:val="8"/>
        </w:numPr>
        <w:rPr>
          <w:lang w:val="ru-RU"/>
        </w:rPr>
      </w:pPr>
      <w:r>
        <w:t>Allowed</w:t>
      </w:r>
      <w:r w:rsidR="006C7955" w:rsidRPr="006C7955">
        <w:rPr>
          <w:lang w:val="ru-RU"/>
        </w:rPr>
        <w:t>:</w:t>
      </w:r>
    </w:p>
    <w:p w14:paraId="362A9E3D" w14:textId="30076098" w:rsidR="00A139DF" w:rsidRPr="00290B0B" w:rsidRDefault="00290B0B" w:rsidP="006C7955">
      <w:pPr>
        <w:pStyle w:val="a7"/>
        <w:numPr>
          <w:ilvl w:val="1"/>
          <w:numId w:val="8"/>
        </w:numPr>
      </w:pPr>
      <w:r>
        <w:t>Minor</w:t>
      </w:r>
      <w:r w:rsidRPr="00290B0B">
        <w:t xml:space="preserve">, </w:t>
      </w:r>
      <w:r>
        <w:t>major</w:t>
      </w:r>
      <w:r w:rsidRPr="00290B0B">
        <w:t xml:space="preserve"> </w:t>
      </w:r>
      <w:r>
        <w:t>and</w:t>
      </w:r>
      <w:r w:rsidRPr="00290B0B">
        <w:t xml:space="preserve"> </w:t>
      </w:r>
      <w:r>
        <w:t>perfect</w:t>
      </w:r>
      <w:r w:rsidRPr="00290B0B">
        <w:t xml:space="preserve"> </w:t>
      </w:r>
      <w:r>
        <w:t>intervals</w:t>
      </w:r>
      <w:r w:rsidRPr="00290B0B">
        <w:t xml:space="preserve"> </w:t>
      </w:r>
      <w:r>
        <w:t>less</w:t>
      </w:r>
      <w:r w:rsidRPr="00290B0B">
        <w:t xml:space="preserve"> </w:t>
      </w:r>
      <w:r>
        <w:t>or</w:t>
      </w:r>
      <w:r w:rsidRPr="00290B0B">
        <w:t xml:space="preserve"> </w:t>
      </w:r>
      <w:r>
        <w:t>equal</w:t>
      </w:r>
      <w:r w:rsidRPr="00290B0B">
        <w:t xml:space="preserve"> </w:t>
      </w:r>
      <w:r>
        <w:t>to</w:t>
      </w:r>
      <w:r w:rsidRPr="00290B0B">
        <w:t xml:space="preserve"> </w:t>
      </w:r>
      <w:r>
        <w:t>minor</w:t>
      </w:r>
      <w:r w:rsidRPr="00290B0B">
        <w:t xml:space="preserve"> 6</w:t>
      </w:r>
      <w:r>
        <w:t>th</w:t>
      </w:r>
      <w:r w:rsidRPr="00290B0B">
        <w:t xml:space="preserve"> (</w:t>
      </w:r>
      <w:r>
        <w:t>minor</w:t>
      </w:r>
      <w:r w:rsidRPr="00290B0B">
        <w:t xml:space="preserve"> 3</w:t>
      </w:r>
      <w:r>
        <w:t>rd</w:t>
      </w:r>
      <w:r w:rsidRPr="00290B0B">
        <w:t xml:space="preserve">, </w:t>
      </w:r>
      <w:r>
        <w:t>major</w:t>
      </w:r>
      <w:r w:rsidRPr="00290B0B">
        <w:t xml:space="preserve"> 3</w:t>
      </w:r>
      <w:r>
        <w:t>rd</w:t>
      </w:r>
      <w:r w:rsidRPr="00290B0B">
        <w:t xml:space="preserve">, </w:t>
      </w:r>
      <w:r>
        <w:t>perfect</w:t>
      </w:r>
      <w:r w:rsidRPr="00290B0B">
        <w:t xml:space="preserve"> 4th, </w:t>
      </w:r>
      <w:r>
        <w:t>perfect</w:t>
      </w:r>
      <w:r w:rsidRPr="00290B0B">
        <w:t xml:space="preserve"> 5</w:t>
      </w:r>
      <w:r>
        <w:t>th</w:t>
      </w:r>
      <w:r w:rsidRPr="00290B0B">
        <w:t xml:space="preserve">, </w:t>
      </w:r>
      <w:r>
        <w:t>minor</w:t>
      </w:r>
      <w:r w:rsidRPr="00290B0B">
        <w:t xml:space="preserve"> 6</w:t>
      </w:r>
      <w:r>
        <w:t>th</w:t>
      </w:r>
      <w:r w:rsidRPr="00290B0B">
        <w:t>)</w:t>
      </w:r>
      <w:r w:rsidR="00A139DF" w:rsidRPr="00290B0B">
        <w:t>.</w:t>
      </w:r>
    </w:p>
    <w:p w14:paraId="710698E7" w14:textId="025D4DFF" w:rsidR="006C7955" w:rsidRDefault="00290B0B" w:rsidP="006C7955">
      <w:pPr>
        <w:pStyle w:val="a7"/>
        <w:numPr>
          <w:ilvl w:val="1"/>
          <w:numId w:val="8"/>
        </w:numPr>
        <w:rPr>
          <w:lang w:val="ru-RU"/>
        </w:rPr>
      </w:pPr>
      <w:r>
        <w:t>Perfect octave</w:t>
      </w:r>
      <w:r w:rsidR="006C7955">
        <w:rPr>
          <w:lang w:val="ru-RU"/>
        </w:rPr>
        <w:t>.</w:t>
      </w:r>
    </w:p>
    <w:p w14:paraId="2B41EED9" w14:textId="267CA8D0" w:rsidR="007C00FA" w:rsidRPr="007C00FA" w:rsidRDefault="007C00FA" w:rsidP="007C00FA">
      <w:pPr>
        <w:rPr>
          <w:lang w:val="ru-RU"/>
        </w:rPr>
      </w:pPr>
      <w:r>
        <w:rPr>
          <w:noProof/>
        </w:rPr>
        <w:lastRenderedPageBreak/>
        <w:drawing>
          <wp:inline distT="0" distB="0" distL="0" distR="0" wp14:anchorId="7395D2BA" wp14:editId="733C6E88">
            <wp:extent cx="6152515" cy="378460"/>
            <wp:effectExtent l="114300" t="114300" r="114935" b="1168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78460"/>
                    </a:xfrm>
                    <a:prstGeom prst="rect">
                      <a:avLst/>
                    </a:prstGeom>
                    <a:effectLst>
                      <a:glow rad="101600">
                        <a:schemeClr val="accent6">
                          <a:satMod val="175000"/>
                          <a:alpha val="40000"/>
                        </a:schemeClr>
                      </a:glow>
                    </a:effectLst>
                  </pic:spPr>
                </pic:pic>
              </a:graphicData>
            </a:graphic>
          </wp:inline>
        </w:drawing>
      </w:r>
    </w:p>
    <w:p w14:paraId="04BB97C8" w14:textId="64219B25" w:rsidR="006C7955" w:rsidRDefault="00290B0B" w:rsidP="006C7955">
      <w:pPr>
        <w:pStyle w:val="a7"/>
        <w:numPr>
          <w:ilvl w:val="0"/>
          <w:numId w:val="8"/>
        </w:numPr>
        <w:rPr>
          <w:lang w:val="ru-RU"/>
        </w:rPr>
      </w:pPr>
      <w:r>
        <w:t>Prohibited</w:t>
      </w:r>
      <w:r w:rsidR="006C7955">
        <w:rPr>
          <w:lang w:val="ru-RU"/>
        </w:rPr>
        <w:t>:</w:t>
      </w:r>
    </w:p>
    <w:p w14:paraId="0F946AA9" w14:textId="13640927" w:rsidR="006C7955" w:rsidRDefault="009D45F5" w:rsidP="006C7955">
      <w:pPr>
        <w:pStyle w:val="a7"/>
        <w:numPr>
          <w:ilvl w:val="1"/>
          <w:numId w:val="8"/>
        </w:numPr>
        <w:rPr>
          <w:lang w:val="ru-RU"/>
        </w:rPr>
      </w:pPr>
      <w:r>
        <w:t>Chromatic intervals</w:t>
      </w:r>
      <w:r w:rsidR="006C7955">
        <w:rPr>
          <w:lang w:val="ru-RU"/>
        </w:rPr>
        <w:tab/>
      </w:r>
    </w:p>
    <w:p w14:paraId="1AA42FA7" w14:textId="45EADDFE" w:rsidR="00335E02" w:rsidRPr="009D45F5" w:rsidRDefault="009D45F5" w:rsidP="00335E02">
      <w:pPr>
        <w:pStyle w:val="a7"/>
        <w:numPr>
          <w:ilvl w:val="2"/>
          <w:numId w:val="8"/>
        </w:numPr>
      </w:pPr>
      <w:r>
        <w:t>intervals</w:t>
      </w:r>
      <w:r w:rsidRPr="009D45F5">
        <w:t xml:space="preserve"> </w:t>
      </w:r>
      <w:r>
        <w:t>formed</w:t>
      </w:r>
      <w:r w:rsidRPr="009D45F5">
        <w:t xml:space="preserve"> </w:t>
      </w:r>
      <w:r>
        <w:t>by</w:t>
      </w:r>
      <w:r w:rsidRPr="009D45F5">
        <w:t xml:space="preserve"> </w:t>
      </w:r>
      <w:r>
        <w:t>non</w:t>
      </w:r>
      <w:r w:rsidRPr="009D45F5">
        <w:t>-</w:t>
      </w:r>
      <w:r>
        <w:t>diatonic</w:t>
      </w:r>
      <w:r w:rsidRPr="009D45F5">
        <w:t xml:space="preserve"> </w:t>
      </w:r>
      <w:r>
        <w:t>notes</w:t>
      </w:r>
      <w:r w:rsidR="00335E02" w:rsidRPr="009D45F5">
        <w:t>;</w:t>
      </w:r>
    </w:p>
    <w:p w14:paraId="2AE5A63A" w14:textId="09A5AF28" w:rsidR="006C7955" w:rsidRPr="009D45F5" w:rsidRDefault="009D45F5" w:rsidP="006C7955">
      <w:pPr>
        <w:pStyle w:val="a7"/>
        <w:numPr>
          <w:ilvl w:val="2"/>
          <w:numId w:val="8"/>
        </w:numPr>
      </w:pPr>
      <w:r>
        <w:t>intervals</w:t>
      </w:r>
      <w:r w:rsidRPr="009D45F5">
        <w:t xml:space="preserve"> </w:t>
      </w:r>
      <w:r>
        <w:t>between</w:t>
      </w:r>
      <w:r w:rsidRPr="009D45F5">
        <w:t xml:space="preserve"> </w:t>
      </w:r>
      <w:r>
        <w:t>altered</w:t>
      </w:r>
      <w:r w:rsidRPr="009D45F5">
        <w:t xml:space="preserve"> </w:t>
      </w:r>
      <w:r>
        <w:t>and</w:t>
      </w:r>
      <w:r w:rsidRPr="009D45F5">
        <w:t xml:space="preserve"> </w:t>
      </w:r>
      <w:r>
        <w:t>non</w:t>
      </w:r>
      <w:r w:rsidRPr="009D45F5">
        <w:t>-</w:t>
      </w:r>
      <w:r>
        <w:t>altered forms of the same degree</w:t>
      </w:r>
      <w:r w:rsidR="006C7955" w:rsidRPr="009D45F5">
        <w:t>.</w:t>
      </w:r>
    </w:p>
    <w:p w14:paraId="4C6C117F" w14:textId="0AE5D657" w:rsidR="006C7955" w:rsidRDefault="009D45F5" w:rsidP="006C7955">
      <w:pPr>
        <w:pStyle w:val="a7"/>
        <w:numPr>
          <w:ilvl w:val="1"/>
          <w:numId w:val="8"/>
        </w:numPr>
        <w:rPr>
          <w:lang w:val="ru-RU"/>
        </w:rPr>
      </w:pPr>
      <w:r>
        <w:t>Diminished and augmented intervals</w:t>
      </w:r>
      <w:r w:rsidR="006C7955">
        <w:rPr>
          <w:lang w:val="ru-RU"/>
        </w:rPr>
        <w:t>.</w:t>
      </w:r>
    </w:p>
    <w:p w14:paraId="6389B989" w14:textId="3819E0FC" w:rsidR="006C7955" w:rsidRPr="004F7275" w:rsidRDefault="009D45F5" w:rsidP="006C7955">
      <w:pPr>
        <w:pStyle w:val="a7"/>
        <w:numPr>
          <w:ilvl w:val="1"/>
          <w:numId w:val="8"/>
        </w:numPr>
      </w:pPr>
      <w:r>
        <w:t>Intervals</w:t>
      </w:r>
      <w:r w:rsidRPr="004F7275">
        <w:t xml:space="preserve"> </w:t>
      </w:r>
      <w:r>
        <w:t>longer</w:t>
      </w:r>
      <w:r w:rsidRPr="004F7275">
        <w:t xml:space="preserve"> </w:t>
      </w:r>
      <w:r>
        <w:t>than</w:t>
      </w:r>
      <w:r w:rsidRPr="004F7275">
        <w:t xml:space="preserve"> </w:t>
      </w:r>
      <w:r>
        <w:t>minor</w:t>
      </w:r>
      <w:r w:rsidRPr="004F7275">
        <w:t xml:space="preserve"> 6</w:t>
      </w:r>
      <w:r>
        <w:t>th</w:t>
      </w:r>
      <w:r w:rsidRPr="004F7275">
        <w:t xml:space="preserve"> (</w:t>
      </w:r>
      <w:r>
        <w:t>except</w:t>
      </w:r>
      <w:r w:rsidRPr="004F7275">
        <w:t xml:space="preserve"> </w:t>
      </w:r>
      <w:r>
        <w:t>for</w:t>
      </w:r>
      <w:r w:rsidRPr="004F7275">
        <w:t xml:space="preserve"> </w:t>
      </w:r>
      <w:r>
        <w:t>perfect</w:t>
      </w:r>
      <w:r w:rsidRPr="004F7275">
        <w:t xml:space="preserve"> </w:t>
      </w:r>
      <w:r>
        <w:t>octave</w:t>
      </w:r>
      <w:r w:rsidRPr="004F7275">
        <w:t>)</w:t>
      </w:r>
      <w:r w:rsidR="006C7955" w:rsidRPr="004F7275">
        <w:t>.</w:t>
      </w:r>
    </w:p>
    <w:p w14:paraId="1829A8A6" w14:textId="31F2114E" w:rsidR="00FD2A26" w:rsidRDefault="00FD2A26" w:rsidP="001174D5">
      <w:pPr>
        <w:rPr>
          <w:lang w:val="ru-RU"/>
        </w:rPr>
      </w:pPr>
      <w:r>
        <w:rPr>
          <w:noProof/>
        </w:rPr>
        <w:drawing>
          <wp:inline distT="0" distB="0" distL="0" distR="0" wp14:anchorId="3899A9DE" wp14:editId="5B67A356">
            <wp:extent cx="6152515" cy="381635"/>
            <wp:effectExtent l="114300" t="114300" r="114935" b="1136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81635"/>
                    </a:xfrm>
                    <a:prstGeom prst="rect">
                      <a:avLst/>
                    </a:prstGeom>
                    <a:effectLst>
                      <a:glow rad="101600">
                        <a:schemeClr val="accent2">
                          <a:satMod val="175000"/>
                          <a:alpha val="40000"/>
                        </a:schemeClr>
                      </a:glow>
                    </a:effectLst>
                  </pic:spPr>
                </pic:pic>
              </a:graphicData>
            </a:graphic>
          </wp:inline>
        </w:drawing>
      </w:r>
    </w:p>
    <w:p w14:paraId="2E8EA8DD" w14:textId="73FEFD6C" w:rsidR="00FD2A26" w:rsidRPr="004F7275" w:rsidRDefault="004F7275" w:rsidP="006872A0">
      <w:pPr>
        <w:ind w:firstLine="360"/>
      </w:pPr>
      <w:r>
        <w:t>Leaps of an octave should not be abused</w:t>
      </w:r>
      <w:r w:rsidR="00F067E4">
        <w:rPr>
          <w:rStyle w:val="a8"/>
        </w:rPr>
        <w:commentReference w:id="108"/>
      </w:r>
      <w:r w:rsidR="006872A0" w:rsidRPr="004F7275">
        <w:t>.</w:t>
      </w:r>
    </w:p>
    <w:p w14:paraId="73571D27" w14:textId="04CC5192" w:rsidR="006872A0" w:rsidRPr="00782885" w:rsidRDefault="004F7275" w:rsidP="006872A0">
      <w:pPr>
        <w:ind w:firstLine="360"/>
      </w:pPr>
      <w:r>
        <w:rPr>
          <w:b/>
          <w:u w:val="single"/>
        </w:rPr>
        <w:t>Exception</w:t>
      </w:r>
      <w:r w:rsidR="006872A0" w:rsidRPr="00782885">
        <w:t>:</w:t>
      </w:r>
    </w:p>
    <w:p w14:paraId="116B15AA" w14:textId="22FDC4AD" w:rsidR="006872A0" w:rsidRPr="004F7275" w:rsidRDefault="004F7275" w:rsidP="006872A0">
      <w:pPr>
        <w:ind w:firstLine="360"/>
      </w:pPr>
      <w:bookmarkStart w:id="109" w:name="OLE_LINK156"/>
      <w:bookmarkStart w:id="110" w:name="OLE_LINK157"/>
      <w:r>
        <w:t>Starting</w:t>
      </w:r>
      <w:r w:rsidRPr="004F7275">
        <w:t xml:space="preserve"> </w:t>
      </w:r>
      <w:r>
        <w:t>from</w:t>
      </w:r>
      <w:r w:rsidRPr="004F7275">
        <w:t xml:space="preserve"> 6 </w:t>
      </w:r>
      <w:r>
        <w:t>voices</w:t>
      </w:r>
      <w:r w:rsidRPr="004F7275">
        <w:t xml:space="preserve"> </w:t>
      </w:r>
      <w:r>
        <w:t>major</w:t>
      </w:r>
      <w:r w:rsidRPr="004F7275">
        <w:t xml:space="preserve"> 6</w:t>
      </w:r>
      <w:r>
        <w:t>th</w:t>
      </w:r>
      <w:r w:rsidRPr="004F7275">
        <w:t xml:space="preserve"> </w:t>
      </w:r>
      <w:r>
        <w:t>is</w:t>
      </w:r>
      <w:r w:rsidRPr="004F7275">
        <w:t xml:space="preserve"> </w:t>
      </w:r>
      <w:r>
        <w:t>allowed</w:t>
      </w:r>
      <w:r w:rsidRPr="004F7275">
        <w:t xml:space="preserve"> </w:t>
      </w:r>
      <w:r>
        <w:t>in</w:t>
      </w:r>
      <w:r w:rsidRPr="004F7275">
        <w:t xml:space="preserve"> </w:t>
      </w:r>
      <w:r>
        <w:t>difficult</w:t>
      </w:r>
      <w:r w:rsidRPr="004F7275">
        <w:t xml:space="preserve"> </w:t>
      </w:r>
      <w:r w:rsidR="00E631C1">
        <w:t>cases</w:t>
      </w:r>
      <w:r w:rsidR="006872A0" w:rsidRPr="004F7275">
        <w:t>.</w:t>
      </w:r>
    </w:p>
    <w:bookmarkEnd w:id="109"/>
    <w:bookmarkEnd w:id="110"/>
    <w:p w14:paraId="04555AA5" w14:textId="0A6DF204" w:rsidR="004B3A5B" w:rsidRPr="009C1C9E" w:rsidRDefault="009C1C9E" w:rsidP="004B3A5B">
      <w:pPr>
        <w:pStyle w:val="5"/>
      </w:pPr>
      <w:r>
        <w:t>Melodic intervals between more than two consecutive notes</w:t>
      </w:r>
    </w:p>
    <w:p w14:paraId="52BE3350" w14:textId="36EA4385" w:rsidR="005E2747" w:rsidRPr="009C1C9E" w:rsidRDefault="009C1C9E" w:rsidP="005E2747">
      <w:pPr>
        <w:pStyle w:val="a7"/>
        <w:numPr>
          <w:ilvl w:val="0"/>
          <w:numId w:val="9"/>
        </w:numPr>
      </w:pPr>
      <w:r>
        <w:t>Augmented</w:t>
      </w:r>
      <w:r w:rsidRPr="009C1C9E">
        <w:t xml:space="preserve"> 4</w:t>
      </w:r>
      <w:r>
        <w:t>th</w:t>
      </w:r>
      <w:r w:rsidRPr="009C1C9E">
        <w:t xml:space="preserve"> </w:t>
      </w:r>
      <w:r>
        <w:t>within</w:t>
      </w:r>
      <w:r w:rsidRPr="009C1C9E">
        <w:t xml:space="preserve"> 3 </w:t>
      </w:r>
      <w:r>
        <w:t>or</w:t>
      </w:r>
      <w:r w:rsidRPr="009C1C9E">
        <w:t xml:space="preserve"> 4 </w:t>
      </w:r>
      <w:r>
        <w:t>neighboring</w:t>
      </w:r>
      <w:r w:rsidRPr="009C1C9E">
        <w:t xml:space="preserve"> </w:t>
      </w:r>
      <w:r>
        <w:t>notes</w:t>
      </w:r>
      <w:r w:rsidRPr="009C1C9E">
        <w:t xml:space="preserve"> </w:t>
      </w:r>
      <w:r>
        <w:t>should</w:t>
      </w:r>
      <w:r w:rsidRPr="009C1C9E">
        <w:t xml:space="preserve"> </w:t>
      </w:r>
      <w:r>
        <w:t>be</w:t>
      </w:r>
      <w:r w:rsidRPr="009C1C9E">
        <w:t xml:space="preserve"> </w:t>
      </w:r>
      <w:r>
        <w:t>prepared</w:t>
      </w:r>
      <w:r w:rsidRPr="009C1C9E">
        <w:t xml:space="preserve"> </w:t>
      </w:r>
      <w:r>
        <w:t>or</w:t>
      </w:r>
      <w:r w:rsidRPr="009C1C9E">
        <w:t xml:space="preserve"> </w:t>
      </w:r>
      <w:r>
        <w:t>left</w:t>
      </w:r>
      <w:r w:rsidRPr="009C1C9E">
        <w:t xml:space="preserve"> </w:t>
      </w:r>
      <w:r>
        <w:t>by</w:t>
      </w:r>
      <w:r w:rsidRPr="009C1C9E">
        <w:t xml:space="preserve"> </w:t>
      </w:r>
      <w:r>
        <w:t>stepwise</w:t>
      </w:r>
      <w:r w:rsidRPr="009C1C9E">
        <w:t xml:space="preserve"> </w:t>
      </w:r>
      <w:r>
        <w:t>movement</w:t>
      </w:r>
      <w:r w:rsidRPr="009C1C9E">
        <w:t xml:space="preserve"> </w:t>
      </w:r>
      <w:r>
        <w:t>in</w:t>
      </w:r>
      <w:r w:rsidRPr="009C1C9E">
        <w:t xml:space="preserve"> </w:t>
      </w:r>
      <w:r>
        <w:t>the</w:t>
      </w:r>
      <w:r w:rsidRPr="009C1C9E">
        <w:t xml:space="preserve"> </w:t>
      </w:r>
      <w:r>
        <w:t>same</w:t>
      </w:r>
      <w:r w:rsidRPr="009C1C9E">
        <w:t xml:space="preserve"> </w:t>
      </w:r>
      <w:r>
        <w:t>direction</w:t>
      </w:r>
      <w:r w:rsidR="005E2747" w:rsidRPr="009C1C9E">
        <w:t>:</w:t>
      </w:r>
    </w:p>
    <w:p w14:paraId="11138E45" w14:textId="426DC11B" w:rsidR="00201C54" w:rsidRDefault="00201C54" w:rsidP="00097D2B">
      <w:pPr>
        <w:jc w:val="center"/>
        <w:rPr>
          <w:lang w:val="ru-RU"/>
        </w:rPr>
      </w:pPr>
      <w:r>
        <w:rPr>
          <w:noProof/>
        </w:rPr>
        <w:drawing>
          <wp:inline distT="0" distB="0" distL="0" distR="0" wp14:anchorId="5E25DD45" wp14:editId="21D9C603">
            <wp:extent cx="6152515" cy="429260"/>
            <wp:effectExtent l="114300" t="114300" r="114935" b="1231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429260"/>
                    </a:xfrm>
                    <a:prstGeom prst="rect">
                      <a:avLst/>
                    </a:prstGeom>
                    <a:effectLst>
                      <a:glow rad="101600">
                        <a:schemeClr val="accent6">
                          <a:satMod val="175000"/>
                          <a:alpha val="40000"/>
                        </a:schemeClr>
                      </a:glow>
                    </a:effectLst>
                  </pic:spPr>
                </pic:pic>
              </a:graphicData>
            </a:graphic>
          </wp:inline>
        </w:drawing>
      </w:r>
    </w:p>
    <w:p w14:paraId="079608B8" w14:textId="0820D3BD" w:rsidR="00201C54" w:rsidRPr="00201C54" w:rsidRDefault="00201C54" w:rsidP="00097D2B">
      <w:pPr>
        <w:jc w:val="center"/>
        <w:rPr>
          <w:lang w:val="ru-RU"/>
        </w:rPr>
      </w:pPr>
      <w:r>
        <w:rPr>
          <w:noProof/>
        </w:rPr>
        <w:drawing>
          <wp:inline distT="0" distB="0" distL="0" distR="0" wp14:anchorId="6E67AEB5" wp14:editId="6BC1F94B">
            <wp:extent cx="3213100" cy="424372"/>
            <wp:effectExtent l="114300" t="114300" r="120650" b="1092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696" cy="435809"/>
                    </a:xfrm>
                    <a:prstGeom prst="rect">
                      <a:avLst/>
                    </a:prstGeom>
                    <a:effectLst>
                      <a:glow rad="101600">
                        <a:schemeClr val="accent2">
                          <a:satMod val="175000"/>
                          <a:alpha val="40000"/>
                        </a:schemeClr>
                      </a:glow>
                    </a:effectLst>
                  </pic:spPr>
                </pic:pic>
              </a:graphicData>
            </a:graphic>
          </wp:inline>
        </w:drawing>
      </w:r>
    </w:p>
    <w:p w14:paraId="1D979439" w14:textId="6A33EA89" w:rsidR="005E2747" w:rsidRPr="0022726C" w:rsidRDefault="009C1C9E" w:rsidP="005E2747">
      <w:pPr>
        <w:pStyle w:val="a7"/>
        <w:numPr>
          <w:ilvl w:val="0"/>
          <w:numId w:val="9"/>
        </w:numPr>
      </w:pPr>
      <w:r>
        <w:t>Augmented</w:t>
      </w:r>
      <w:r w:rsidRPr="0022726C">
        <w:t xml:space="preserve"> 5</w:t>
      </w:r>
      <w:r>
        <w:t>th</w:t>
      </w:r>
      <w:r w:rsidRPr="0022726C">
        <w:t xml:space="preserve"> </w:t>
      </w:r>
      <w:r>
        <w:t>within</w:t>
      </w:r>
      <w:r w:rsidRPr="0022726C">
        <w:t xml:space="preserve"> </w:t>
      </w:r>
      <w:r>
        <w:t>four</w:t>
      </w:r>
      <w:r w:rsidRPr="0022726C">
        <w:t xml:space="preserve"> </w:t>
      </w:r>
      <w:r>
        <w:t>neighboring</w:t>
      </w:r>
      <w:r w:rsidRPr="0022726C">
        <w:t xml:space="preserve"> </w:t>
      </w:r>
      <w:r>
        <w:t>notes</w:t>
      </w:r>
      <w:r w:rsidRPr="0022726C">
        <w:t xml:space="preserve"> </w:t>
      </w:r>
      <w:r>
        <w:t>should</w:t>
      </w:r>
      <w:r w:rsidRPr="0022726C">
        <w:t xml:space="preserve"> </w:t>
      </w:r>
      <w:r>
        <w:t>be</w:t>
      </w:r>
      <w:r w:rsidRPr="0022726C">
        <w:t xml:space="preserve"> </w:t>
      </w:r>
      <w:r>
        <w:t>left</w:t>
      </w:r>
      <w:r w:rsidRPr="0022726C">
        <w:t xml:space="preserve"> </w:t>
      </w:r>
      <w:r>
        <w:t>by</w:t>
      </w:r>
      <w:r w:rsidRPr="0022726C">
        <w:t xml:space="preserve"> </w:t>
      </w:r>
      <w:r>
        <w:t>stepwise</w:t>
      </w:r>
      <w:r w:rsidRPr="0022726C">
        <w:t xml:space="preserve"> </w:t>
      </w:r>
      <w:r>
        <w:t>movement</w:t>
      </w:r>
      <w:r w:rsidR="005E2747">
        <w:rPr>
          <w:rStyle w:val="a8"/>
        </w:rPr>
        <w:commentReference w:id="111"/>
      </w:r>
      <w:r w:rsidR="005E2747" w:rsidRPr="0022726C">
        <w:t>:</w:t>
      </w:r>
    </w:p>
    <w:p w14:paraId="7076A2E8" w14:textId="2674D8C2" w:rsidR="005E2747" w:rsidRDefault="00140E3C" w:rsidP="00097D2B">
      <w:pPr>
        <w:jc w:val="center"/>
        <w:rPr>
          <w:lang w:val="ru-RU"/>
        </w:rPr>
      </w:pPr>
      <w:r>
        <w:rPr>
          <w:noProof/>
        </w:rPr>
        <w:drawing>
          <wp:inline distT="0" distB="0" distL="0" distR="0" wp14:anchorId="74680ECA" wp14:editId="60652CE6">
            <wp:extent cx="2530519" cy="466725"/>
            <wp:effectExtent l="114300" t="114300" r="117475" b="1047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519" cy="466725"/>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5F50234E" wp14:editId="617C3F72">
            <wp:extent cx="2098040" cy="577850"/>
            <wp:effectExtent l="114300" t="114300" r="11176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32978"/>
                    <a:stretch/>
                  </pic:blipFill>
                  <pic:spPr bwMode="auto">
                    <a:xfrm>
                      <a:off x="0" y="0"/>
                      <a:ext cx="2107067" cy="580336"/>
                    </a:xfrm>
                    <a:prstGeom prst="rect">
                      <a:avLst/>
                    </a:prstGeom>
                    <a:ln>
                      <a:noFill/>
                    </a:ln>
                    <a:effectLst>
                      <a:glow rad="1016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0D473F4D" w14:textId="32908250" w:rsidR="008120AA" w:rsidRPr="00AB441D" w:rsidRDefault="0022726C" w:rsidP="008120AA">
      <w:pPr>
        <w:pStyle w:val="a7"/>
        <w:numPr>
          <w:ilvl w:val="0"/>
          <w:numId w:val="9"/>
        </w:numPr>
      </w:pPr>
      <w:r w:rsidRPr="00AB441D">
        <w:t>7</w:t>
      </w:r>
      <w:r>
        <w:t>th</w:t>
      </w:r>
      <w:r w:rsidRPr="00AB441D">
        <w:t xml:space="preserve"> </w:t>
      </w:r>
      <w:r>
        <w:t>and</w:t>
      </w:r>
      <w:r w:rsidRPr="00AB441D">
        <w:t xml:space="preserve"> 9</w:t>
      </w:r>
      <w:r>
        <w:t>th</w:t>
      </w:r>
      <w:r w:rsidRPr="00AB441D">
        <w:t xml:space="preserve"> </w:t>
      </w:r>
      <w:r>
        <w:t>within</w:t>
      </w:r>
      <w:r w:rsidRPr="00AB441D">
        <w:t xml:space="preserve"> </w:t>
      </w:r>
      <w:r>
        <w:t>three</w:t>
      </w:r>
      <w:r w:rsidRPr="00AB441D">
        <w:t xml:space="preserve"> </w:t>
      </w:r>
      <w:r>
        <w:t>notes</w:t>
      </w:r>
      <w:r w:rsidRPr="00AB441D">
        <w:t xml:space="preserve"> </w:t>
      </w:r>
      <w:r>
        <w:t>should</w:t>
      </w:r>
      <w:r w:rsidRPr="00AB441D">
        <w:t xml:space="preserve"> </w:t>
      </w:r>
      <w:r>
        <w:t>contain</w:t>
      </w:r>
      <w:r w:rsidRPr="00AB441D">
        <w:t xml:space="preserve"> </w:t>
      </w:r>
      <w:r>
        <w:t>stepwise</w:t>
      </w:r>
      <w:r w:rsidRPr="00AB441D">
        <w:t xml:space="preserve"> </w:t>
      </w:r>
      <w:r>
        <w:t>movement</w:t>
      </w:r>
      <w:r w:rsidRPr="00AB441D">
        <w:t xml:space="preserve"> </w:t>
      </w:r>
      <w:r>
        <w:t>in</w:t>
      </w:r>
      <w:r w:rsidRPr="00AB441D">
        <w:t xml:space="preserve"> </w:t>
      </w:r>
      <w:r>
        <w:t>the</w:t>
      </w:r>
      <w:r w:rsidRPr="00AB441D">
        <w:t xml:space="preserve"> </w:t>
      </w:r>
      <w:r>
        <w:t>same</w:t>
      </w:r>
      <w:r w:rsidRPr="00AB441D">
        <w:t xml:space="preserve"> </w:t>
      </w:r>
      <w:r>
        <w:t>direction</w:t>
      </w:r>
      <w:r w:rsidR="008120AA" w:rsidRPr="00AB441D">
        <w:t>:</w:t>
      </w:r>
    </w:p>
    <w:p w14:paraId="0154204D" w14:textId="77777777" w:rsidR="008120AA" w:rsidRPr="00AB441D" w:rsidRDefault="008120AA" w:rsidP="008120AA">
      <w:pPr>
        <w:rPr>
          <w:noProof/>
        </w:rPr>
      </w:pPr>
    </w:p>
    <w:p w14:paraId="1367EDB6" w14:textId="6BAC5AF2" w:rsidR="008120AA" w:rsidRPr="008120AA" w:rsidRDefault="008120AA" w:rsidP="00097D2B">
      <w:pPr>
        <w:jc w:val="center"/>
        <w:rPr>
          <w:noProof/>
          <w:lang w:val="ru-RU"/>
        </w:rPr>
      </w:pPr>
      <w:r>
        <w:rPr>
          <w:noProof/>
        </w:rPr>
        <w:drawing>
          <wp:inline distT="0" distB="0" distL="0" distR="0" wp14:anchorId="15171A64" wp14:editId="325C20F1">
            <wp:extent cx="2768600" cy="330076"/>
            <wp:effectExtent l="114300" t="114300" r="107950" b="1085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2623" cy="369899"/>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13689F00" wp14:editId="2FA86BE0">
            <wp:extent cx="2813050" cy="334003"/>
            <wp:effectExtent l="114300" t="114300" r="101600" b="1238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6529" cy="354601"/>
                    </a:xfrm>
                    <a:prstGeom prst="rect">
                      <a:avLst/>
                    </a:prstGeom>
                    <a:effectLst>
                      <a:glow rad="101600">
                        <a:schemeClr val="accent2">
                          <a:satMod val="175000"/>
                          <a:alpha val="40000"/>
                        </a:schemeClr>
                      </a:glow>
                    </a:effectLst>
                  </pic:spPr>
                </pic:pic>
              </a:graphicData>
            </a:graphic>
          </wp:inline>
        </w:drawing>
      </w:r>
    </w:p>
    <w:p w14:paraId="7C255C36" w14:textId="405E4F69" w:rsidR="00AB441D" w:rsidRPr="00AB441D" w:rsidRDefault="00AB441D" w:rsidP="008120AA">
      <w:pPr>
        <w:pStyle w:val="a7"/>
        <w:ind w:left="360"/>
        <w:rPr>
          <w:noProof/>
        </w:rPr>
      </w:pPr>
      <w:r>
        <w:rPr>
          <w:noProof/>
        </w:rPr>
        <w:t xml:space="preserve">Under these conditions 7th suit perfectly irrespective of notes length. 9th suits perfectly in species 1 or 4, and also is possible in half notes, but </w:t>
      </w:r>
      <w:r w:rsidR="00D81315">
        <w:rPr>
          <w:noProof/>
        </w:rPr>
        <w:t>it should be avoided between quarter notes.</w:t>
      </w:r>
    </w:p>
    <w:p w14:paraId="04AE2048" w14:textId="52774CD3" w:rsidR="000D4D3F" w:rsidRPr="00D81315" w:rsidRDefault="00D81315" w:rsidP="008120AA">
      <w:pPr>
        <w:pStyle w:val="a7"/>
        <w:numPr>
          <w:ilvl w:val="0"/>
          <w:numId w:val="9"/>
        </w:numPr>
        <w:rPr>
          <w:noProof/>
        </w:rPr>
      </w:pPr>
      <w:r>
        <w:rPr>
          <w:noProof/>
        </w:rPr>
        <w:t>Octave</w:t>
      </w:r>
      <w:r w:rsidRPr="00D81315">
        <w:rPr>
          <w:noProof/>
        </w:rPr>
        <w:t xml:space="preserve"> </w:t>
      </w:r>
      <w:r>
        <w:rPr>
          <w:noProof/>
        </w:rPr>
        <w:t>should</w:t>
      </w:r>
      <w:r w:rsidRPr="00D81315">
        <w:rPr>
          <w:noProof/>
        </w:rPr>
        <w:t xml:space="preserve"> </w:t>
      </w:r>
      <w:r>
        <w:rPr>
          <w:noProof/>
        </w:rPr>
        <w:t>be</w:t>
      </w:r>
      <w:r w:rsidRPr="00D81315">
        <w:rPr>
          <w:noProof/>
        </w:rPr>
        <w:t xml:space="preserve"> </w:t>
      </w:r>
      <w:r>
        <w:rPr>
          <w:noProof/>
        </w:rPr>
        <w:t>prepared</w:t>
      </w:r>
      <w:r w:rsidRPr="00D81315">
        <w:rPr>
          <w:noProof/>
        </w:rPr>
        <w:t xml:space="preserve"> </w:t>
      </w:r>
      <w:r>
        <w:rPr>
          <w:noProof/>
        </w:rPr>
        <w:t>and</w:t>
      </w:r>
      <w:r w:rsidRPr="00D81315">
        <w:rPr>
          <w:noProof/>
        </w:rPr>
        <w:t xml:space="preserve"> </w:t>
      </w:r>
      <w:r>
        <w:rPr>
          <w:noProof/>
        </w:rPr>
        <w:t>left</w:t>
      </w:r>
      <w:r w:rsidRPr="00D81315">
        <w:rPr>
          <w:noProof/>
        </w:rPr>
        <w:t xml:space="preserve"> </w:t>
      </w:r>
      <w:r>
        <w:rPr>
          <w:noProof/>
        </w:rPr>
        <w:t>by</w:t>
      </w:r>
      <w:r w:rsidRPr="00D81315">
        <w:rPr>
          <w:noProof/>
        </w:rPr>
        <w:t xml:space="preserve"> </w:t>
      </w:r>
      <w:r>
        <w:rPr>
          <w:noProof/>
        </w:rPr>
        <w:t>opposite</w:t>
      </w:r>
      <w:r w:rsidRPr="00D81315">
        <w:rPr>
          <w:noProof/>
        </w:rPr>
        <w:t xml:space="preserve"> </w:t>
      </w:r>
      <w:r>
        <w:rPr>
          <w:noProof/>
        </w:rPr>
        <w:t>movement, where possible</w:t>
      </w:r>
      <w:r w:rsidR="008270FD" w:rsidRPr="00D81315">
        <w:rPr>
          <w:noProof/>
        </w:rPr>
        <w:t>:</w:t>
      </w:r>
    </w:p>
    <w:p w14:paraId="10D651C8" w14:textId="3C83C6F7" w:rsidR="008270FD" w:rsidRPr="008270FD" w:rsidRDefault="008270FD" w:rsidP="00097D2B">
      <w:pPr>
        <w:jc w:val="center"/>
        <w:rPr>
          <w:noProof/>
          <w:lang w:val="ru-RU"/>
        </w:rPr>
      </w:pPr>
      <w:r>
        <w:rPr>
          <w:noProof/>
        </w:rPr>
        <w:lastRenderedPageBreak/>
        <w:drawing>
          <wp:inline distT="0" distB="0" distL="0" distR="0" wp14:anchorId="6D12D3D9" wp14:editId="30A8A58B">
            <wp:extent cx="2470150" cy="409255"/>
            <wp:effectExtent l="114300" t="114300" r="120650" b="1054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5814" cy="42676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0B2957AE" wp14:editId="45E3493E">
            <wp:extent cx="2151016" cy="396240"/>
            <wp:effectExtent l="114300" t="114300" r="116205" b="1181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82371" cy="402016"/>
                    </a:xfrm>
                    <a:prstGeom prst="rect">
                      <a:avLst/>
                    </a:prstGeom>
                    <a:effectLst>
                      <a:glow rad="101600">
                        <a:schemeClr val="accent2">
                          <a:satMod val="175000"/>
                          <a:alpha val="40000"/>
                        </a:schemeClr>
                      </a:glow>
                    </a:effectLst>
                  </pic:spPr>
                </pic:pic>
              </a:graphicData>
            </a:graphic>
          </wp:inline>
        </w:drawing>
      </w:r>
    </w:p>
    <w:p w14:paraId="41477AFE" w14:textId="41DA19E7" w:rsidR="008270FD" w:rsidRPr="00D81315" w:rsidRDefault="00D81315" w:rsidP="008270FD">
      <w:pPr>
        <w:pStyle w:val="a7"/>
        <w:ind w:left="360"/>
        <w:rPr>
          <w:noProof/>
        </w:rPr>
      </w:pPr>
      <w:r>
        <w:rPr>
          <w:noProof/>
        </w:rPr>
        <w:t>Two</w:t>
      </w:r>
      <w:r w:rsidRPr="00D81315">
        <w:rPr>
          <w:noProof/>
        </w:rPr>
        <w:t xml:space="preserve"> </w:t>
      </w:r>
      <w:r>
        <w:rPr>
          <w:noProof/>
        </w:rPr>
        <w:t>consecutive</w:t>
      </w:r>
      <w:r w:rsidRPr="00D81315">
        <w:rPr>
          <w:noProof/>
        </w:rPr>
        <w:t xml:space="preserve"> </w:t>
      </w:r>
      <w:r>
        <w:rPr>
          <w:noProof/>
        </w:rPr>
        <w:t>octave</w:t>
      </w:r>
      <w:r w:rsidRPr="00D81315">
        <w:rPr>
          <w:noProof/>
        </w:rPr>
        <w:t xml:space="preserve"> </w:t>
      </w:r>
      <w:r>
        <w:rPr>
          <w:noProof/>
        </w:rPr>
        <w:t>or</w:t>
      </w:r>
      <w:r w:rsidRPr="00D81315">
        <w:rPr>
          <w:noProof/>
        </w:rPr>
        <w:t xml:space="preserve"> 6th leaps </w:t>
      </w:r>
      <w:r>
        <w:rPr>
          <w:noProof/>
        </w:rPr>
        <w:t>are</w:t>
      </w:r>
      <w:r w:rsidRPr="00D81315">
        <w:rPr>
          <w:noProof/>
        </w:rPr>
        <w:t xml:space="preserve"> </w:t>
      </w:r>
      <w:r>
        <w:rPr>
          <w:noProof/>
        </w:rPr>
        <w:t>allowed</w:t>
      </w:r>
      <w:r w:rsidRPr="00D81315">
        <w:rPr>
          <w:noProof/>
        </w:rPr>
        <w:t xml:space="preserve"> </w:t>
      </w:r>
      <w:r>
        <w:rPr>
          <w:noProof/>
        </w:rPr>
        <w:t>in</w:t>
      </w:r>
      <w:r w:rsidRPr="00D81315">
        <w:rPr>
          <w:noProof/>
        </w:rPr>
        <w:t xml:space="preserve"> </w:t>
      </w:r>
      <w:r>
        <w:rPr>
          <w:noProof/>
        </w:rPr>
        <w:t>difficult</w:t>
      </w:r>
      <w:r w:rsidRPr="00D81315">
        <w:rPr>
          <w:noProof/>
        </w:rPr>
        <w:t xml:space="preserve"> </w:t>
      </w:r>
      <w:r w:rsidR="00B86D4E">
        <w:rPr>
          <w:noProof/>
        </w:rPr>
        <w:t>cases</w:t>
      </w:r>
      <w:r w:rsidR="008270FD" w:rsidRPr="00D81315">
        <w:rPr>
          <w:noProof/>
        </w:rPr>
        <w:t>:</w:t>
      </w:r>
    </w:p>
    <w:p w14:paraId="59DE5C9A" w14:textId="6577717E" w:rsidR="008270FD" w:rsidRPr="008270FD" w:rsidRDefault="008270FD" w:rsidP="008270FD">
      <w:pPr>
        <w:jc w:val="center"/>
        <w:rPr>
          <w:noProof/>
          <w:lang w:val="ru-RU"/>
        </w:rPr>
      </w:pPr>
      <w:r>
        <w:rPr>
          <w:noProof/>
        </w:rPr>
        <w:drawing>
          <wp:inline distT="0" distB="0" distL="0" distR="0" wp14:anchorId="3249DD98" wp14:editId="510443B2">
            <wp:extent cx="3644900" cy="426685"/>
            <wp:effectExtent l="114300" t="114300" r="107950" b="1073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3217" cy="449901"/>
                    </a:xfrm>
                    <a:prstGeom prst="rect">
                      <a:avLst/>
                    </a:prstGeom>
                    <a:effectLst>
                      <a:glow rad="101600">
                        <a:schemeClr val="accent4">
                          <a:satMod val="175000"/>
                          <a:alpha val="40000"/>
                        </a:schemeClr>
                      </a:glow>
                    </a:effectLst>
                  </pic:spPr>
                </pic:pic>
              </a:graphicData>
            </a:graphic>
          </wp:inline>
        </w:drawing>
      </w:r>
    </w:p>
    <w:p w14:paraId="4A44E1B1" w14:textId="52B15E68" w:rsidR="00AE135A" w:rsidRDefault="00D81315" w:rsidP="00AE135A">
      <w:pPr>
        <w:pStyle w:val="5"/>
        <w:rPr>
          <w:noProof/>
          <w:lang w:val="ru-RU"/>
        </w:rPr>
      </w:pPr>
      <w:r>
        <w:rPr>
          <w:noProof/>
        </w:rPr>
        <w:t>Obligatory note preparation</w:t>
      </w:r>
    </w:p>
    <w:p w14:paraId="6169AB82" w14:textId="2FB68383" w:rsidR="008270FD" w:rsidRPr="00AE26F5" w:rsidRDefault="00AE26F5" w:rsidP="00C738BB">
      <w:pPr>
        <w:ind w:firstLine="360"/>
      </w:pPr>
      <w:r>
        <w:t>Suspension</w:t>
      </w:r>
      <w:r w:rsidRPr="00782885">
        <w:t xml:space="preserve"> </w:t>
      </w:r>
      <w:r>
        <w:t>is</w:t>
      </w:r>
      <w:r w:rsidRPr="00782885">
        <w:t xml:space="preserve"> </w:t>
      </w:r>
      <w:r>
        <w:t>the</w:t>
      </w:r>
      <w:r w:rsidRPr="00782885">
        <w:t xml:space="preserve"> </w:t>
      </w:r>
      <w:r>
        <w:t>only</w:t>
      </w:r>
      <w:r w:rsidRPr="00782885">
        <w:t xml:space="preserve"> </w:t>
      </w:r>
      <w:r>
        <w:t>note</w:t>
      </w:r>
      <w:r w:rsidRPr="00782885">
        <w:t xml:space="preserve"> </w:t>
      </w:r>
      <w:r>
        <w:t>that</w:t>
      </w:r>
      <w:r w:rsidRPr="00782885">
        <w:t xml:space="preserve"> </w:t>
      </w:r>
      <w:r w:rsidR="009E4630">
        <w:t>has to</w:t>
      </w:r>
      <w:bookmarkStart w:id="112" w:name="_GoBack"/>
      <w:bookmarkEnd w:id="112"/>
      <w:r w:rsidRPr="00782885">
        <w:t xml:space="preserve"> </w:t>
      </w:r>
      <w:r>
        <w:t>be</w:t>
      </w:r>
      <w:r w:rsidRPr="00782885">
        <w:t xml:space="preserve"> </w:t>
      </w:r>
      <w:r>
        <w:t>prepared</w:t>
      </w:r>
      <w:r w:rsidRPr="00782885">
        <w:t xml:space="preserve"> </w:t>
      </w:r>
      <w:r>
        <w:t>obligatory</w:t>
      </w:r>
      <w:r w:rsidRPr="00782885">
        <w:t xml:space="preserve">. </w:t>
      </w:r>
      <w:r>
        <w:t>Preparing</w:t>
      </w:r>
      <w:r w:rsidRPr="00AE26F5">
        <w:t xml:space="preserve"> </w:t>
      </w:r>
      <w:r>
        <w:t>note</w:t>
      </w:r>
      <w:r w:rsidRPr="00AE26F5">
        <w:t xml:space="preserve"> </w:t>
      </w:r>
      <w:r>
        <w:t>should</w:t>
      </w:r>
      <w:r w:rsidRPr="00AE26F5">
        <w:t xml:space="preserve"> </w:t>
      </w:r>
      <w:r>
        <w:t>not</w:t>
      </w:r>
      <w:r w:rsidRPr="00AE26F5">
        <w:t xml:space="preserve"> </w:t>
      </w:r>
      <w:r>
        <w:t>be</w:t>
      </w:r>
      <w:r w:rsidRPr="00AE26F5">
        <w:t xml:space="preserve"> </w:t>
      </w:r>
      <w:r>
        <w:t>shorter</w:t>
      </w:r>
      <w:r w:rsidRPr="00AE26F5">
        <w:t xml:space="preserve"> </w:t>
      </w:r>
      <w:r>
        <w:t>than</w:t>
      </w:r>
      <w:r w:rsidRPr="00AE26F5">
        <w:t xml:space="preserve"> </w:t>
      </w:r>
      <w:r>
        <w:t>a half note</w:t>
      </w:r>
      <w:r w:rsidR="00AE135A" w:rsidRPr="00AE26F5">
        <w:t xml:space="preserve"> (</w:t>
      </w:r>
      <w:r>
        <w:t xml:space="preserve">see </w:t>
      </w:r>
      <w:r w:rsidR="00AE135A" w:rsidRPr="00AE26F5">
        <w:t>§</w:t>
      </w:r>
      <w:r w:rsidR="00567758" w:rsidRPr="00AE26F5">
        <w:t xml:space="preserve"> </w:t>
      </w:r>
      <w:r w:rsidR="00AE135A" w:rsidRPr="00AE26F5">
        <w:t>63)</w:t>
      </w:r>
      <w:r w:rsidR="006C60CB" w:rsidRPr="00AE26F5">
        <w:t>.</w:t>
      </w:r>
    </w:p>
    <w:p w14:paraId="282BC205" w14:textId="7729A069" w:rsidR="00C738BB" w:rsidRDefault="00990709" w:rsidP="00C738BB">
      <w:pPr>
        <w:pStyle w:val="5"/>
        <w:rPr>
          <w:lang w:val="ru-RU"/>
        </w:rPr>
      </w:pPr>
      <w:r>
        <w:t>Obligatory movement between notes</w:t>
      </w:r>
    </w:p>
    <w:p w14:paraId="0534C154" w14:textId="658D15BF" w:rsidR="00C738BB" w:rsidRPr="00990709" w:rsidRDefault="00990709" w:rsidP="00C738BB">
      <w:pPr>
        <w:ind w:firstLine="360"/>
      </w:pPr>
      <w:r>
        <w:t>All</w:t>
      </w:r>
      <w:r w:rsidRPr="00990709">
        <w:t xml:space="preserve"> </w:t>
      </w:r>
      <w:r>
        <w:t>melodic</w:t>
      </w:r>
      <w:r w:rsidRPr="00990709">
        <w:t xml:space="preserve"> </w:t>
      </w:r>
      <w:r>
        <w:t>notes</w:t>
      </w:r>
      <w:r w:rsidRPr="00990709">
        <w:t xml:space="preserve"> </w:t>
      </w:r>
      <w:r>
        <w:t>(suspensions, passing and auxiliary tones) should</w:t>
      </w:r>
      <w:r w:rsidRPr="00990709">
        <w:t xml:space="preserve"> </w:t>
      </w:r>
      <w:r>
        <w:t>be</w:t>
      </w:r>
      <w:r w:rsidRPr="00990709">
        <w:t xml:space="preserve"> </w:t>
      </w:r>
      <w:r>
        <w:t>surrounded</w:t>
      </w:r>
      <w:r w:rsidRPr="00990709">
        <w:t xml:space="preserve"> </w:t>
      </w:r>
      <w:r>
        <w:t>by</w:t>
      </w:r>
      <w:r w:rsidRPr="00990709">
        <w:t xml:space="preserve"> </w:t>
      </w:r>
      <w:r>
        <w:t>stepwise</w:t>
      </w:r>
      <w:r w:rsidRPr="00990709">
        <w:t xml:space="preserve"> </w:t>
      </w:r>
      <w:r>
        <w:t>movement</w:t>
      </w:r>
      <w:r w:rsidRPr="00990709">
        <w:t xml:space="preserve"> (</w:t>
      </w:r>
      <w:r>
        <w:t>except</w:t>
      </w:r>
      <w:r w:rsidRPr="00990709">
        <w:t xml:space="preserve"> </w:t>
      </w:r>
      <w:r>
        <w:t>double</w:t>
      </w:r>
      <w:r w:rsidRPr="00990709">
        <w:t xml:space="preserve"> </w:t>
      </w:r>
      <w:r>
        <w:t>neighboring</w:t>
      </w:r>
      <w:r w:rsidRPr="00990709">
        <w:t xml:space="preserve"> </w:t>
      </w:r>
      <w:r>
        <w:t>tones</w:t>
      </w:r>
      <w:r w:rsidRPr="00990709">
        <w:t>)</w:t>
      </w:r>
      <w:r w:rsidR="00C738BB" w:rsidRPr="00990709">
        <w:t>.</w:t>
      </w:r>
      <w:r>
        <w:t xml:space="preserve"> Harmonic</w:t>
      </w:r>
      <w:r w:rsidRPr="00990709">
        <w:t xml:space="preserve"> </w:t>
      </w:r>
      <w:r>
        <w:t>do</w:t>
      </w:r>
      <w:r w:rsidRPr="00990709">
        <w:t xml:space="preserve"> </w:t>
      </w:r>
      <w:r>
        <w:t>not</w:t>
      </w:r>
      <w:r w:rsidRPr="00990709">
        <w:t xml:space="preserve"> </w:t>
      </w:r>
      <w:r>
        <w:t>have</w:t>
      </w:r>
      <w:r w:rsidRPr="00990709">
        <w:t xml:space="preserve"> </w:t>
      </w:r>
      <w:r>
        <w:t>such</w:t>
      </w:r>
      <w:r w:rsidRPr="00990709">
        <w:t xml:space="preserve"> </w:t>
      </w:r>
      <w:r>
        <w:t>a</w:t>
      </w:r>
      <w:r w:rsidRPr="00990709">
        <w:t xml:space="preserve"> </w:t>
      </w:r>
      <w:r>
        <w:t>limitation and can be surrounded by leaps</w:t>
      </w:r>
      <w:r w:rsidRPr="00990709">
        <w:t>.</w:t>
      </w:r>
      <w:r w:rsidR="00093F4A" w:rsidRPr="00990709">
        <w:t xml:space="preserve"> </w:t>
      </w:r>
      <w:r>
        <w:t>Leading</w:t>
      </w:r>
      <w:r w:rsidRPr="00990709">
        <w:t xml:space="preserve"> </w:t>
      </w:r>
      <w:r>
        <w:t>tone</w:t>
      </w:r>
      <w:r w:rsidRPr="00990709">
        <w:t xml:space="preserve"> </w:t>
      </w:r>
      <w:r>
        <w:t>in</w:t>
      </w:r>
      <w:r w:rsidRPr="00990709">
        <w:t xml:space="preserve"> </w:t>
      </w:r>
      <w:r>
        <w:t>counterpoint</w:t>
      </w:r>
      <w:r w:rsidRPr="00990709">
        <w:t xml:space="preserve"> </w:t>
      </w:r>
      <w:r>
        <w:t>has</w:t>
      </w:r>
      <w:r w:rsidRPr="00990709">
        <w:t xml:space="preserve"> </w:t>
      </w:r>
      <w:r>
        <w:t>to</w:t>
      </w:r>
      <w:r w:rsidRPr="00990709">
        <w:t xml:space="preserve"> </w:t>
      </w:r>
      <w:r>
        <w:t>resolve</w:t>
      </w:r>
      <w:r w:rsidRPr="00990709">
        <w:t xml:space="preserve"> </w:t>
      </w:r>
      <w:r>
        <w:t>to</w:t>
      </w:r>
      <w:r w:rsidRPr="00990709">
        <w:t xml:space="preserve"> </w:t>
      </w:r>
      <w:r>
        <w:t>tonic only in cadence. Leading</w:t>
      </w:r>
      <w:r w:rsidRPr="00990709">
        <w:t xml:space="preserve"> </w:t>
      </w:r>
      <w:r>
        <w:t>tone</w:t>
      </w:r>
      <w:r w:rsidRPr="00990709">
        <w:t xml:space="preserve"> </w:t>
      </w:r>
      <w:r>
        <w:t>in</w:t>
      </w:r>
      <w:r w:rsidRPr="00990709">
        <w:t xml:space="preserve"> </w:t>
      </w:r>
      <w:r>
        <w:t>counterpoint</w:t>
      </w:r>
      <w:r w:rsidRPr="00990709">
        <w:t xml:space="preserve"> </w:t>
      </w:r>
      <w:r>
        <w:t>does</w:t>
      </w:r>
      <w:r w:rsidRPr="00990709">
        <w:t xml:space="preserve"> </w:t>
      </w:r>
      <w:r>
        <w:t>not</w:t>
      </w:r>
      <w:r w:rsidRPr="00990709">
        <w:t xml:space="preserve"> </w:t>
      </w:r>
      <w:r>
        <w:t>need</w:t>
      </w:r>
      <w:r w:rsidRPr="00990709">
        <w:t xml:space="preserve"> </w:t>
      </w:r>
      <w:r>
        <w:t>to</w:t>
      </w:r>
      <w:r w:rsidRPr="00990709">
        <w:t xml:space="preserve"> </w:t>
      </w:r>
      <w:r>
        <w:t>resolve</w:t>
      </w:r>
      <w:r w:rsidRPr="00990709">
        <w:t xml:space="preserve"> </w:t>
      </w:r>
      <w:r w:rsidR="00782885">
        <w:t>within the exercise</w:t>
      </w:r>
      <w:r>
        <w:t>.</w:t>
      </w:r>
    </w:p>
    <w:p w14:paraId="773EB5C6" w14:textId="7D495710" w:rsidR="00AA4614" w:rsidRDefault="00EB509A" w:rsidP="00AA4614">
      <w:pPr>
        <w:pStyle w:val="5"/>
        <w:rPr>
          <w:lang w:val="ru-RU"/>
        </w:rPr>
      </w:pPr>
      <w:r>
        <w:t>Notes repeat</w:t>
      </w:r>
    </w:p>
    <w:p w14:paraId="3BD06D95" w14:textId="4B2A3CAA" w:rsidR="00AA4614" w:rsidRPr="00782885" w:rsidRDefault="0005257A" w:rsidP="00AA4614">
      <w:pPr>
        <w:ind w:firstLine="360"/>
      </w:pPr>
      <w:r>
        <w:t>Note</w:t>
      </w:r>
      <w:r w:rsidRPr="0005257A">
        <w:t xml:space="preserve"> </w:t>
      </w:r>
      <w:r>
        <w:t>should</w:t>
      </w:r>
      <w:r w:rsidRPr="0005257A">
        <w:t xml:space="preserve"> </w:t>
      </w:r>
      <w:r>
        <w:t>not</w:t>
      </w:r>
      <w:r w:rsidRPr="0005257A">
        <w:t xml:space="preserve"> </w:t>
      </w:r>
      <w:r>
        <w:t>be</w:t>
      </w:r>
      <w:r w:rsidRPr="0005257A">
        <w:t xml:space="preserve"> </w:t>
      </w:r>
      <w:r>
        <w:t>followed</w:t>
      </w:r>
      <w:r w:rsidRPr="0005257A">
        <w:t xml:space="preserve"> </w:t>
      </w:r>
      <w:r>
        <w:t>by</w:t>
      </w:r>
      <w:r w:rsidRPr="0005257A">
        <w:t xml:space="preserve"> </w:t>
      </w:r>
      <w:r>
        <w:t>note</w:t>
      </w:r>
      <w:r w:rsidRPr="0005257A">
        <w:t xml:space="preserve"> </w:t>
      </w:r>
      <w:r>
        <w:t>of</w:t>
      </w:r>
      <w:r w:rsidRPr="0005257A">
        <w:t xml:space="preserve"> </w:t>
      </w:r>
      <w:r>
        <w:t>the</w:t>
      </w:r>
      <w:r w:rsidRPr="0005257A">
        <w:t xml:space="preserve"> </w:t>
      </w:r>
      <w:r>
        <w:t>same</w:t>
      </w:r>
      <w:r w:rsidRPr="0005257A">
        <w:t xml:space="preserve"> </w:t>
      </w:r>
      <w:r>
        <w:t>pitch in any voice in any counterpoint species</w:t>
      </w:r>
      <w:r w:rsidRPr="0005257A">
        <w:t>.</w:t>
      </w:r>
    </w:p>
    <w:p w14:paraId="2A0CADF5" w14:textId="79D766EF" w:rsidR="00AA4614" w:rsidRPr="0014013D" w:rsidRDefault="0014013D" w:rsidP="00AA4614">
      <w:pPr>
        <w:ind w:firstLine="360"/>
      </w:pPr>
      <w:bookmarkStart w:id="113" w:name="OLE_LINK158"/>
      <w:bookmarkStart w:id="114" w:name="OLE_LINK159"/>
      <w:r>
        <w:t>Starting</w:t>
      </w:r>
      <w:r w:rsidRPr="0014013D">
        <w:t xml:space="preserve"> </w:t>
      </w:r>
      <w:r>
        <w:t>from</w:t>
      </w:r>
      <w:r w:rsidRPr="0014013D">
        <w:t xml:space="preserve"> 5 </w:t>
      </w:r>
      <w:r>
        <w:t>voices</w:t>
      </w:r>
      <w:r w:rsidRPr="0014013D">
        <w:t xml:space="preserve">, </w:t>
      </w:r>
      <w:r>
        <w:t>whole</w:t>
      </w:r>
      <w:r w:rsidRPr="0014013D">
        <w:t xml:space="preserve"> </w:t>
      </w:r>
      <w:r>
        <w:t>notes</w:t>
      </w:r>
      <w:r w:rsidRPr="0014013D">
        <w:t xml:space="preserve"> </w:t>
      </w:r>
      <w:r>
        <w:t>can</w:t>
      </w:r>
      <w:r w:rsidRPr="0014013D">
        <w:t xml:space="preserve"> </w:t>
      </w:r>
      <w:r>
        <w:t>be</w:t>
      </w:r>
      <w:r w:rsidRPr="0014013D">
        <w:t xml:space="preserve"> </w:t>
      </w:r>
      <w:r>
        <w:t>repeated</w:t>
      </w:r>
      <w:r w:rsidRPr="0014013D">
        <w:t xml:space="preserve"> </w:t>
      </w:r>
      <w:r>
        <w:t>in</w:t>
      </w:r>
      <w:r w:rsidRPr="0014013D">
        <w:t xml:space="preserve"> </w:t>
      </w:r>
      <w:r>
        <w:t>species</w:t>
      </w:r>
      <w:r w:rsidRPr="0014013D">
        <w:t xml:space="preserve"> 1</w:t>
      </w:r>
      <w:commentRangeStart w:id="115"/>
      <w:r w:rsidR="00CB5A18">
        <w:rPr>
          <w:rStyle w:val="a5"/>
          <w:lang w:val="ru-RU"/>
        </w:rPr>
        <w:footnoteReference w:id="8"/>
      </w:r>
      <w:commentRangeEnd w:id="115"/>
      <w:r w:rsidR="00584774">
        <w:rPr>
          <w:rStyle w:val="a8"/>
        </w:rPr>
        <w:commentReference w:id="115"/>
      </w:r>
      <w:r w:rsidR="00AA4614" w:rsidRPr="0014013D">
        <w:t xml:space="preserve">, </w:t>
      </w:r>
      <w:r>
        <w:t>but such a repeat should be used as seldom as possible</w:t>
      </w:r>
      <w:r w:rsidR="00AA4614" w:rsidRPr="0014013D">
        <w:t>.</w:t>
      </w:r>
    </w:p>
    <w:bookmarkEnd w:id="113"/>
    <w:bookmarkEnd w:id="114"/>
    <w:p w14:paraId="1BB4F810" w14:textId="6793E3E6" w:rsidR="00CB5A18" w:rsidRDefault="00EA7D86" w:rsidP="00CB5A18">
      <w:pPr>
        <w:pStyle w:val="5"/>
        <w:rPr>
          <w:lang w:val="ru-RU"/>
        </w:rPr>
      </w:pPr>
      <w:r>
        <w:t>Melody organi</w:t>
      </w:r>
      <w:r w:rsidR="00F7266F">
        <w:t>s</w:t>
      </w:r>
      <w:r>
        <w:t>ation</w:t>
      </w:r>
    </w:p>
    <w:p w14:paraId="133EE120" w14:textId="101C71B2" w:rsidR="00CB5A18" w:rsidRPr="00782885" w:rsidRDefault="00E2291C" w:rsidP="00CB5A18">
      <w:pPr>
        <w:ind w:firstLine="360"/>
      </w:pPr>
      <w:r>
        <w:t>Melody</w:t>
      </w:r>
      <w:r w:rsidRPr="00782885">
        <w:t xml:space="preserve"> </w:t>
      </w:r>
      <w:r>
        <w:t>should</w:t>
      </w:r>
      <w:r w:rsidRPr="00782885">
        <w:t xml:space="preserve"> </w:t>
      </w:r>
      <w:r>
        <w:t>develop</w:t>
      </w:r>
      <w:r w:rsidRPr="00782885">
        <w:t xml:space="preserve"> </w:t>
      </w:r>
      <w:r>
        <w:t>permamently</w:t>
      </w:r>
      <w:r w:rsidRPr="00782885">
        <w:t xml:space="preserve"> </w:t>
      </w:r>
      <w:r>
        <w:t>without</w:t>
      </w:r>
      <w:r w:rsidRPr="00782885">
        <w:t xml:space="preserve"> </w:t>
      </w:r>
      <w:r>
        <w:t>symmetry</w:t>
      </w:r>
      <w:r w:rsidRPr="00782885">
        <w:t xml:space="preserve"> </w:t>
      </w:r>
      <w:r>
        <w:t>or</w:t>
      </w:r>
      <w:r w:rsidRPr="00782885">
        <w:t xml:space="preserve"> </w:t>
      </w:r>
      <w:r>
        <w:t>repeats</w:t>
      </w:r>
      <w:r w:rsidRPr="00782885">
        <w:t>.</w:t>
      </w:r>
    </w:p>
    <w:p w14:paraId="305CE80B" w14:textId="1FFB21FD" w:rsidR="00AA4614" w:rsidRPr="00E2291C" w:rsidRDefault="00E2291C" w:rsidP="00C738BB">
      <w:pPr>
        <w:ind w:firstLine="360"/>
      </w:pPr>
      <w:r>
        <w:t>The following should be avoided</w:t>
      </w:r>
      <w:r w:rsidR="00FE0E1E" w:rsidRPr="00E2291C">
        <w:t>:</w:t>
      </w:r>
    </w:p>
    <w:p w14:paraId="3CFF90E4" w14:textId="494E98F1" w:rsidR="00FE0E1E" w:rsidRPr="00E2291C" w:rsidRDefault="00E2291C" w:rsidP="00FE0E1E">
      <w:pPr>
        <w:pStyle w:val="a7"/>
        <w:numPr>
          <w:ilvl w:val="0"/>
          <w:numId w:val="10"/>
        </w:numPr>
      </w:pPr>
      <w:r>
        <w:t xml:space="preserve">Regular leaps </w:t>
      </w:r>
      <w:r w:rsidR="00FE0E1E" w:rsidRPr="00E2291C">
        <w:t>(</w:t>
      </w:r>
      <w:r>
        <w:t>for example, after each 4 or 8 notes</w:t>
      </w:r>
      <w:r w:rsidR="00FE0E1E" w:rsidRPr="00E2291C">
        <w:t>):</w:t>
      </w:r>
    </w:p>
    <w:p w14:paraId="7D8506BB" w14:textId="01367E73" w:rsidR="0061749F" w:rsidRPr="0061749F" w:rsidRDefault="0061749F" w:rsidP="0061749F">
      <w:pPr>
        <w:jc w:val="center"/>
        <w:rPr>
          <w:lang w:val="ru-RU"/>
        </w:rPr>
      </w:pPr>
      <w:r>
        <w:rPr>
          <w:noProof/>
        </w:rPr>
        <w:drawing>
          <wp:inline distT="0" distB="0" distL="0" distR="0" wp14:anchorId="229DAE5D" wp14:editId="2E1C6BA8">
            <wp:extent cx="6152515" cy="500380"/>
            <wp:effectExtent l="114300" t="114300" r="114935" b="1092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500380"/>
                    </a:xfrm>
                    <a:prstGeom prst="rect">
                      <a:avLst/>
                    </a:prstGeom>
                    <a:effectLst>
                      <a:glow rad="101600">
                        <a:schemeClr val="accent2">
                          <a:satMod val="175000"/>
                          <a:alpha val="40000"/>
                        </a:schemeClr>
                      </a:glow>
                    </a:effectLst>
                  </pic:spPr>
                </pic:pic>
              </a:graphicData>
            </a:graphic>
          </wp:inline>
        </w:drawing>
      </w:r>
    </w:p>
    <w:p w14:paraId="562EC896" w14:textId="00861578" w:rsidR="0061749F" w:rsidRDefault="00E2291C" w:rsidP="00FE0E1E">
      <w:pPr>
        <w:pStyle w:val="a7"/>
        <w:numPr>
          <w:ilvl w:val="0"/>
          <w:numId w:val="10"/>
        </w:numPr>
        <w:rPr>
          <w:lang w:val="ru-RU"/>
        </w:rPr>
      </w:pPr>
      <w:r>
        <w:t>Repeat of melodic fragments</w:t>
      </w:r>
      <w:r w:rsidR="0061749F">
        <w:rPr>
          <w:lang w:val="ru-RU"/>
        </w:rPr>
        <w:t>:</w:t>
      </w:r>
    </w:p>
    <w:p w14:paraId="5E62EDC8" w14:textId="44A36042" w:rsidR="0061749F" w:rsidRPr="0061749F" w:rsidRDefault="0061749F" w:rsidP="0061749F">
      <w:pPr>
        <w:jc w:val="center"/>
        <w:rPr>
          <w:lang w:val="ru-RU"/>
        </w:rPr>
      </w:pPr>
      <w:r>
        <w:rPr>
          <w:noProof/>
        </w:rPr>
        <w:drawing>
          <wp:inline distT="0" distB="0" distL="0" distR="0" wp14:anchorId="4AB0968C" wp14:editId="66443503">
            <wp:extent cx="4238095" cy="438095"/>
            <wp:effectExtent l="114300" t="114300" r="105410" b="1149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8095" cy="438095"/>
                    </a:xfrm>
                    <a:prstGeom prst="rect">
                      <a:avLst/>
                    </a:prstGeom>
                    <a:effectLst>
                      <a:glow rad="101600">
                        <a:schemeClr val="accent2">
                          <a:satMod val="175000"/>
                          <a:alpha val="40000"/>
                        </a:schemeClr>
                      </a:glow>
                    </a:effectLst>
                  </pic:spPr>
                </pic:pic>
              </a:graphicData>
            </a:graphic>
          </wp:inline>
        </w:drawing>
      </w:r>
    </w:p>
    <w:p w14:paraId="1ED346F5" w14:textId="40B710E0" w:rsidR="0061749F" w:rsidRPr="000138FC" w:rsidRDefault="000138FC" w:rsidP="00FE0E1E">
      <w:pPr>
        <w:pStyle w:val="a7"/>
        <w:numPr>
          <w:ilvl w:val="0"/>
          <w:numId w:val="10"/>
        </w:numPr>
      </w:pPr>
      <w:r>
        <w:lastRenderedPageBreak/>
        <w:t>Return</w:t>
      </w:r>
      <w:r w:rsidRPr="000138FC">
        <w:t xml:space="preserve"> </w:t>
      </w:r>
      <w:r>
        <w:t>three</w:t>
      </w:r>
      <w:r w:rsidRPr="000138FC">
        <w:t xml:space="preserve"> </w:t>
      </w:r>
      <w:r>
        <w:t>times</w:t>
      </w:r>
      <w:r w:rsidRPr="000138FC">
        <w:t xml:space="preserve"> </w:t>
      </w:r>
      <w:r>
        <w:t>to</w:t>
      </w:r>
      <w:r w:rsidRPr="000138FC">
        <w:t xml:space="preserve"> </w:t>
      </w:r>
      <w:r>
        <w:t>the</w:t>
      </w:r>
      <w:r w:rsidRPr="000138FC">
        <w:t xml:space="preserve"> </w:t>
      </w:r>
      <w:r>
        <w:t>same</w:t>
      </w:r>
      <w:r w:rsidRPr="000138FC">
        <w:t xml:space="preserve"> </w:t>
      </w:r>
      <w:r>
        <w:t>note. It</w:t>
      </w:r>
      <w:r w:rsidRPr="000138FC">
        <w:t xml:space="preserve"> </w:t>
      </w:r>
      <w:r>
        <w:t>can</w:t>
      </w:r>
      <w:r w:rsidRPr="000138FC">
        <w:t xml:space="preserve"> </w:t>
      </w:r>
      <w:r>
        <w:t>be</w:t>
      </w:r>
      <w:r w:rsidRPr="000138FC">
        <w:t xml:space="preserve"> </w:t>
      </w:r>
      <w:r>
        <w:t>allowed</w:t>
      </w:r>
      <w:r w:rsidRPr="000138FC">
        <w:t xml:space="preserve"> </w:t>
      </w:r>
      <w:r>
        <w:t>in</w:t>
      </w:r>
      <w:r w:rsidRPr="000138FC">
        <w:t xml:space="preserve"> </w:t>
      </w:r>
      <w:r>
        <w:t xml:space="preserve">difficult </w:t>
      </w:r>
      <w:r w:rsidR="00347480">
        <w:t>cases</w:t>
      </w:r>
      <w:r w:rsidR="00233A89" w:rsidRPr="000138FC">
        <w:t>:</w:t>
      </w:r>
    </w:p>
    <w:p w14:paraId="6BB01902" w14:textId="52A44277" w:rsidR="0061749F" w:rsidRPr="0061749F" w:rsidRDefault="0061749F" w:rsidP="0061749F">
      <w:pPr>
        <w:jc w:val="center"/>
        <w:rPr>
          <w:lang w:val="ru-RU"/>
        </w:rPr>
      </w:pPr>
      <w:r>
        <w:rPr>
          <w:noProof/>
        </w:rPr>
        <w:drawing>
          <wp:inline distT="0" distB="0" distL="0" distR="0" wp14:anchorId="0296BEA7" wp14:editId="67E6DA2B">
            <wp:extent cx="1438095" cy="409524"/>
            <wp:effectExtent l="114300" t="114300" r="105410" b="1054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38095" cy="409524"/>
                    </a:xfrm>
                    <a:prstGeom prst="rect">
                      <a:avLst/>
                    </a:prstGeom>
                    <a:effectLst>
                      <a:glow rad="101600">
                        <a:schemeClr val="accent4">
                          <a:satMod val="175000"/>
                          <a:alpha val="40000"/>
                        </a:schemeClr>
                      </a:glow>
                    </a:effectLst>
                  </pic:spPr>
                </pic:pic>
              </a:graphicData>
            </a:graphic>
          </wp:inline>
        </w:drawing>
      </w:r>
    </w:p>
    <w:p w14:paraId="1BAC6C28" w14:textId="44594439" w:rsidR="00F14D61" w:rsidRPr="000138FC" w:rsidRDefault="000138FC" w:rsidP="00F14D61">
      <w:pPr>
        <w:pStyle w:val="4"/>
        <w:rPr>
          <w:lang w:val="en-US"/>
        </w:rPr>
      </w:pPr>
      <w:r>
        <w:rPr>
          <w:lang w:val="en-US"/>
        </w:rPr>
        <w:t>Melodic minor</w:t>
      </w:r>
    </w:p>
    <w:p w14:paraId="701F120C" w14:textId="5B8E26BF" w:rsidR="00F14D61" w:rsidRDefault="004278C2" w:rsidP="00F14D61">
      <w:pPr>
        <w:pStyle w:val="5"/>
      </w:pPr>
      <w:r>
        <w:t>Two forms of melodic minor</w:t>
      </w:r>
    </w:p>
    <w:p w14:paraId="6552A1FC" w14:textId="5F75790E" w:rsidR="00FE0E1E" w:rsidRPr="004278C2" w:rsidRDefault="004278C2" w:rsidP="00C738BB">
      <w:pPr>
        <w:ind w:firstLine="360"/>
      </w:pPr>
      <w:r>
        <w:t>Melodic</w:t>
      </w:r>
      <w:r w:rsidRPr="004278C2">
        <w:t xml:space="preserve"> </w:t>
      </w:r>
      <w:r>
        <w:t>minor</w:t>
      </w:r>
      <w:r w:rsidRPr="004278C2">
        <w:t xml:space="preserve"> </w:t>
      </w:r>
      <w:r>
        <w:t>can</w:t>
      </w:r>
      <w:r w:rsidRPr="004278C2">
        <w:t xml:space="preserve"> </w:t>
      </w:r>
      <w:r>
        <w:t>be</w:t>
      </w:r>
      <w:r w:rsidRPr="004278C2">
        <w:t xml:space="preserve"> </w:t>
      </w:r>
      <w:r>
        <w:t>presented</w:t>
      </w:r>
      <w:r w:rsidRPr="004278C2">
        <w:t xml:space="preserve"> </w:t>
      </w:r>
      <w:r>
        <w:t>in</w:t>
      </w:r>
      <w:r w:rsidRPr="004278C2">
        <w:t xml:space="preserve"> </w:t>
      </w:r>
      <w:r>
        <w:t>one</w:t>
      </w:r>
      <w:r w:rsidRPr="004278C2">
        <w:t xml:space="preserve"> </w:t>
      </w:r>
      <w:r>
        <w:t>of</w:t>
      </w:r>
      <w:r w:rsidRPr="004278C2">
        <w:t xml:space="preserve"> </w:t>
      </w:r>
      <w:r>
        <w:t>two</w:t>
      </w:r>
      <w:r w:rsidRPr="004278C2">
        <w:t xml:space="preserve"> </w:t>
      </w:r>
      <w:r>
        <w:t>forms</w:t>
      </w:r>
      <w:r w:rsidRPr="004278C2">
        <w:t xml:space="preserve">, </w:t>
      </w:r>
      <w:r>
        <w:t>depending</w:t>
      </w:r>
      <w:r w:rsidRPr="004278C2">
        <w:t xml:space="preserve"> </w:t>
      </w:r>
      <w:r>
        <w:t>on</w:t>
      </w:r>
      <w:r w:rsidRPr="004278C2">
        <w:t xml:space="preserve"> </w:t>
      </w:r>
      <w:r>
        <w:t>melody direction</w:t>
      </w:r>
      <w:r w:rsidR="00F14D61" w:rsidRPr="004278C2">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90"/>
      </w:tblGrid>
      <w:tr w:rsidR="006D413D" w14:paraId="363F56A7" w14:textId="77777777" w:rsidTr="00B37E0A">
        <w:tc>
          <w:tcPr>
            <w:tcW w:w="2689" w:type="dxa"/>
            <w:vAlign w:val="center"/>
          </w:tcPr>
          <w:p w14:paraId="404F1C89" w14:textId="54D6D55E" w:rsidR="006D413D" w:rsidRDefault="004278C2" w:rsidP="00B37E0A">
            <w:pPr>
              <w:ind w:firstLine="360"/>
              <w:rPr>
                <w:lang w:val="ru-RU"/>
              </w:rPr>
            </w:pPr>
            <w:r>
              <w:t>Ascending form</w:t>
            </w:r>
            <w:r w:rsidR="006D413D">
              <w:rPr>
                <w:lang w:val="ru-RU"/>
              </w:rPr>
              <w:t xml:space="preserve">: </w:t>
            </w:r>
          </w:p>
        </w:tc>
        <w:tc>
          <w:tcPr>
            <w:tcW w:w="6990" w:type="dxa"/>
            <w:vAlign w:val="center"/>
          </w:tcPr>
          <w:p w14:paraId="36069999" w14:textId="56762BCE" w:rsidR="006D413D" w:rsidRDefault="006D413D" w:rsidP="006D413D">
            <w:pPr>
              <w:rPr>
                <w:lang w:val="ru-RU"/>
              </w:rPr>
            </w:pPr>
            <w:r>
              <w:rPr>
                <w:noProof/>
              </w:rPr>
              <w:drawing>
                <wp:inline distT="0" distB="0" distL="0" distR="0" wp14:anchorId="0E7B69F6" wp14:editId="4104FE91">
                  <wp:extent cx="2580863" cy="3422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89142" cy="343363"/>
                          </a:xfrm>
                          <a:prstGeom prst="rect">
                            <a:avLst/>
                          </a:prstGeom>
                        </pic:spPr>
                      </pic:pic>
                    </a:graphicData>
                  </a:graphic>
                </wp:inline>
              </w:drawing>
            </w:r>
          </w:p>
        </w:tc>
      </w:tr>
      <w:tr w:rsidR="006D413D" w14:paraId="24AE4A19" w14:textId="77777777" w:rsidTr="00B37E0A">
        <w:tc>
          <w:tcPr>
            <w:tcW w:w="2689" w:type="dxa"/>
            <w:vAlign w:val="center"/>
          </w:tcPr>
          <w:p w14:paraId="36EC16DD" w14:textId="7ED08622" w:rsidR="006D413D" w:rsidRDefault="004278C2" w:rsidP="00B37E0A">
            <w:pPr>
              <w:ind w:firstLine="360"/>
              <w:rPr>
                <w:lang w:val="ru-RU"/>
              </w:rPr>
            </w:pPr>
            <w:r>
              <w:t>Descending form</w:t>
            </w:r>
            <w:r w:rsidR="006D413D">
              <w:rPr>
                <w:lang w:val="ru-RU"/>
              </w:rPr>
              <w:t xml:space="preserve">: </w:t>
            </w:r>
          </w:p>
        </w:tc>
        <w:tc>
          <w:tcPr>
            <w:tcW w:w="6990" w:type="dxa"/>
            <w:vAlign w:val="center"/>
          </w:tcPr>
          <w:p w14:paraId="1A360018" w14:textId="1ED3FCBA" w:rsidR="006D413D" w:rsidRDefault="006D413D" w:rsidP="006D413D">
            <w:pPr>
              <w:rPr>
                <w:lang w:val="ru-RU"/>
              </w:rPr>
            </w:pPr>
            <w:r>
              <w:rPr>
                <w:noProof/>
              </w:rPr>
              <w:drawing>
                <wp:inline distT="0" distB="0" distL="0" distR="0" wp14:anchorId="45933719" wp14:editId="0B4AA4C7">
                  <wp:extent cx="2579494" cy="3771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9488" cy="385963"/>
                          </a:xfrm>
                          <a:prstGeom prst="rect">
                            <a:avLst/>
                          </a:prstGeom>
                        </pic:spPr>
                      </pic:pic>
                    </a:graphicData>
                  </a:graphic>
                </wp:inline>
              </w:drawing>
            </w:r>
          </w:p>
        </w:tc>
      </w:tr>
    </w:tbl>
    <w:p w14:paraId="7A91DE36" w14:textId="4988971C" w:rsidR="006D413D" w:rsidRPr="00FC3A4A" w:rsidRDefault="00ED28BA" w:rsidP="00C06AC4">
      <w:pPr>
        <w:pStyle w:val="5"/>
      </w:pPr>
      <w:r>
        <w:t xml:space="preserve">Use of melodic notes </w:t>
      </w:r>
      <w:r w:rsidR="00B37E0A">
        <w:t>VI</w:t>
      </w:r>
      <w:r w:rsidR="00B37E0A" w:rsidRPr="00FC3A4A">
        <w:t xml:space="preserve"># </w:t>
      </w:r>
      <w:r w:rsidRPr="00FC3A4A">
        <w:t>or</w:t>
      </w:r>
      <w:r w:rsidR="00B37E0A" w:rsidRPr="00FC3A4A">
        <w:t xml:space="preserve"> </w:t>
      </w:r>
      <w:r w:rsidR="00B37E0A">
        <w:t>VII</w:t>
      </w:r>
    </w:p>
    <w:p w14:paraId="38EA3489" w14:textId="18EA75A6" w:rsidR="00C06AC4" w:rsidRPr="00FC3A4A" w:rsidRDefault="00FC3A4A" w:rsidP="00C06AC4">
      <w:pPr>
        <w:ind w:firstLine="360"/>
      </w:pPr>
      <w:bookmarkStart w:id="116" w:name="OLE_LINK41"/>
      <w:bookmarkStart w:id="117" w:name="OLE_LINK42"/>
      <w:r>
        <w:t>Notes</w:t>
      </w:r>
      <w:r w:rsidRPr="00FC3A4A">
        <w:t xml:space="preserve"> </w:t>
      </w:r>
      <w:r>
        <w:t>F</w:t>
      </w:r>
      <w:r w:rsidRPr="00FC3A4A">
        <w:t xml:space="preserve"># </w:t>
      </w:r>
      <w:r>
        <w:t>or</w:t>
      </w:r>
      <w:r w:rsidRPr="00FC3A4A">
        <w:t xml:space="preserve"> </w:t>
      </w:r>
      <w:r>
        <w:t>G</w:t>
      </w:r>
      <w:r w:rsidRPr="00FC3A4A">
        <w:t xml:space="preserve"> </w:t>
      </w:r>
      <w:r>
        <w:t>natural</w:t>
      </w:r>
      <w:r w:rsidRPr="00FC3A4A">
        <w:t xml:space="preserve"> </w:t>
      </w:r>
      <w:r>
        <w:t>in</w:t>
      </w:r>
      <w:r w:rsidRPr="00FC3A4A">
        <w:t xml:space="preserve"> </w:t>
      </w:r>
      <w:r>
        <w:t>previous</w:t>
      </w:r>
      <w:r w:rsidRPr="00FC3A4A">
        <w:t xml:space="preserve"> </w:t>
      </w:r>
      <w:r>
        <w:t>example</w:t>
      </w:r>
      <w:r w:rsidRPr="00FC3A4A">
        <w:t xml:space="preserve"> </w:t>
      </w:r>
      <w:r>
        <w:t>are melodic. They</w:t>
      </w:r>
      <w:r w:rsidRPr="00FC3A4A">
        <w:t xml:space="preserve"> </w:t>
      </w:r>
      <w:r>
        <w:t>are</w:t>
      </w:r>
      <w:r w:rsidRPr="00FC3A4A">
        <w:t xml:space="preserve"> </w:t>
      </w:r>
      <w:r>
        <w:t>used</w:t>
      </w:r>
      <w:r w:rsidRPr="00FC3A4A">
        <w:t xml:space="preserve"> </w:t>
      </w:r>
      <w:r>
        <w:t>as</w:t>
      </w:r>
      <w:r w:rsidRPr="00FC3A4A">
        <w:t xml:space="preserve"> </w:t>
      </w:r>
      <w:r>
        <w:t>passing</w:t>
      </w:r>
      <w:r w:rsidRPr="00FC3A4A">
        <w:t xml:space="preserve"> </w:t>
      </w:r>
      <w:r>
        <w:t>or</w:t>
      </w:r>
      <w:r w:rsidRPr="00FC3A4A">
        <w:t xml:space="preserve"> </w:t>
      </w:r>
      <w:r>
        <w:t>auxiliary</w:t>
      </w:r>
      <w:r w:rsidRPr="00FC3A4A">
        <w:t xml:space="preserve"> </w:t>
      </w:r>
      <w:r>
        <w:t>notes in the foolowing situations</w:t>
      </w:r>
      <w:r w:rsidR="00C06AC4" w:rsidRPr="00FC3A4A">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60"/>
      </w:tblGrid>
      <w:tr w:rsidR="00B37E0A" w14:paraId="332EE135" w14:textId="77777777" w:rsidTr="00415595">
        <w:tc>
          <w:tcPr>
            <w:tcW w:w="3119" w:type="dxa"/>
            <w:vAlign w:val="center"/>
          </w:tcPr>
          <w:bookmarkEnd w:id="116"/>
          <w:bookmarkEnd w:id="117"/>
          <w:p w14:paraId="5CD9E9A6" w14:textId="7EBB6BE3" w:rsidR="00B37E0A" w:rsidRDefault="00FC3A4A" w:rsidP="00415595">
            <w:pPr>
              <w:rPr>
                <w:lang w:val="ru-RU"/>
              </w:rPr>
            </w:pPr>
            <w:r>
              <w:t>Passing tone</w:t>
            </w:r>
            <w:r w:rsidR="00B37E0A">
              <w:rPr>
                <w:lang w:val="ru-RU"/>
              </w:rPr>
              <w:t>:</w:t>
            </w:r>
          </w:p>
        </w:tc>
        <w:tc>
          <w:tcPr>
            <w:tcW w:w="6560" w:type="dxa"/>
            <w:vAlign w:val="center"/>
          </w:tcPr>
          <w:p w14:paraId="2EE5710E" w14:textId="3F9BE149" w:rsidR="00B37E0A" w:rsidRDefault="00B37E0A" w:rsidP="009E56FB">
            <w:pPr>
              <w:rPr>
                <w:lang w:val="ru-RU"/>
              </w:rPr>
            </w:pPr>
            <w:r>
              <w:rPr>
                <w:noProof/>
              </w:rPr>
              <w:drawing>
                <wp:inline distT="0" distB="0" distL="0" distR="0" wp14:anchorId="5A1E754D" wp14:editId="7AD8DCE0">
                  <wp:extent cx="4026996" cy="422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0021" cy="457196"/>
                          </a:xfrm>
                          <a:prstGeom prst="rect">
                            <a:avLst/>
                          </a:prstGeom>
                        </pic:spPr>
                      </pic:pic>
                    </a:graphicData>
                  </a:graphic>
                </wp:inline>
              </w:drawing>
            </w:r>
          </w:p>
        </w:tc>
      </w:tr>
      <w:tr w:rsidR="00B37E0A" w14:paraId="6132ACE5" w14:textId="77777777" w:rsidTr="00415595">
        <w:tc>
          <w:tcPr>
            <w:tcW w:w="3119" w:type="dxa"/>
            <w:vAlign w:val="center"/>
          </w:tcPr>
          <w:p w14:paraId="2EBADFC9" w14:textId="18B767F0" w:rsidR="00B37E0A" w:rsidRDefault="00FC3A4A" w:rsidP="00415595">
            <w:pPr>
              <w:rPr>
                <w:lang w:val="ru-RU"/>
              </w:rPr>
            </w:pPr>
            <w:r>
              <w:t>Auxiliary tone</w:t>
            </w:r>
            <w:r w:rsidR="00B37E0A">
              <w:rPr>
                <w:lang w:val="ru-RU"/>
              </w:rPr>
              <w:t xml:space="preserve">: </w:t>
            </w:r>
          </w:p>
        </w:tc>
        <w:tc>
          <w:tcPr>
            <w:tcW w:w="6560" w:type="dxa"/>
            <w:vAlign w:val="center"/>
          </w:tcPr>
          <w:p w14:paraId="5227F018" w14:textId="3EDBE74D" w:rsidR="00B37E0A" w:rsidRDefault="00B37E0A" w:rsidP="009E56FB">
            <w:pPr>
              <w:rPr>
                <w:lang w:val="ru-RU"/>
              </w:rPr>
            </w:pPr>
            <w:r>
              <w:rPr>
                <w:noProof/>
              </w:rPr>
              <w:drawing>
                <wp:inline distT="0" distB="0" distL="0" distR="0" wp14:anchorId="154542D3" wp14:editId="531F1354">
                  <wp:extent cx="2152469" cy="407373"/>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5820" cy="449644"/>
                          </a:xfrm>
                          <a:prstGeom prst="rect">
                            <a:avLst/>
                          </a:prstGeom>
                        </pic:spPr>
                      </pic:pic>
                    </a:graphicData>
                  </a:graphic>
                </wp:inline>
              </w:drawing>
            </w:r>
          </w:p>
        </w:tc>
      </w:tr>
    </w:tbl>
    <w:p w14:paraId="77287815" w14:textId="1AC5693D" w:rsidR="00C90D7B" w:rsidRDefault="00C90D7B" w:rsidP="00B37E0A">
      <w:pPr>
        <w:rPr>
          <w:lang w:val="ru-RU"/>
        </w:rPr>
      </w:pPr>
    </w:p>
    <w:p w14:paraId="2263198F" w14:textId="65817011" w:rsidR="00B37E0A" w:rsidRPr="00F12DD5" w:rsidRDefault="00FC3A4A" w:rsidP="006444D8">
      <w:pPr>
        <w:pStyle w:val="5"/>
      </w:pPr>
      <w:r>
        <w:t>Use of harmonic tones</w:t>
      </w:r>
      <w:r w:rsidR="006444D8" w:rsidRPr="00F12DD5">
        <w:t xml:space="preserve"> </w:t>
      </w:r>
      <w:r w:rsidR="006444D8">
        <w:t>VI</w:t>
      </w:r>
      <w:r w:rsidR="006444D8" w:rsidRPr="00F12DD5">
        <w:t xml:space="preserve"># </w:t>
      </w:r>
      <w:r>
        <w:t>or</w:t>
      </w:r>
      <w:r w:rsidR="006444D8" w:rsidRPr="00F12DD5">
        <w:t xml:space="preserve"> </w:t>
      </w:r>
      <w:r w:rsidR="006444D8">
        <w:t>VII</w:t>
      </w:r>
    </w:p>
    <w:p w14:paraId="55227F55" w14:textId="79B76172" w:rsidR="00A12CA7" w:rsidRPr="00F12DD5" w:rsidRDefault="00F12DD5" w:rsidP="006A0679">
      <w:pPr>
        <w:pStyle w:val="a7"/>
        <w:numPr>
          <w:ilvl w:val="0"/>
          <w:numId w:val="11"/>
        </w:numPr>
      </w:pPr>
      <w:bookmarkStart w:id="118" w:name="OLE_LINK106"/>
      <w:bookmarkStart w:id="119" w:name="OLE_LINK107"/>
      <w:bookmarkStart w:id="120" w:name="OLE_LINK108"/>
      <w:r>
        <w:t>Note</w:t>
      </w:r>
      <w:r w:rsidRPr="00F12DD5">
        <w:t xml:space="preserve"> </w:t>
      </w:r>
      <w:r>
        <w:t>F</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 an</w:t>
      </w:r>
      <w:r w:rsidRPr="00F12DD5">
        <w:t xml:space="preserve"> </w:t>
      </w:r>
      <w:r>
        <w:t>ascending</w:t>
      </w:r>
      <w:r w:rsidRPr="00F12DD5">
        <w:t xml:space="preserve"> </w:t>
      </w:r>
      <w:r>
        <w:t>stepwise movement</w:t>
      </w:r>
      <w:bookmarkEnd w:id="118"/>
      <w:bookmarkEnd w:id="119"/>
      <w:bookmarkEnd w:id="120"/>
      <w:r w:rsidR="00A12CA7" w:rsidRPr="00F12DD5">
        <w:t>:</w:t>
      </w:r>
    </w:p>
    <w:p w14:paraId="25855975" w14:textId="656696C1" w:rsidR="00A12CA7" w:rsidRDefault="006A0679" w:rsidP="006A0679">
      <w:pPr>
        <w:rPr>
          <w:lang w:val="ru-RU"/>
        </w:rPr>
      </w:pPr>
      <w:r>
        <w:rPr>
          <w:noProof/>
        </w:rPr>
        <w:drawing>
          <wp:inline distT="0" distB="0" distL="0" distR="0" wp14:anchorId="2BB252DD" wp14:editId="12C4AB86">
            <wp:extent cx="6152515" cy="749300"/>
            <wp:effectExtent l="114300" t="114300" r="114935" b="107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749300"/>
                    </a:xfrm>
                    <a:prstGeom prst="rect">
                      <a:avLst/>
                    </a:prstGeom>
                    <a:effectLst>
                      <a:glow rad="101600">
                        <a:schemeClr val="accent6">
                          <a:satMod val="175000"/>
                          <a:alpha val="40000"/>
                        </a:schemeClr>
                      </a:glow>
                    </a:effectLst>
                  </pic:spPr>
                </pic:pic>
              </a:graphicData>
            </a:graphic>
          </wp:inline>
        </w:drawing>
      </w:r>
    </w:p>
    <w:p w14:paraId="7F2E8489" w14:textId="72CD7EEA" w:rsidR="00A12CA7" w:rsidRPr="00F12DD5" w:rsidRDefault="00F12DD5" w:rsidP="00EF4B2A">
      <w:pPr>
        <w:pStyle w:val="a7"/>
        <w:numPr>
          <w:ilvl w:val="0"/>
          <w:numId w:val="11"/>
        </w:numPr>
      </w:pPr>
      <w:bookmarkStart w:id="121" w:name="OLE_LINK109"/>
      <w:bookmarkStart w:id="122" w:name="OLE_LINK110"/>
      <w:r>
        <w:t>Note</w:t>
      </w:r>
      <w:r w:rsidRPr="00F12DD5">
        <w:t xml:space="preserve"> </w:t>
      </w:r>
      <w:r>
        <w:t>G</w:t>
      </w:r>
      <w:r w:rsidRPr="00F12DD5">
        <w:t xml:space="preserve"> </w:t>
      </w:r>
      <w:r>
        <w:t>natural</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w:t>
      </w:r>
      <w:r w:rsidRPr="00F12DD5">
        <w:t xml:space="preserve"> </w:t>
      </w:r>
      <w:r>
        <w:t>a</w:t>
      </w:r>
      <w:r w:rsidRPr="00F12DD5">
        <w:t xml:space="preserve"> </w:t>
      </w:r>
      <w:r>
        <w:t>descending</w:t>
      </w:r>
      <w:r w:rsidRPr="00F12DD5">
        <w:t xml:space="preserve"> </w:t>
      </w:r>
      <w:r>
        <w:t>stepwise</w:t>
      </w:r>
      <w:r w:rsidRPr="00F12DD5">
        <w:t xml:space="preserve"> </w:t>
      </w:r>
      <w:r>
        <w:t>movement</w:t>
      </w:r>
      <w:bookmarkEnd w:id="121"/>
      <w:bookmarkEnd w:id="122"/>
      <w:r w:rsidR="006A0679" w:rsidRPr="00F12DD5">
        <w:t>:</w:t>
      </w:r>
    </w:p>
    <w:p w14:paraId="5DF30804" w14:textId="27901655" w:rsidR="006A0679" w:rsidRDefault="006A0679" w:rsidP="00A12CA7">
      <w:pPr>
        <w:rPr>
          <w:lang w:val="ru-RU"/>
        </w:rPr>
      </w:pPr>
      <w:r>
        <w:rPr>
          <w:noProof/>
        </w:rPr>
        <w:drawing>
          <wp:inline distT="0" distB="0" distL="0" distR="0" wp14:anchorId="3EDE67C6" wp14:editId="5A5FB828">
            <wp:extent cx="6152515" cy="814705"/>
            <wp:effectExtent l="114300" t="114300" r="114935" b="1187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814705"/>
                    </a:xfrm>
                    <a:prstGeom prst="rect">
                      <a:avLst/>
                    </a:prstGeom>
                    <a:effectLst>
                      <a:glow rad="101600">
                        <a:schemeClr val="accent6">
                          <a:satMod val="175000"/>
                          <a:alpha val="40000"/>
                        </a:schemeClr>
                      </a:glow>
                    </a:effectLst>
                  </pic:spPr>
                </pic:pic>
              </a:graphicData>
            </a:graphic>
          </wp:inline>
        </w:drawing>
      </w:r>
    </w:p>
    <w:p w14:paraId="5DB57146" w14:textId="63B59773" w:rsidR="009349EC" w:rsidRPr="00F12DD5" w:rsidRDefault="00F12DD5" w:rsidP="008A3E37">
      <w:pPr>
        <w:ind w:firstLine="360"/>
      </w:pPr>
      <w:r>
        <w:t>Avoid doubling of notes VI# or VII</w:t>
      </w:r>
      <w:r w:rsidR="009349EC" w:rsidRPr="00F12DD5">
        <w:t>.</w:t>
      </w:r>
    </w:p>
    <w:p w14:paraId="081AA588" w14:textId="538274E9" w:rsidR="00A1620C" w:rsidRPr="00DA3E81" w:rsidRDefault="00DA3E81" w:rsidP="00A1620C">
      <w:pPr>
        <w:pStyle w:val="5"/>
      </w:pPr>
      <w:r>
        <w:t>Close positioning of two forms of VI o</w:t>
      </w:r>
      <w:r w:rsidR="00897549">
        <w:t>r VII degree</w:t>
      </w:r>
      <w:r>
        <w:t xml:space="preserve"> in melodic minor</w:t>
      </w:r>
      <w:r w:rsidR="00653B86">
        <w:t xml:space="preserve"> </w:t>
      </w:r>
      <w:r w:rsidR="00653B86">
        <w:rPr>
          <w:noProof/>
        </w:rPr>
        <w:drawing>
          <wp:inline distT="0" distB="0" distL="0" distR="0" wp14:anchorId="4ECBFF0A" wp14:editId="0303F342">
            <wp:extent cx="158750" cy="1587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p w14:paraId="7F133992" w14:textId="0635CCFB" w:rsidR="00A1620C" w:rsidRPr="009E7F8C" w:rsidRDefault="009E7F8C" w:rsidP="00A1620C">
      <w:pPr>
        <w:pStyle w:val="a7"/>
        <w:numPr>
          <w:ilvl w:val="0"/>
          <w:numId w:val="12"/>
        </w:numPr>
      </w:pPr>
      <w:r>
        <w:t>Altered</w:t>
      </w:r>
      <w:r w:rsidRPr="009E7F8C">
        <w:t xml:space="preserve"> </w:t>
      </w:r>
      <w:r>
        <w:t>and</w:t>
      </w:r>
      <w:r w:rsidRPr="009E7F8C">
        <w:t xml:space="preserve"> </w:t>
      </w:r>
      <w:r>
        <w:t>unaltered</w:t>
      </w:r>
      <w:r w:rsidRPr="009E7F8C">
        <w:t xml:space="preserve"> </w:t>
      </w:r>
      <w:r>
        <w:t>forms</w:t>
      </w:r>
      <w:r w:rsidRPr="009E7F8C">
        <w:t xml:space="preserve"> </w:t>
      </w:r>
      <w:r>
        <w:t>of</w:t>
      </w:r>
      <w:r w:rsidRPr="009E7F8C">
        <w:t xml:space="preserve"> </w:t>
      </w:r>
      <w:r>
        <w:t>the</w:t>
      </w:r>
      <w:r w:rsidRPr="009E7F8C">
        <w:t xml:space="preserve"> </w:t>
      </w:r>
      <w:r>
        <w:t>same</w:t>
      </w:r>
      <w:r w:rsidRPr="009E7F8C">
        <w:t xml:space="preserve"> </w:t>
      </w:r>
      <w:r>
        <w:t>note</w:t>
      </w:r>
      <w:r w:rsidRPr="009E7F8C">
        <w:t xml:space="preserve"> </w:t>
      </w:r>
      <w:r>
        <w:t>(VI or VII degrees in melodic minor) should</w:t>
      </w:r>
      <w:r w:rsidRPr="009E7F8C">
        <w:t xml:space="preserve"> </w:t>
      </w:r>
      <w:r>
        <w:t>not</w:t>
      </w:r>
      <w:r w:rsidRPr="009E7F8C">
        <w:t xml:space="preserve"> </w:t>
      </w:r>
      <w:r>
        <w:t>be</w:t>
      </w:r>
      <w:r w:rsidRPr="009E7F8C">
        <w:t xml:space="preserve"> </w:t>
      </w:r>
      <w:r>
        <w:t>used</w:t>
      </w:r>
      <w:r w:rsidRPr="009E7F8C">
        <w:t xml:space="preserve"> </w:t>
      </w:r>
      <w:r>
        <w:t>in</w:t>
      </w:r>
      <w:r w:rsidRPr="009E7F8C">
        <w:t xml:space="preserve"> </w:t>
      </w:r>
      <w:r>
        <w:t>the</w:t>
      </w:r>
      <w:r w:rsidRPr="009E7F8C">
        <w:t xml:space="preserve"> </w:t>
      </w:r>
      <w:r>
        <w:t>same</w:t>
      </w:r>
      <w:r w:rsidRPr="009E7F8C">
        <w:t xml:space="preserve"> </w:t>
      </w:r>
      <w:r>
        <w:t>voice</w:t>
      </w:r>
      <w:r w:rsidRPr="009E7F8C">
        <w:t xml:space="preserve"> </w:t>
      </w:r>
      <w:r>
        <w:t>close to each other. At</w:t>
      </w:r>
      <w:r w:rsidRPr="009E7F8C">
        <w:t xml:space="preserve"> </w:t>
      </w:r>
      <w:r>
        <w:t>least</w:t>
      </w:r>
      <w:r w:rsidRPr="009E7F8C">
        <w:t xml:space="preserve"> 3 </w:t>
      </w:r>
      <w:r>
        <w:t>other</w:t>
      </w:r>
      <w:r w:rsidRPr="009E7F8C">
        <w:t xml:space="preserve"> </w:t>
      </w:r>
      <w:r>
        <w:t>notes</w:t>
      </w:r>
      <w:r w:rsidRPr="009E7F8C">
        <w:t xml:space="preserve"> </w:t>
      </w:r>
      <w:r>
        <w:t>should</w:t>
      </w:r>
      <w:r w:rsidRPr="009E7F8C">
        <w:t xml:space="preserve"> </w:t>
      </w:r>
      <w:r>
        <w:t>be</w:t>
      </w:r>
      <w:r w:rsidRPr="009E7F8C">
        <w:t xml:space="preserve"> </w:t>
      </w:r>
      <w:r>
        <w:t>placed</w:t>
      </w:r>
      <w:r w:rsidRPr="009E7F8C">
        <w:t xml:space="preserve"> </w:t>
      </w:r>
      <w:r>
        <w:t>between</w:t>
      </w:r>
      <w:r w:rsidRPr="009E7F8C">
        <w:t xml:space="preserve"> </w:t>
      </w:r>
      <w:r>
        <w:t>them</w:t>
      </w:r>
      <w:r w:rsidR="00A1620C" w:rsidRPr="009E7F8C">
        <w:t>:</w:t>
      </w:r>
    </w:p>
    <w:p w14:paraId="3459098A" w14:textId="5BB69462" w:rsidR="00FA3EC3" w:rsidRPr="00FA3EC3" w:rsidRDefault="00FA3EC3" w:rsidP="00FA3EC3">
      <w:pPr>
        <w:jc w:val="center"/>
        <w:rPr>
          <w:lang w:val="ru-RU"/>
        </w:rPr>
      </w:pPr>
      <w:r>
        <w:rPr>
          <w:noProof/>
        </w:rPr>
        <w:lastRenderedPageBreak/>
        <w:drawing>
          <wp:inline distT="0" distB="0" distL="0" distR="0" wp14:anchorId="0667510A" wp14:editId="5D948F62">
            <wp:extent cx="5609524" cy="552381"/>
            <wp:effectExtent l="114300" t="114300" r="106045" b="1149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524" cy="552381"/>
                    </a:xfrm>
                    <a:prstGeom prst="rect">
                      <a:avLst/>
                    </a:prstGeom>
                    <a:effectLst>
                      <a:glow rad="101600">
                        <a:schemeClr val="accent6">
                          <a:satMod val="175000"/>
                          <a:alpha val="40000"/>
                        </a:schemeClr>
                      </a:glow>
                    </a:effectLst>
                  </pic:spPr>
                </pic:pic>
              </a:graphicData>
            </a:graphic>
          </wp:inline>
        </w:drawing>
      </w:r>
    </w:p>
    <w:p w14:paraId="2BF9A171" w14:textId="79AF13CB" w:rsidR="00FA3EC3" w:rsidRPr="00BA4130" w:rsidRDefault="00BA4130" w:rsidP="00FA3EC3">
      <w:pPr>
        <w:pStyle w:val="a7"/>
        <w:ind w:left="360"/>
      </w:pPr>
      <w:r>
        <w:t>In</w:t>
      </w:r>
      <w:r w:rsidRPr="00BA4130">
        <w:t xml:space="preserve"> </w:t>
      </w:r>
      <w:r>
        <w:t>difficult</w:t>
      </w:r>
      <w:r w:rsidRPr="00BA4130">
        <w:t xml:space="preserve"> </w:t>
      </w:r>
      <w:r w:rsidR="00185D87">
        <w:t>cases</w:t>
      </w:r>
      <w:r w:rsidRPr="00BA4130">
        <w:t xml:space="preserve"> </w:t>
      </w:r>
      <w:r>
        <w:t>it is acceptable that these</w:t>
      </w:r>
      <w:r w:rsidRPr="00BA4130">
        <w:t xml:space="preserve"> </w:t>
      </w:r>
      <w:r>
        <w:t>notes can become closer</w:t>
      </w:r>
      <w:r w:rsidR="00FA3EC3" w:rsidRPr="00BA4130">
        <w:t>:</w:t>
      </w:r>
    </w:p>
    <w:p w14:paraId="359DB50A" w14:textId="5E494B3C" w:rsidR="00FA3EC3" w:rsidRPr="00FA3EC3" w:rsidRDefault="00FA3EC3" w:rsidP="00FA3EC3">
      <w:pPr>
        <w:jc w:val="center"/>
        <w:rPr>
          <w:lang w:val="ru-RU"/>
        </w:rPr>
      </w:pPr>
      <w:r>
        <w:rPr>
          <w:noProof/>
        </w:rPr>
        <w:drawing>
          <wp:inline distT="0" distB="0" distL="0" distR="0" wp14:anchorId="3CD82C4A" wp14:editId="486D9ACD">
            <wp:extent cx="5590476" cy="609524"/>
            <wp:effectExtent l="114300" t="114300" r="106045" b="1149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0476" cy="609524"/>
                    </a:xfrm>
                    <a:prstGeom prst="rect">
                      <a:avLst/>
                    </a:prstGeom>
                    <a:effectLst>
                      <a:glow rad="101600">
                        <a:schemeClr val="accent4">
                          <a:satMod val="175000"/>
                          <a:alpha val="40000"/>
                        </a:schemeClr>
                      </a:glow>
                    </a:effectLst>
                  </pic:spPr>
                </pic:pic>
              </a:graphicData>
            </a:graphic>
          </wp:inline>
        </w:drawing>
      </w:r>
    </w:p>
    <w:p w14:paraId="5C082DE9" w14:textId="56551423" w:rsidR="00FA3EC3" w:rsidRPr="00BA4130" w:rsidRDefault="00BA4130" w:rsidP="00BA4130">
      <w:pPr>
        <w:pStyle w:val="a7"/>
        <w:numPr>
          <w:ilvl w:val="0"/>
          <w:numId w:val="12"/>
        </w:numPr>
      </w:pPr>
      <w:commentRangeStart w:id="123"/>
      <w:r>
        <w:t>False</w:t>
      </w:r>
      <w:r w:rsidRPr="00BA4130">
        <w:t xml:space="preserve"> </w:t>
      </w:r>
      <w:r>
        <w:t>chromatic</w:t>
      </w:r>
      <w:r w:rsidRPr="00BA4130">
        <w:t xml:space="preserve"> </w:t>
      </w:r>
      <w:commentRangeEnd w:id="123"/>
      <w:r w:rsidR="00E92DF2">
        <w:rPr>
          <w:rStyle w:val="a8"/>
        </w:rPr>
        <w:commentReference w:id="123"/>
      </w:r>
      <w:r>
        <w:t>relation</w:t>
      </w:r>
      <w:r w:rsidRPr="00BA4130">
        <w:t xml:space="preserve"> </w:t>
      </w:r>
      <w:ins w:id="124" w:author="Rualark Rualark" w:date="2018-10-28T14:10:00Z">
        <w:r>
          <w:t xml:space="preserve">is </w:t>
        </w:r>
      </w:ins>
      <w:ins w:id="125" w:author="Rualark Rualark" w:date="2018-10-28T14:11:00Z">
        <w:r>
          <w:t>a chromatic contradiction</w:t>
        </w:r>
        <w:r w:rsidRPr="00BA4130">
          <w:t xml:space="preserve"> between </w:t>
        </w:r>
      </w:ins>
      <w:ins w:id="126" w:author="Rualark Rualark" w:date="2018-10-28T14:21:00Z">
        <w:r w:rsidR="006C6410">
          <w:t>the altered and the unaltered forms of the same note</w:t>
        </w:r>
      </w:ins>
      <w:ins w:id="127" w:author="Rualark Rualark" w:date="2018-10-28T14:11:00Z">
        <w:r w:rsidRPr="00BA4130">
          <w:t xml:space="preserve"> sounding </w:t>
        </w:r>
        <w:r w:rsidR="006C6410">
          <w:t>simultaneously</w:t>
        </w:r>
        <w:r w:rsidRPr="00BA4130">
          <w:t xml:space="preserve"> (or in close proximity), in two different voices</w:t>
        </w:r>
      </w:ins>
      <w:ins w:id="128" w:author="Rualark Rualark" w:date="2018-10-28T14:19:00Z">
        <w:r w:rsidR="006C6410">
          <w:t>. It</w:t>
        </w:r>
      </w:ins>
      <w:ins w:id="129" w:author="Rualark Rualark" w:date="2018-10-28T14:11:00Z">
        <w:r w:rsidRPr="00BA4130">
          <w:t xml:space="preserve"> </w:t>
        </w:r>
      </w:ins>
      <w:r>
        <w:t>is</w:t>
      </w:r>
      <w:r w:rsidRPr="00BA4130">
        <w:t xml:space="preserve"> </w:t>
      </w:r>
      <w:r>
        <w:t>allowed</w:t>
      </w:r>
      <w:ins w:id="130" w:author="Rualark Rualark" w:date="2018-10-28T14:10:00Z">
        <w:r w:rsidRPr="00BA4130">
          <w:t xml:space="preserve"> </w:t>
        </w:r>
      </w:ins>
      <w:ins w:id="131" w:author="Rualark Rualark" w:date="2018-10-28T14:19:00Z">
        <w:r w:rsidR="006C6410">
          <w:t xml:space="preserve">in close proximity </w:t>
        </w:r>
      </w:ins>
      <w:ins w:id="132" w:author="Rualark Rualark" w:date="2018-10-28T14:10:00Z">
        <w:r>
          <w:t>only</w:t>
        </w:r>
        <w:r w:rsidRPr="00BA4130">
          <w:t xml:space="preserve"> </w:t>
        </w:r>
      </w:ins>
      <w:ins w:id="133" w:author="Rualark Rualark" w:date="2018-10-28T14:31:00Z">
        <w:r w:rsidR="005259C8">
          <w:t xml:space="preserve">when there is another harmony between related notes or </w:t>
        </w:r>
      </w:ins>
      <w:ins w:id="134" w:author="Rualark Rualark" w:date="2018-10-28T14:10:00Z">
        <w:r>
          <w:t>when</w:t>
        </w:r>
        <w:r w:rsidRPr="00BA4130">
          <w:t xml:space="preserve"> </w:t>
        </w:r>
        <w:r>
          <w:t>at least one</w:t>
        </w:r>
        <w:r w:rsidRPr="00BA4130">
          <w:t xml:space="preserve"> </w:t>
        </w:r>
        <w:r>
          <w:t>of</w:t>
        </w:r>
        <w:r w:rsidRPr="00BA4130">
          <w:t xml:space="preserve"> </w:t>
        </w:r>
        <w:r>
          <w:t>the</w:t>
        </w:r>
        <w:r w:rsidRPr="00BA4130">
          <w:t xml:space="preserve"> </w:t>
        </w:r>
      </w:ins>
      <w:ins w:id="135" w:author="Rualark Rualark" w:date="2018-10-28T14:31:00Z">
        <w:r w:rsidR="000E284F">
          <w:t xml:space="preserve">related </w:t>
        </w:r>
      </w:ins>
      <w:ins w:id="136" w:author="Rualark Rualark" w:date="2018-10-28T14:10:00Z">
        <w:r>
          <w:t xml:space="preserve">notes is </w:t>
        </w:r>
      </w:ins>
      <w:ins w:id="137" w:author="Rualark Rualark" w:date="2018-10-28T18:05:00Z">
        <w:r w:rsidR="003156E8">
          <w:t>not a chord tone</w:t>
        </w:r>
      </w:ins>
      <w:r w:rsidR="0075138C" w:rsidRPr="00BA4130">
        <w:t>:</w:t>
      </w:r>
    </w:p>
    <w:p w14:paraId="617B0F1B" w14:textId="439396F0" w:rsidR="0075138C" w:rsidRPr="0075138C" w:rsidRDefault="0075138C" w:rsidP="0075138C">
      <w:pPr>
        <w:jc w:val="center"/>
        <w:rPr>
          <w:lang w:val="ru-RU"/>
        </w:rPr>
      </w:pPr>
      <w:r>
        <w:rPr>
          <w:noProof/>
        </w:rPr>
        <w:drawing>
          <wp:inline distT="0" distB="0" distL="0" distR="0" wp14:anchorId="1012479D" wp14:editId="0882B8F6">
            <wp:extent cx="6152515" cy="853440"/>
            <wp:effectExtent l="114300" t="114300" r="114935" b="1181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853440"/>
                    </a:xfrm>
                    <a:prstGeom prst="rect">
                      <a:avLst/>
                    </a:prstGeom>
                    <a:effectLst>
                      <a:glow rad="101600">
                        <a:schemeClr val="accent6">
                          <a:satMod val="175000"/>
                          <a:alpha val="40000"/>
                        </a:schemeClr>
                      </a:glow>
                    </a:effectLst>
                  </pic:spPr>
                </pic:pic>
              </a:graphicData>
            </a:graphic>
          </wp:inline>
        </w:drawing>
      </w:r>
    </w:p>
    <w:p w14:paraId="315848C8" w14:textId="711B70F2" w:rsidR="00C125F1" w:rsidRDefault="00C125F1" w:rsidP="0075138C">
      <w:pPr>
        <w:pStyle w:val="a7"/>
        <w:ind w:left="360"/>
        <w:rPr>
          <w:ins w:id="138" w:author="Rualark Rualark" w:date="2018-10-28T14:28:00Z"/>
        </w:rPr>
      </w:pPr>
      <w:ins w:id="139" w:author="Rualark Rualark" w:date="2018-10-28T14:28:00Z">
        <w:r>
          <w:t xml:space="preserve">Starting from </w:t>
        </w:r>
      </w:ins>
      <w:ins w:id="140" w:author="Rualark Rualark" w:date="2018-10-28T14:31:00Z">
        <w:r w:rsidR="00947949">
          <w:t>3 voices, fals</w:t>
        </w:r>
      </w:ins>
      <w:ins w:id="141" w:author="Rualark Rualark" w:date="2018-10-28T14:32:00Z">
        <w:r w:rsidR="00947949">
          <w:t xml:space="preserve">e chromatic relation </w:t>
        </w:r>
      </w:ins>
      <w:ins w:id="142" w:author="Rualark Rualark" w:date="2018-10-28T14:35:00Z">
        <w:r w:rsidR="00947949">
          <w:t xml:space="preserve">of chord tones </w:t>
        </w:r>
      </w:ins>
      <w:ins w:id="143" w:author="Rualark Rualark" w:date="2018-10-28T14:32:00Z">
        <w:r w:rsidR="00947949">
          <w:t xml:space="preserve">is allowed between non-extreme voices, especially when related notes </w:t>
        </w:r>
      </w:ins>
      <w:ins w:id="144" w:author="Rualark Rualark" w:date="2018-10-28T14:34:00Z">
        <w:r w:rsidR="00947949">
          <w:t>are separated in time by other notes.</w:t>
        </w:r>
      </w:ins>
    </w:p>
    <w:p w14:paraId="1959C1F5" w14:textId="5C949DD2" w:rsidR="0075138C" w:rsidRPr="00E92DF2" w:rsidRDefault="00E92DF2" w:rsidP="0075138C">
      <w:pPr>
        <w:pStyle w:val="a7"/>
        <w:ind w:left="360"/>
      </w:pPr>
      <w:r>
        <w:t>Simultaneous false</w:t>
      </w:r>
      <w:r w:rsidRPr="006C6410">
        <w:t xml:space="preserve"> </w:t>
      </w:r>
      <w:r>
        <w:t>chromatic</w:t>
      </w:r>
      <w:r w:rsidRPr="006C6410">
        <w:t xml:space="preserve"> </w:t>
      </w:r>
      <w:r>
        <w:t>relation</w:t>
      </w:r>
      <w:r w:rsidRPr="006C6410">
        <w:t xml:space="preserve"> </w:t>
      </w:r>
      <w:r>
        <w:t>is</w:t>
      </w:r>
      <w:r w:rsidRPr="006C6410">
        <w:t xml:space="preserve"> </w:t>
      </w:r>
      <w:r>
        <w:t>acceptable</w:t>
      </w:r>
      <w:r w:rsidRPr="006C6410">
        <w:t xml:space="preserve"> </w:t>
      </w:r>
      <w:r>
        <w:t>only</w:t>
      </w:r>
      <w:r w:rsidRPr="006C6410">
        <w:t xml:space="preserve"> </w:t>
      </w:r>
      <w:r>
        <w:t>when</w:t>
      </w:r>
      <w:r w:rsidRPr="006C6410">
        <w:t xml:space="preserve"> </w:t>
      </w:r>
      <w:r w:rsidR="00DC16EC">
        <w:t>related</w:t>
      </w:r>
      <w:r w:rsidRPr="006C6410">
        <w:t xml:space="preserve"> </w:t>
      </w:r>
      <w:r>
        <w:t>notes</w:t>
      </w:r>
      <w:r w:rsidRPr="006C6410">
        <w:t xml:space="preserve"> </w:t>
      </w:r>
      <w:r>
        <w:t>do</w:t>
      </w:r>
      <w:r w:rsidRPr="006C6410">
        <w:t xml:space="preserve"> </w:t>
      </w:r>
      <w:r>
        <w:t>not</w:t>
      </w:r>
      <w:r w:rsidRPr="006C6410">
        <w:t xml:space="preserve"> </w:t>
      </w:r>
      <w:r>
        <w:t>start</w:t>
      </w:r>
      <w:r w:rsidRPr="006C6410">
        <w:t xml:space="preserve"> </w:t>
      </w:r>
      <w:r w:rsidR="005259C8">
        <w:t>on</w:t>
      </w:r>
      <w:r w:rsidRPr="006C6410">
        <w:t xml:space="preserve"> </w:t>
      </w:r>
      <w:r>
        <w:t>the</w:t>
      </w:r>
      <w:r w:rsidRPr="006C6410">
        <w:t xml:space="preserve"> </w:t>
      </w:r>
      <w:r>
        <w:t>same</w:t>
      </w:r>
      <w:r w:rsidRPr="006C6410">
        <w:t xml:space="preserve"> </w:t>
      </w:r>
      <w:r>
        <w:t>beat</w:t>
      </w:r>
      <w:ins w:id="145" w:author="Rualark Rualark" w:date="2018-10-28T18:04:00Z">
        <w:r w:rsidR="0036550C">
          <w:t xml:space="preserve">. In such case at least one of </w:t>
        </w:r>
      </w:ins>
      <w:ins w:id="146" w:author="Rualark Rualark" w:date="2018-10-28T18:02:00Z">
        <w:r w:rsidR="0096197D">
          <w:t xml:space="preserve">the </w:t>
        </w:r>
        <w:r w:rsidR="007A2FD5">
          <w:t xml:space="preserve">related </w:t>
        </w:r>
        <w:r w:rsidR="0096197D">
          <w:t xml:space="preserve">notes is </w:t>
        </w:r>
      </w:ins>
      <w:ins w:id="147" w:author="Rualark Rualark" w:date="2018-10-28T18:04:00Z">
        <w:r w:rsidR="0036550C">
          <w:t xml:space="preserve">always </w:t>
        </w:r>
      </w:ins>
      <w:ins w:id="148" w:author="Rualark Rualark" w:date="2018-10-28T18:05:00Z">
        <w:r w:rsidR="003156E8">
          <w:t>not a chord tone</w:t>
        </w:r>
      </w:ins>
      <w:r w:rsidR="004C07CE" w:rsidRPr="00E92DF2">
        <w:t>:</w:t>
      </w:r>
    </w:p>
    <w:p w14:paraId="5A0C6673" w14:textId="7719CA36" w:rsidR="0075138C" w:rsidRPr="0075138C" w:rsidRDefault="0075138C" w:rsidP="00A73C78">
      <w:pPr>
        <w:jc w:val="center"/>
        <w:rPr>
          <w:lang w:val="ru-RU"/>
        </w:rPr>
      </w:pPr>
      <w:r>
        <w:rPr>
          <w:noProof/>
        </w:rPr>
        <w:drawing>
          <wp:inline distT="0" distB="0" distL="0" distR="0" wp14:anchorId="336F64EA" wp14:editId="05D03122">
            <wp:extent cx="3100930" cy="1067435"/>
            <wp:effectExtent l="114300" t="114300" r="118745" b="11366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797" cy="1085633"/>
                    </a:xfrm>
                    <a:prstGeom prst="rect">
                      <a:avLst/>
                    </a:prstGeom>
                    <a:effectLst>
                      <a:glow rad="101600">
                        <a:schemeClr val="accent4">
                          <a:satMod val="175000"/>
                          <a:alpha val="40000"/>
                        </a:schemeClr>
                      </a:glow>
                    </a:effectLst>
                  </pic:spPr>
                </pic:pic>
              </a:graphicData>
            </a:graphic>
          </wp:inline>
        </w:drawing>
      </w:r>
    </w:p>
    <w:p w14:paraId="1B0C7AFF" w14:textId="77777777" w:rsidR="00530FD5" w:rsidRDefault="00530FD5">
      <w:pPr>
        <w:rPr>
          <w:rFonts w:asciiTheme="majorHAnsi" w:eastAsiaTheme="majorEastAsia" w:hAnsiTheme="majorHAnsi" w:cstheme="majorBidi"/>
          <w:color w:val="1F4D78" w:themeColor="accent1" w:themeShade="7F"/>
          <w:sz w:val="24"/>
          <w:szCs w:val="24"/>
          <w:lang w:val="ru-RU"/>
        </w:rPr>
      </w:pPr>
      <w:r>
        <w:br w:type="page"/>
      </w:r>
    </w:p>
    <w:p w14:paraId="5B9F76F2" w14:textId="59C2F83B" w:rsidR="00A1620C" w:rsidRPr="00343363" w:rsidRDefault="00F12DD5" w:rsidP="00530FD5">
      <w:pPr>
        <w:pStyle w:val="3"/>
      </w:pPr>
      <w:r>
        <w:rPr>
          <w:lang w:val="en-US"/>
        </w:rPr>
        <w:lastRenderedPageBreak/>
        <w:t>Harmonic</w:t>
      </w:r>
      <w:r w:rsidRPr="00782885">
        <w:t xml:space="preserve"> </w:t>
      </w:r>
      <w:r>
        <w:rPr>
          <w:lang w:val="en-US"/>
        </w:rPr>
        <w:t>rules</w:t>
      </w:r>
    </w:p>
    <w:p w14:paraId="02D93B46" w14:textId="482026D8" w:rsidR="00581E0E" w:rsidRDefault="00581E0E" w:rsidP="00581E0E">
      <w:pPr>
        <w:ind w:firstLine="360"/>
        <w:rPr>
          <w:lang w:val="ru-RU"/>
        </w:rPr>
      </w:pPr>
      <w:bookmarkStart w:id="149" w:name="OLE_LINK45"/>
      <w:bookmarkStart w:id="150" w:name="OLE_LINK46"/>
      <w:r>
        <w:rPr>
          <w:lang w:val="ru-RU"/>
        </w:rPr>
        <w:t>Для того, чтобы звук контрапунктного ансамбля был хорошим, важно, чтобы движение голосов, рассматриваемых парами, строго контролировалось</w:t>
      </w:r>
      <w:r w:rsidR="00E7485B">
        <w:rPr>
          <w:rStyle w:val="a5"/>
          <w:lang w:val="ru-RU"/>
        </w:rPr>
        <w:footnoteReference w:id="9"/>
      </w:r>
      <w:r>
        <w:rPr>
          <w:lang w:val="ru-RU"/>
        </w:rPr>
        <w:t>. Ниже приведены правила, действующие для любых двух голосов, выделенных в полифонии. Затем, в конце главы приведены некоторые правила, касающиеся аккордов, применяющихся в контрапункте.</w:t>
      </w:r>
    </w:p>
    <w:bookmarkEnd w:id="149"/>
    <w:bookmarkEnd w:id="150"/>
    <w:p w14:paraId="79DAA174" w14:textId="4BB49231" w:rsidR="002E4F96" w:rsidRDefault="002E4F96" w:rsidP="002E4F96">
      <w:pPr>
        <w:pStyle w:val="5"/>
        <w:rPr>
          <w:lang w:val="ru-RU"/>
        </w:rPr>
      </w:pPr>
      <w:r>
        <w:rPr>
          <w:lang w:val="ru-RU"/>
        </w:rPr>
        <w:t>Противоположное движение</w:t>
      </w:r>
      <w:r w:rsidR="002B74D8">
        <w:rPr>
          <w:lang w:val="ru-RU"/>
        </w:rPr>
        <w:t xml:space="preserve"> голосов</w:t>
      </w:r>
    </w:p>
    <w:p w14:paraId="4FD7EA54" w14:textId="40402E6A" w:rsidR="005616A7" w:rsidRDefault="002E4F96" w:rsidP="00630CA6">
      <w:pPr>
        <w:ind w:firstLine="360"/>
        <w:rPr>
          <w:lang w:val="ru-RU"/>
        </w:rPr>
      </w:pPr>
      <w:r w:rsidRPr="002E4F96">
        <w:rPr>
          <w:lang w:val="ru-RU"/>
        </w:rPr>
        <w:t xml:space="preserve">Противоположное движение </w:t>
      </w:r>
      <w:r>
        <w:rPr>
          <w:lang w:val="ru-RU"/>
        </w:rPr>
        <w:t xml:space="preserve">голосов </w:t>
      </w:r>
      <w:r w:rsidRPr="002E4F96">
        <w:rPr>
          <w:lang w:val="ru-RU"/>
        </w:rPr>
        <w:t>должно использоваться как можно чаще, о</w:t>
      </w:r>
      <w:r>
        <w:rPr>
          <w:lang w:val="ru-RU"/>
        </w:rPr>
        <w:t>собенно между крайними голосами.</w:t>
      </w:r>
    </w:p>
    <w:p w14:paraId="79417052" w14:textId="4E41EC18" w:rsidR="00630CA6" w:rsidRDefault="00630CA6" w:rsidP="00630CA6">
      <w:pPr>
        <w:ind w:firstLine="360"/>
        <w:rPr>
          <w:lang w:val="ru-RU"/>
        </w:rPr>
      </w:pPr>
      <w:bookmarkStart w:id="151" w:name="OLE_LINK51"/>
      <w:bookmarkStart w:id="152" w:name="OLE_LINK52"/>
      <w:r>
        <w:rPr>
          <w:lang w:val="ru-RU"/>
        </w:rPr>
        <w:t>Вместе с поступенным движением, противоположное движение составля</w:t>
      </w:r>
      <w:r w:rsidR="00C100E3">
        <w:rPr>
          <w:lang w:val="ru-RU"/>
        </w:rPr>
        <w:t>ет саму суть контрапункта. С</w:t>
      </w:r>
      <w:r>
        <w:rPr>
          <w:lang w:val="ru-RU"/>
        </w:rPr>
        <w:t>оединения нот, образующиеся при противоположном и поступенном движении, прекрасно звучат.</w:t>
      </w:r>
    </w:p>
    <w:p w14:paraId="520B245E" w14:textId="19509FD2" w:rsidR="00C574EC" w:rsidRDefault="00A0632E" w:rsidP="0017171E">
      <w:pPr>
        <w:pStyle w:val="5"/>
        <w:rPr>
          <w:lang w:val="ru-RU"/>
        </w:rPr>
      </w:pPr>
      <w:bookmarkStart w:id="153" w:name="OLE_LINK49"/>
      <w:bookmarkStart w:id="154" w:name="OLE_LINK50"/>
      <w:bookmarkEnd w:id="151"/>
      <w:bookmarkEnd w:id="152"/>
      <w:r>
        <w:rPr>
          <w:lang w:val="ru-RU"/>
        </w:rPr>
        <w:t>Косвенное</w:t>
      </w:r>
      <w:r w:rsidR="0017171E">
        <w:rPr>
          <w:lang w:val="ru-RU"/>
        </w:rPr>
        <w:t xml:space="preserve"> движение</w:t>
      </w:r>
    </w:p>
    <w:p w14:paraId="35F8E84A" w14:textId="4D8060B1" w:rsidR="0017171E" w:rsidRDefault="00A0632E" w:rsidP="0017171E">
      <w:pPr>
        <w:ind w:firstLine="360"/>
        <w:rPr>
          <w:lang w:val="ru-RU"/>
        </w:rPr>
      </w:pPr>
      <w:r>
        <w:rPr>
          <w:lang w:val="ru-RU"/>
        </w:rPr>
        <w:t>Косвенное</w:t>
      </w:r>
      <w:r w:rsidR="0017171E">
        <w:rPr>
          <w:lang w:val="ru-RU"/>
        </w:rPr>
        <w:t xml:space="preserve"> движение также прекрасно звучит.</w:t>
      </w:r>
    </w:p>
    <w:p w14:paraId="043159D7" w14:textId="346E2ED4" w:rsidR="0017171E" w:rsidRDefault="0017171E" w:rsidP="0017171E">
      <w:pPr>
        <w:ind w:firstLine="360"/>
        <w:rPr>
          <w:lang w:val="ru-RU"/>
        </w:rPr>
      </w:pPr>
      <w:r>
        <w:rPr>
          <w:lang w:val="ru-RU"/>
        </w:rPr>
        <w:t xml:space="preserve">Только </w:t>
      </w:r>
      <w:r w:rsidR="00A0632E">
        <w:rPr>
          <w:lang w:val="ru-RU"/>
        </w:rPr>
        <w:t>косвенное</w:t>
      </w:r>
      <w:r w:rsidR="0034144D">
        <w:rPr>
          <w:lang w:val="ru-RU"/>
        </w:rPr>
        <w:t xml:space="preserve"> </w:t>
      </w:r>
      <w:r>
        <w:rPr>
          <w:lang w:val="ru-RU"/>
        </w:rPr>
        <w:t xml:space="preserve">движение в унисон </w:t>
      </w:r>
      <w:r w:rsidR="0034144D">
        <w:rPr>
          <w:lang w:val="ru-RU"/>
        </w:rPr>
        <w:t xml:space="preserve">разрешено не во всех случаях (см. </w:t>
      </w:r>
      <w:bookmarkStart w:id="155" w:name="OLE_LINK290"/>
      <w:bookmarkStart w:id="156" w:name="OLE_LINK291"/>
      <w:r w:rsidR="0034144D">
        <w:rPr>
          <w:lang w:val="ru-RU"/>
        </w:rPr>
        <w:t>§ 53</w:t>
      </w:r>
      <w:bookmarkEnd w:id="155"/>
      <w:bookmarkEnd w:id="156"/>
      <w:r w:rsidR="0034144D">
        <w:rPr>
          <w:lang w:val="ru-RU"/>
        </w:rPr>
        <w:t>).</w:t>
      </w:r>
      <w:bookmarkEnd w:id="153"/>
      <w:bookmarkEnd w:id="154"/>
    </w:p>
    <w:p w14:paraId="0102EA1E" w14:textId="0E59D6DD" w:rsidR="007E77CF" w:rsidRDefault="007E77CF" w:rsidP="007E77CF">
      <w:pPr>
        <w:pStyle w:val="5"/>
        <w:rPr>
          <w:lang w:val="ru-RU"/>
        </w:rPr>
      </w:pPr>
      <w:r>
        <w:rPr>
          <w:lang w:val="ru-RU"/>
        </w:rPr>
        <w:t>Прямое движение</w:t>
      </w:r>
    </w:p>
    <w:p w14:paraId="67DC392B" w14:textId="4C6936F3" w:rsidR="007E77CF" w:rsidRDefault="007E77CF" w:rsidP="007E77CF">
      <w:pPr>
        <w:ind w:firstLine="360"/>
        <w:rPr>
          <w:lang w:val="ru-RU"/>
        </w:rPr>
      </w:pPr>
      <w:r>
        <w:rPr>
          <w:lang w:val="ru-RU"/>
        </w:rPr>
        <w:t>Прямое движение обычно нежелательно</w:t>
      </w:r>
      <w:r w:rsidR="00171B9D">
        <w:rPr>
          <w:lang w:val="ru-RU"/>
        </w:rPr>
        <w:t>, его необходимо использовать как можно реже.</w:t>
      </w:r>
    </w:p>
    <w:p w14:paraId="068A1046" w14:textId="49381584" w:rsidR="007E77CF" w:rsidRDefault="00171B9D" w:rsidP="007E77CF">
      <w:pPr>
        <w:ind w:firstLine="360"/>
        <w:rPr>
          <w:lang w:val="ru-RU"/>
        </w:rPr>
      </w:pPr>
      <w:r>
        <w:rPr>
          <w:lang w:val="ru-RU"/>
        </w:rPr>
        <w:t>Его использование регулируется ограничениями, описанными ниже.</w:t>
      </w:r>
    </w:p>
    <w:p w14:paraId="079E4C63" w14:textId="77A1D380" w:rsidR="00B719C5" w:rsidRDefault="00B719C5" w:rsidP="00B719C5">
      <w:pPr>
        <w:pStyle w:val="5"/>
        <w:rPr>
          <w:lang w:val="ru-RU"/>
        </w:rPr>
      </w:pPr>
      <w:r>
        <w:rPr>
          <w:lang w:val="ru-RU"/>
        </w:rPr>
        <w:t>Последовательные терции, кварты, сексты</w:t>
      </w:r>
    </w:p>
    <w:p w14:paraId="23BCFA1C" w14:textId="0966B63B" w:rsidR="00B719C5" w:rsidRDefault="00B719C5" w:rsidP="00B719C5">
      <w:pPr>
        <w:ind w:firstLine="360"/>
        <w:rPr>
          <w:lang w:val="ru-RU"/>
        </w:rPr>
      </w:pPr>
      <w:commentRangeStart w:id="157"/>
      <w:r>
        <w:rPr>
          <w:lang w:val="ru-RU"/>
        </w:rPr>
        <w:t>Не используйте больше трех последовательных терций, кварт или секст одной длительности</w:t>
      </w:r>
      <w:r w:rsidR="00F40DCB">
        <w:rPr>
          <w:lang w:val="ru-RU"/>
        </w:rPr>
        <w:t xml:space="preserve"> (параллельное движение</w:t>
      </w:r>
      <w:commentRangeEnd w:id="157"/>
      <w:r w:rsidR="001622F0">
        <w:rPr>
          <w:rStyle w:val="a8"/>
        </w:rPr>
        <w:commentReference w:id="157"/>
      </w:r>
      <w:r w:rsidR="00F40DCB">
        <w:rPr>
          <w:lang w:val="ru-RU"/>
        </w:rPr>
        <w:t>)</w:t>
      </w:r>
      <w:r w:rsidR="00544966">
        <w:rPr>
          <w:rStyle w:val="a5"/>
          <w:lang w:val="ru-RU"/>
        </w:rPr>
        <w:footnoteReference w:id="10"/>
      </w:r>
      <w:r>
        <w:rPr>
          <w:lang w:val="ru-RU"/>
        </w:rPr>
        <w:t>.</w:t>
      </w:r>
    </w:p>
    <w:p w14:paraId="2B081CFC" w14:textId="69BB6D70" w:rsidR="007E77CF" w:rsidRDefault="004335B6" w:rsidP="0017171E">
      <w:pPr>
        <w:ind w:firstLine="360"/>
        <w:rPr>
          <w:lang w:val="ru-RU"/>
        </w:rPr>
      </w:pPr>
      <w:commentRangeStart w:id="158"/>
      <w:r>
        <w:rPr>
          <w:lang w:val="ru-RU"/>
        </w:rPr>
        <w:t xml:space="preserve">Не пишите три </w:t>
      </w:r>
      <w:commentRangeStart w:id="159"/>
      <w:r>
        <w:rPr>
          <w:lang w:val="ru-RU"/>
        </w:rPr>
        <w:t xml:space="preserve">секстаккорда </w:t>
      </w:r>
      <w:commentRangeEnd w:id="159"/>
      <w:r w:rsidR="0014772F">
        <w:rPr>
          <w:rStyle w:val="a8"/>
        </w:rPr>
        <w:commentReference w:id="159"/>
      </w:r>
      <w:r>
        <w:rPr>
          <w:lang w:val="ru-RU"/>
        </w:rPr>
        <w:t>подряд целыми нотами, если все голоса двигаются прям</w:t>
      </w:r>
      <w:r w:rsidR="0014772F">
        <w:rPr>
          <w:lang w:val="ru-RU"/>
        </w:rPr>
        <w:t>о</w:t>
      </w:r>
      <w:commentRangeEnd w:id="158"/>
      <w:r w:rsidR="004E5B5E">
        <w:rPr>
          <w:rStyle w:val="a8"/>
        </w:rPr>
        <w:commentReference w:id="158"/>
      </w:r>
      <w:r w:rsidR="0014772F">
        <w:rPr>
          <w:rStyle w:val="a5"/>
          <w:lang w:val="ru-RU"/>
        </w:rPr>
        <w:footnoteReference w:id="11"/>
      </w:r>
      <w:r>
        <w:rPr>
          <w:lang w:val="ru-RU"/>
        </w:rPr>
        <w:t>:</w:t>
      </w:r>
    </w:p>
    <w:p w14:paraId="115D7216" w14:textId="46074E9D" w:rsidR="004335B6" w:rsidRDefault="004335B6" w:rsidP="004335B6">
      <w:pPr>
        <w:jc w:val="center"/>
        <w:rPr>
          <w:lang w:val="ru-RU"/>
        </w:rPr>
      </w:pPr>
      <w:r>
        <w:rPr>
          <w:noProof/>
        </w:rPr>
        <w:lastRenderedPageBreak/>
        <w:drawing>
          <wp:inline distT="0" distB="0" distL="0" distR="0" wp14:anchorId="215FB8F9" wp14:editId="00ACE783">
            <wp:extent cx="2309446" cy="574651"/>
            <wp:effectExtent l="114300" t="114300" r="110490" b="1117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0314" cy="592285"/>
                    </a:xfrm>
                    <a:prstGeom prst="rect">
                      <a:avLst/>
                    </a:prstGeom>
                    <a:effectLst>
                      <a:glow rad="101600">
                        <a:schemeClr val="accent2">
                          <a:satMod val="175000"/>
                          <a:alpha val="40000"/>
                        </a:schemeClr>
                      </a:glow>
                    </a:effectLst>
                  </pic:spPr>
                </pic:pic>
              </a:graphicData>
            </a:graphic>
          </wp:inline>
        </w:drawing>
      </w:r>
    </w:p>
    <w:p w14:paraId="7CC9D857" w14:textId="19CD7ACC" w:rsidR="004335B6" w:rsidRDefault="007C54AD" w:rsidP="0017171E">
      <w:pPr>
        <w:ind w:firstLine="360"/>
        <w:rPr>
          <w:lang w:val="ru-RU"/>
        </w:rPr>
      </w:pPr>
      <w:bookmarkStart w:id="160" w:name="OLE_LINK53"/>
      <w:bookmarkStart w:id="161" w:name="OLE_LINK54"/>
      <w:bookmarkStart w:id="162" w:name="OLE_LINK55"/>
      <w:r>
        <w:rPr>
          <w:lang w:val="ru-RU"/>
        </w:rPr>
        <w:t xml:space="preserve">В четвертом разряде последовательные терции, кварты и сексты, образующиеся </w:t>
      </w:r>
      <w:commentRangeStart w:id="163"/>
      <w:r>
        <w:rPr>
          <w:lang w:val="ru-RU"/>
        </w:rPr>
        <w:t>в результате синкопы, допускаются без ограничений</w:t>
      </w:r>
      <w:commentRangeEnd w:id="163"/>
      <w:r w:rsidR="004E5B5E">
        <w:rPr>
          <w:rStyle w:val="a8"/>
        </w:rPr>
        <w:commentReference w:id="163"/>
      </w:r>
      <w:r>
        <w:rPr>
          <w:lang w:val="ru-RU"/>
        </w:rPr>
        <w:t>.</w:t>
      </w:r>
    </w:p>
    <w:bookmarkEnd w:id="160"/>
    <w:bookmarkEnd w:id="161"/>
    <w:bookmarkEnd w:id="162"/>
    <w:p w14:paraId="7AEC9196" w14:textId="13F0E848" w:rsidR="00052780" w:rsidRDefault="00052780" w:rsidP="00052780">
      <w:pPr>
        <w:pStyle w:val="5"/>
        <w:rPr>
          <w:lang w:val="ru-RU"/>
        </w:rPr>
      </w:pPr>
      <w:r>
        <w:rPr>
          <w:lang w:val="ru-RU"/>
        </w:rPr>
        <w:t xml:space="preserve">Прямое движение </w:t>
      </w:r>
      <w:r w:rsidRPr="00D56319">
        <w:rPr>
          <w:lang w:val="ru-RU"/>
        </w:rPr>
        <w:t>в</w:t>
      </w:r>
      <w:r>
        <w:rPr>
          <w:lang w:val="ru-RU"/>
        </w:rPr>
        <w:t xml:space="preserve"> терцию, кварту, сексту</w:t>
      </w:r>
    </w:p>
    <w:p w14:paraId="5B7FCD11" w14:textId="432310C4" w:rsidR="00052780" w:rsidRDefault="00052780" w:rsidP="00052780">
      <w:pPr>
        <w:ind w:firstLine="360"/>
        <w:rPr>
          <w:lang w:val="ru-RU"/>
        </w:rPr>
      </w:pPr>
      <w:r>
        <w:rPr>
          <w:lang w:val="ru-RU"/>
        </w:rPr>
        <w:t>Разрешено.</w:t>
      </w:r>
    </w:p>
    <w:p w14:paraId="3346F9FC" w14:textId="4184E535" w:rsidR="00052780" w:rsidRDefault="00C60C8C" w:rsidP="00C60C8C">
      <w:pPr>
        <w:pStyle w:val="5"/>
        <w:rPr>
          <w:lang w:val="ru-RU"/>
        </w:rPr>
      </w:pPr>
      <w:r>
        <w:rPr>
          <w:lang w:val="ru-RU"/>
        </w:rPr>
        <w:t>Последовательные квинты и октавы</w:t>
      </w:r>
    </w:p>
    <w:p w14:paraId="698CDC9A" w14:textId="779C8FDA" w:rsidR="00C60C8C" w:rsidRDefault="00C60C8C" w:rsidP="00C60C8C">
      <w:pPr>
        <w:ind w:firstLine="360"/>
        <w:rPr>
          <w:lang w:val="ru-RU"/>
        </w:rPr>
      </w:pPr>
      <w:r>
        <w:rPr>
          <w:lang w:val="ru-RU"/>
        </w:rPr>
        <w:t xml:space="preserve">Запрещается писать две последовательные квинты или октавы, даже </w:t>
      </w:r>
      <w:r w:rsidR="004E192D">
        <w:rPr>
          <w:lang w:val="ru-RU"/>
        </w:rPr>
        <w:t xml:space="preserve">в </w:t>
      </w:r>
      <w:r>
        <w:rPr>
          <w:lang w:val="ru-RU"/>
        </w:rPr>
        <w:t>противоположн</w:t>
      </w:r>
      <w:r w:rsidR="004E192D">
        <w:rPr>
          <w:lang w:val="ru-RU"/>
        </w:rPr>
        <w:t>о</w:t>
      </w:r>
      <w:r>
        <w:rPr>
          <w:lang w:val="ru-RU"/>
        </w:rPr>
        <w:t>м движени</w:t>
      </w:r>
      <w:r w:rsidR="004E192D">
        <w:rPr>
          <w:lang w:val="ru-RU"/>
        </w:rPr>
        <w:t>и</w:t>
      </w:r>
      <w:r w:rsidR="00641E97">
        <w:rPr>
          <w:lang w:val="ru-RU"/>
        </w:rPr>
        <w:t>:</w:t>
      </w:r>
    </w:p>
    <w:p w14:paraId="4C4792A2" w14:textId="7CBD0473" w:rsidR="00641E97" w:rsidRDefault="00641E97" w:rsidP="00641E97">
      <w:pPr>
        <w:jc w:val="center"/>
        <w:rPr>
          <w:lang w:val="ru-RU"/>
        </w:rPr>
      </w:pPr>
      <w:r>
        <w:rPr>
          <w:noProof/>
        </w:rPr>
        <w:drawing>
          <wp:inline distT="0" distB="0" distL="0" distR="0" wp14:anchorId="7A60B05A" wp14:editId="0DAFBFE7">
            <wp:extent cx="6152515" cy="1076325"/>
            <wp:effectExtent l="114300" t="114300" r="114935" b="1238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1076325"/>
                    </a:xfrm>
                    <a:prstGeom prst="rect">
                      <a:avLst/>
                    </a:prstGeom>
                    <a:effectLst>
                      <a:glow rad="101600">
                        <a:schemeClr val="accent2">
                          <a:satMod val="175000"/>
                          <a:alpha val="40000"/>
                        </a:schemeClr>
                      </a:glow>
                    </a:effectLst>
                  </pic:spPr>
                </pic:pic>
              </a:graphicData>
            </a:graphic>
          </wp:inline>
        </w:drawing>
      </w:r>
    </w:p>
    <w:p w14:paraId="4F407A31" w14:textId="3E587BEC" w:rsidR="00641E97" w:rsidRDefault="00641E97" w:rsidP="00C60C8C">
      <w:pPr>
        <w:ind w:firstLine="360"/>
        <w:rPr>
          <w:lang w:val="ru-RU"/>
        </w:rPr>
      </w:pPr>
      <w:bookmarkStart w:id="164" w:name="OLE_LINK56"/>
      <w:bookmarkStart w:id="165" w:name="OLE_LINK57"/>
      <w:r>
        <w:rPr>
          <w:lang w:val="ru-RU"/>
        </w:rPr>
        <w:t>Унисон приравнивается к октаве. Запрещено писать два последовательных унисона или последовательные</w:t>
      </w:r>
      <w:r w:rsidR="002E1AEF">
        <w:rPr>
          <w:lang w:val="ru-RU"/>
        </w:rPr>
        <w:t xml:space="preserve"> унисон и октаву (</w:t>
      </w:r>
      <w:r w:rsidR="00F62DFC">
        <w:rPr>
          <w:lang w:val="ru-RU"/>
        </w:rPr>
        <w:t>или октаву и унисон</w:t>
      </w:r>
      <w:r w:rsidR="002E1AEF">
        <w:rPr>
          <w:lang w:val="ru-RU"/>
        </w:rPr>
        <w:t>):</w:t>
      </w:r>
    </w:p>
    <w:bookmarkEnd w:id="164"/>
    <w:bookmarkEnd w:id="165"/>
    <w:p w14:paraId="441199BC" w14:textId="2B0D2D21" w:rsidR="002E1AEF" w:rsidRDefault="002E1AEF" w:rsidP="002E1AEF">
      <w:pPr>
        <w:jc w:val="center"/>
        <w:rPr>
          <w:lang w:val="ru-RU"/>
        </w:rPr>
      </w:pPr>
      <w:r>
        <w:rPr>
          <w:noProof/>
        </w:rPr>
        <w:drawing>
          <wp:inline distT="0" distB="0" distL="0" distR="0" wp14:anchorId="338912C5" wp14:editId="5C47674A">
            <wp:extent cx="5392615" cy="544326"/>
            <wp:effectExtent l="114300" t="114300" r="113030" b="1225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0782" cy="571395"/>
                    </a:xfrm>
                    <a:prstGeom prst="rect">
                      <a:avLst/>
                    </a:prstGeom>
                    <a:effectLst>
                      <a:glow rad="101600">
                        <a:schemeClr val="accent2">
                          <a:satMod val="175000"/>
                          <a:alpha val="40000"/>
                        </a:schemeClr>
                      </a:glow>
                    </a:effectLst>
                  </pic:spPr>
                </pic:pic>
              </a:graphicData>
            </a:graphic>
          </wp:inline>
        </w:drawing>
      </w:r>
    </w:p>
    <w:p w14:paraId="2A70DAE5" w14:textId="05CC0346" w:rsidR="002E1AEF" w:rsidRDefault="002E1AEF" w:rsidP="00C60C8C">
      <w:pPr>
        <w:ind w:firstLine="360"/>
        <w:rPr>
          <w:lang w:val="ru-RU"/>
        </w:rPr>
      </w:pPr>
      <w:r w:rsidRPr="005A6B8A">
        <w:rPr>
          <w:b/>
          <w:u w:val="single"/>
          <w:lang w:val="ru-RU"/>
        </w:rPr>
        <w:t>Исключения</w:t>
      </w:r>
      <w:r>
        <w:rPr>
          <w:lang w:val="ru-RU"/>
        </w:rPr>
        <w:t>:</w:t>
      </w:r>
    </w:p>
    <w:p w14:paraId="34B8B6A3" w14:textId="6673C74A" w:rsidR="002E1AEF" w:rsidRDefault="002E1AEF" w:rsidP="002E1AEF">
      <w:pPr>
        <w:ind w:firstLine="360"/>
        <w:rPr>
          <w:lang w:val="ru-RU"/>
        </w:rPr>
      </w:pPr>
      <w:bookmarkStart w:id="166" w:name="OLE_LINK160"/>
      <w:bookmarkStart w:id="167" w:name="OLE_LINK161"/>
      <w:r>
        <w:rPr>
          <w:lang w:val="ru-RU"/>
        </w:rPr>
        <w:t>Начиная с 6 голосов, разрешены квинты и октавы в противоположном движении между внутренними голосами (внешние голоса – это самый верхний и самый нижний голос).</w:t>
      </w:r>
    </w:p>
    <w:p w14:paraId="03455828" w14:textId="5361022C" w:rsidR="00D728EA" w:rsidRDefault="008A2FCE" w:rsidP="002E1AEF">
      <w:pPr>
        <w:ind w:firstLine="360"/>
        <w:rPr>
          <w:lang w:val="ru-RU"/>
        </w:rPr>
      </w:pPr>
      <w:bookmarkStart w:id="168" w:name="OLE_LINK58"/>
      <w:bookmarkStart w:id="169" w:name="OLE_LINK59"/>
      <w:r>
        <w:rPr>
          <w:lang w:val="ru-RU"/>
        </w:rPr>
        <w:t>Нач</w:t>
      </w:r>
      <w:r w:rsidR="00BF6666">
        <w:rPr>
          <w:lang w:val="ru-RU"/>
        </w:rPr>
        <w:t>и</w:t>
      </w:r>
      <w:r>
        <w:rPr>
          <w:lang w:val="ru-RU"/>
        </w:rPr>
        <w:t>ная с 7 голосов, разрешены квинты и октавы в противоположном движении между любыми голосами.</w:t>
      </w:r>
    </w:p>
    <w:p w14:paraId="1EEC5537" w14:textId="0AD0AD23" w:rsidR="004C2984" w:rsidRDefault="00394B65" w:rsidP="00394B65">
      <w:pPr>
        <w:ind w:firstLine="360"/>
        <w:rPr>
          <w:lang w:val="ru-RU"/>
        </w:rPr>
      </w:pPr>
      <w:bookmarkStart w:id="170" w:name="OLE_LINK60"/>
      <w:bookmarkStart w:id="171" w:name="OLE_LINK61"/>
      <w:bookmarkEnd w:id="168"/>
      <w:bookmarkEnd w:id="169"/>
      <w:r>
        <w:rPr>
          <w:lang w:val="ru-RU"/>
        </w:rPr>
        <w:t xml:space="preserve">Правила выше применимы к чистым квинтам. </w:t>
      </w:r>
      <w:commentRangeStart w:id="172"/>
      <w:r>
        <w:rPr>
          <w:lang w:val="ru-RU"/>
        </w:rPr>
        <w:t xml:space="preserve">Начиная с 3 голосов, разрешена </w:t>
      </w:r>
      <w:r w:rsidR="00F25FD1" w:rsidRPr="00F25FD1">
        <w:rPr>
          <w:lang w:val="ru-RU"/>
        </w:rPr>
        <w:t>уменьшенная</w:t>
      </w:r>
      <w:r>
        <w:rPr>
          <w:lang w:val="ru-RU"/>
        </w:rPr>
        <w:t xml:space="preserve"> квинта сразу после </w:t>
      </w:r>
      <w:r w:rsidR="00F25FD1" w:rsidRPr="00F25FD1">
        <w:rPr>
          <w:lang w:val="ru-RU"/>
        </w:rPr>
        <w:t>чистой</w:t>
      </w:r>
      <w:r>
        <w:rPr>
          <w:lang w:val="ru-RU"/>
        </w:rPr>
        <w:t xml:space="preserve"> квинты.</w:t>
      </w:r>
      <w:r w:rsidR="008D38BD">
        <w:rPr>
          <w:lang w:val="ru-RU"/>
        </w:rPr>
        <w:t xml:space="preserve"> </w:t>
      </w:r>
      <w:bookmarkEnd w:id="166"/>
      <w:bookmarkEnd w:id="167"/>
      <w:r w:rsidR="004C2984">
        <w:rPr>
          <w:lang w:val="ru-RU"/>
        </w:rPr>
        <w:t xml:space="preserve">Обратное, то есть </w:t>
      </w:r>
      <w:r w:rsidR="00F25FD1" w:rsidRPr="00F25FD1">
        <w:rPr>
          <w:lang w:val="ru-RU"/>
        </w:rPr>
        <w:t>чистая</w:t>
      </w:r>
      <w:r w:rsidR="004C2984">
        <w:rPr>
          <w:lang w:val="ru-RU"/>
        </w:rPr>
        <w:t xml:space="preserve"> квинта сразу после </w:t>
      </w:r>
      <w:r w:rsidR="00F25FD1" w:rsidRPr="00F25FD1">
        <w:rPr>
          <w:lang w:val="ru-RU"/>
        </w:rPr>
        <w:t>уменьшенной</w:t>
      </w:r>
      <w:r w:rsidR="004C2984">
        <w:rPr>
          <w:lang w:val="ru-RU"/>
        </w:rPr>
        <w:t xml:space="preserve"> квинты, всегда запрещено</w:t>
      </w:r>
      <w:commentRangeEnd w:id="172"/>
      <w:r w:rsidR="00563667">
        <w:rPr>
          <w:rStyle w:val="a8"/>
        </w:rPr>
        <w:commentReference w:id="172"/>
      </w:r>
      <w:r w:rsidR="004C2984">
        <w:rPr>
          <w:lang w:val="ru-RU"/>
        </w:rPr>
        <w:t>.</w:t>
      </w:r>
    </w:p>
    <w:bookmarkEnd w:id="170"/>
    <w:bookmarkEnd w:id="171"/>
    <w:p w14:paraId="3D92C45D" w14:textId="494D01F3" w:rsidR="004C2984" w:rsidRDefault="004C2984" w:rsidP="004C2984">
      <w:pPr>
        <w:jc w:val="center"/>
        <w:rPr>
          <w:lang w:val="ru-RU"/>
        </w:rPr>
      </w:pPr>
      <w:r>
        <w:rPr>
          <w:noProof/>
        </w:rPr>
        <w:drawing>
          <wp:inline distT="0" distB="0" distL="0" distR="0" wp14:anchorId="5C633356" wp14:editId="6903350F">
            <wp:extent cx="1899139" cy="555230"/>
            <wp:effectExtent l="114300" t="114300" r="120650" b="11176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39641" cy="567071"/>
                    </a:xfrm>
                    <a:prstGeom prst="rect">
                      <a:avLst/>
                    </a:prstGeom>
                    <a:effectLst>
                      <a:glow rad="101600">
                        <a:schemeClr val="accent6">
                          <a:satMod val="175000"/>
                          <a:alpha val="40000"/>
                        </a:schemeClr>
                      </a:glow>
                    </a:effectLst>
                  </pic:spPr>
                </pic:pic>
              </a:graphicData>
            </a:graphic>
          </wp:inline>
        </w:drawing>
      </w:r>
      <w:r>
        <w:rPr>
          <w:lang w:val="ru-RU"/>
        </w:rPr>
        <w:t xml:space="preserve"> </w:t>
      </w:r>
      <w:r>
        <w:rPr>
          <w:noProof/>
        </w:rPr>
        <w:drawing>
          <wp:inline distT="0" distB="0" distL="0" distR="0" wp14:anchorId="2A50B161" wp14:editId="06DB5D4F">
            <wp:extent cx="3710353" cy="584463"/>
            <wp:effectExtent l="114300" t="114300" r="118745" b="1206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105" cy="592458"/>
                    </a:xfrm>
                    <a:prstGeom prst="rect">
                      <a:avLst/>
                    </a:prstGeom>
                    <a:effectLst>
                      <a:glow rad="101600">
                        <a:schemeClr val="accent2">
                          <a:satMod val="175000"/>
                          <a:alpha val="40000"/>
                        </a:schemeClr>
                      </a:glow>
                    </a:effectLst>
                  </pic:spPr>
                </pic:pic>
              </a:graphicData>
            </a:graphic>
          </wp:inline>
        </w:drawing>
      </w:r>
    </w:p>
    <w:p w14:paraId="16C022F4" w14:textId="184D9308" w:rsidR="00394B65" w:rsidRDefault="001875E3" w:rsidP="001875E3">
      <w:pPr>
        <w:pStyle w:val="5"/>
        <w:rPr>
          <w:lang w:val="ru-RU"/>
        </w:rPr>
      </w:pPr>
      <w:r>
        <w:rPr>
          <w:lang w:val="ru-RU"/>
        </w:rPr>
        <w:lastRenderedPageBreak/>
        <w:t>Квинты и октавы, разделенные одной или несколькими нотами</w:t>
      </w:r>
    </w:p>
    <w:p w14:paraId="6E480DCE" w14:textId="510ABA29" w:rsidR="00040238" w:rsidRPr="001F7897" w:rsidRDefault="00040238" w:rsidP="00040238">
      <w:pPr>
        <w:ind w:firstLine="360"/>
        <w:rPr>
          <w:lang w:val="ru-RU"/>
        </w:rPr>
      </w:pPr>
      <w:r>
        <w:rPr>
          <w:lang w:val="ru-RU"/>
        </w:rPr>
        <w:t>Такие квинты и октавы разрешены, когда они разделены как минимум эквивалентом одной целой ноты, то есть двумя половинными или четырьмя четвертными нотами:</w:t>
      </w:r>
    </w:p>
    <w:p w14:paraId="0F05BFF9" w14:textId="404DC87D" w:rsidR="004C2984" w:rsidRPr="00040238" w:rsidRDefault="00BD7E14" w:rsidP="004C2984">
      <w:pPr>
        <w:rPr>
          <w:lang w:val="ru-RU"/>
        </w:rPr>
      </w:pPr>
      <w:r>
        <w:rPr>
          <w:noProof/>
        </w:rPr>
        <w:drawing>
          <wp:inline distT="0" distB="0" distL="0" distR="0" wp14:anchorId="2AA42AA3" wp14:editId="3064F08C">
            <wp:extent cx="2373923" cy="987589"/>
            <wp:effectExtent l="114300" t="114300" r="121920" b="1174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2627" cy="101617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B2F5DCA" wp14:editId="3B7F6798">
            <wp:extent cx="3270738" cy="1036347"/>
            <wp:effectExtent l="114300" t="114300" r="120650" b="1066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7728" cy="1063910"/>
                    </a:xfrm>
                    <a:prstGeom prst="rect">
                      <a:avLst/>
                    </a:prstGeom>
                    <a:effectLst>
                      <a:glow rad="101600">
                        <a:schemeClr val="accent2">
                          <a:satMod val="175000"/>
                          <a:alpha val="40000"/>
                        </a:schemeClr>
                      </a:glow>
                    </a:effectLst>
                  </pic:spPr>
                </pic:pic>
              </a:graphicData>
            </a:graphic>
          </wp:inline>
        </w:drawing>
      </w:r>
    </w:p>
    <w:p w14:paraId="260126E5" w14:textId="6F6B3F7E" w:rsidR="004C2984" w:rsidRDefault="00BD7E14" w:rsidP="00394B65">
      <w:pPr>
        <w:ind w:firstLine="360"/>
        <w:rPr>
          <w:lang w:val="ru-RU"/>
        </w:rPr>
      </w:pPr>
      <w:r w:rsidRPr="00BD7E14">
        <w:rPr>
          <w:b/>
          <w:u w:val="single"/>
          <w:lang w:val="ru-RU"/>
        </w:rPr>
        <w:t>Исключения</w:t>
      </w:r>
      <w:r>
        <w:rPr>
          <w:lang w:val="ru-RU"/>
        </w:rPr>
        <w:t>:</w:t>
      </w:r>
    </w:p>
    <w:p w14:paraId="006FC32F" w14:textId="2398038B" w:rsidR="00BD7E14" w:rsidRDefault="006B6603" w:rsidP="00394B65">
      <w:pPr>
        <w:ind w:firstLine="360"/>
        <w:rPr>
          <w:lang w:val="ru-RU"/>
        </w:rPr>
      </w:pPr>
      <w:bookmarkStart w:id="173" w:name="OLE_LINK62"/>
      <w:bookmarkStart w:id="174" w:name="OLE_LINK63"/>
      <w:r>
        <w:rPr>
          <w:lang w:val="ru-RU"/>
        </w:rPr>
        <w:t xml:space="preserve">Квинты и октавы, разделенные менее чем эквивалентом одной целой ноты, допускаются в следующих случаях при условии, что вторая квинта или октава находятся на слабую </w:t>
      </w:r>
      <w:commentRangeStart w:id="175"/>
      <w:r>
        <w:rPr>
          <w:lang w:val="ru-RU"/>
        </w:rPr>
        <w:t>долю</w:t>
      </w:r>
      <w:commentRangeEnd w:id="175"/>
      <w:r w:rsidR="006D1284">
        <w:rPr>
          <w:rStyle w:val="a8"/>
        </w:rPr>
        <w:commentReference w:id="175"/>
      </w:r>
      <w:r>
        <w:rPr>
          <w:lang w:val="ru-RU"/>
        </w:rPr>
        <w:t>:</w:t>
      </w:r>
    </w:p>
    <w:bookmarkEnd w:id="173"/>
    <w:bookmarkEnd w:id="174"/>
    <w:p w14:paraId="19CCB288" w14:textId="63975A32" w:rsidR="00D1521F" w:rsidRDefault="00D1521F" w:rsidP="00D1521F">
      <w:pPr>
        <w:pStyle w:val="a7"/>
        <w:numPr>
          <w:ilvl w:val="0"/>
          <w:numId w:val="13"/>
        </w:numPr>
        <w:rPr>
          <w:lang w:val="ru-RU"/>
        </w:rPr>
      </w:pPr>
      <w:r>
        <w:rPr>
          <w:lang w:val="ru-RU"/>
        </w:rPr>
        <w:t>В противоположном движении:</w:t>
      </w:r>
    </w:p>
    <w:p w14:paraId="406C111F" w14:textId="203CDB1D" w:rsidR="00824B2C" w:rsidRPr="00824B2C" w:rsidRDefault="00824B2C" w:rsidP="00824B2C">
      <w:pPr>
        <w:jc w:val="center"/>
        <w:rPr>
          <w:lang w:val="ru-RU"/>
        </w:rPr>
      </w:pPr>
      <w:r>
        <w:rPr>
          <w:noProof/>
        </w:rPr>
        <w:drawing>
          <wp:inline distT="0" distB="0" distL="0" distR="0" wp14:anchorId="59AEB5AF" wp14:editId="2D3A87E7">
            <wp:extent cx="5726723" cy="1321006"/>
            <wp:effectExtent l="114300" t="114300" r="121920" b="1079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923" cy="1329356"/>
                    </a:xfrm>
                    <a:prstGeom prst="rect">
                      <a:avLst/>
                    </a:prstGeom>
                    <a:effectLst>
                      <a:glow rad="101600">
                        <a:schemeClr val="accent6">
                          <a:satMod val="175000"/>
                          <a:alpha val="40000"/>
                        </a:schemeClr>
                      </a:glow>
                    </a:effectLst>
                  </pic:spPr>
                </pic:pic>
              </a:graphicData>
            </a:graphic>
          </wp:inline>
        </w:drawing>
      </w:r>
    </w:p>
    <w:p w14:paraId="2DEE6970" w14:textId="01FF84A1" w:rsidR="00D1521F" w:rsidRDefault="00D1521F" w:rsidP="00D1521F">
      <w:pPr>
        <w:pStyle w:val="a7"/>
        <w:numPr>
          <w:ilvl w:val="0"/>
          <w:numId w:val="13"/>
        </w:numPr>
        <w:rPr>
          <w:lang w:val="ru-RU"/>
        </w:rPr>
      </w:pPr>
      <w:r>
        <w:rPr>
          <w:lang w:val="ru-RU"/>
        </w:rPr>
        <w:t xml:space="preserve">Даже в прямом движении, когда одна из двух квинт или октав образована </w:t>
      </w:r>
      <w:commentRangeStart w:id="176"/>
      <w:r>
        <w:rPr>
          <w:lang w:val="ru-RU"/>
        </w:rPr>
        <w:t>мелодической нотой</w:t>
      </w:r>
      <w:commentRangeEnd w:id="176"/>
      <w:r w:rsidR="00D56301">
        <w:rPr>
          <w:rStyle w:val="a8"/>
        </w:rPr>
        <w:commentReference w:id="176"/>
      </w:r>
      <w:commentRangeStart w:id="177"/>
      <w:r w:rsidR="00171F07">
        <w:rPr>
          <w:rStyle w:val="a5"/>
          <w:lang w:val="ru-RU"/>
        </w:rPr>
        <w:footnoteReference w:id="12"/>
      </w:r>
      <w:commentRangeEnd w:id="177"/>
      <w:r w:rsidR="00682367">
        <w:rPr>
          <w:rStyle w:val="a8"/>
        </w:rPr>
        <w:commentReference w:id="177"/>
      </w:r>
      <w:r>
        <w:rPr>
          <w:lang w:val="ru-RU"/>
        </w:rPr>
        <w:t>:</w:t>
      </w:r>
    </w:p>
    <w:p w14:paraId="1C0BD9A4" w14:textId="11451298" w:rsidR="00052780" w:rsidRDefault="00824B2C" w:rsidP="00052780">
      <w:pPr>
        <w:rPr>
          <w:lang w:val="ru-RU"/>
        </w:rPr>
      </w:pPr>
      <w:r>
        <w:rPr>
          <w:noProof/>
        </w:rPr>
        <w:lastRenderedPageBreak/>
        <w:drawing>
          <wp:inline distT="0" distB="0" distL="0" distR="0" wp14:anchorId="21E70333" wp14:editId="30CB0E0A">
            <wp:extent cx="6152515" cy="1196340"/>
            <wp:effectExtent l="114300" t="114300" r="114935" b="1181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1196340"/>
                    </a:xfrm>
                    <a:prstGeom prst="rect">
                      <a:avLst/>
                    </a:prstGeom>
                    <a:effectLst>
                      <a:glow rad="101600">
                        <a:schemeClr val="accent6">
                          <a:satMod val="175000"/>
                          <a:alpha val="40000"/>
                        </a:schemeClr>
                      </a:glow>
                    </a:effectLst>
                  </pic:spPr>
                </pic:pic>
              </a:graphicData>
            </a:graphic>
          </wp:inline>
        </w:drawing>
      </w:r>
    </w:p>
    <w:p w14:paraId="534EE103" w14:textId="640BABA9" w:rsidR="00EB0C6E" w:rsidRDefault="00EB0C6E" w:rsidP="00EB0C6E">
      <w:pPr>
        <w:ind w:firstLine="360"/>
        <w:rPr>
          <w:lang w:val="ru-RU"/>
        </w:rPr>
      </w:pPr>
      <w:bookmarkStart w:id="180" w:name="OLE_LINK66"/>
      <w:bookmarkStart w:id="181" w:name="OLE_LINK67"/>
      <w:bookmarkStart w:id="182" w:name="OLE_LINK162"/>
      <w:bookmarkStart w:id="183" w:name="OLE_LINK163"/>
      <w:r>
        <w:rPr>
          <w:lang w:val="ru-RU"/>
        </w:rPr>
        <w:t xml:space="preserve">Начиная с 5 голосов квинты и октавы, разделенные одной половинной или двумя четвертными нотами, допускаются, если вторая квинта или октава приходится на слабую долю, без каких-либо </w:t>
      </w:r>
      <w:commentRangeStart w:id="184"/>
      <w:r>
        <w:rPr>
          <w:lang w:val="ru-RU"/>
        </w:rPr>
        <w:t>дополнительных условий</w:t>
      </w:r>
      <w:commentRangeEnd w:id="184"/>
      <w:r w:rsidR="00622547">
        <w:rPr>
          <w:rStyle w:val="a8"/>
        </w:rPr>
        <w:commentReference w:id="184"/>
      </w:r>
      <w:r w:rsidR="008108D4">
        <w:rPr>
          <w:rStyle w:val="a5"/>
          <w:lang w:val="ru-RU"/>
        </w:rPr>
        <w:footnoteReference w:id="13"/>
      </w:r>
      <w:r>
        <w:rPr>
          <w:lang w:val="ru-RU"/>
        </w:rPr>
        <w:t>.</w:t>
      </w:r>
    </w:p>
    <w:p w14:paraId="6EA88DA5" w14:textId="242A14D1" w:rsidR="00EB0C6E" w:rsidRDefault="000C0924" w:rsidP="000C0924">
      <w:pPr>
        <w:pStyle w:val="5"/>
        <w:rPr>
          <w:lang w:val="ru-RU"/>
        </w:rPr>
      </w:pPr>
      <w:bookmarkStart w:id="185" w:name="OLE_LINK70"/>
      <w:bookmarkStart w:id="186" w:name="OLE_LINK71"/>
      <w:bookmarkEnd w:id="180"/>
      <w:bookmarkEnd w:id="181"/>
      <w:r>
        <w:rPr>
          <w:lang w:val="ru-RU"/>
        </w:rPr>
        <w:t>Прям</w:t>
      </w:r>
      <w:r w:rsidR="009F2AA1">
        <w:rPr>
          <w:lang w:val="ru-RU"/>
        </w:rPr>
        <w:t>ое движение в</w:t>
      </w:r>
      <w:r w:rsidR="00D51309">
        <w:rPr>
          <w:lang w:val="ru-RU"/>
        </w:rPr>
        <w:t xml:space="preserve"> квинту</w:t>
      </w:r>
      <w:r>
        <w:rPr>
          <w:lang w:val="ru-RU"/>
        </w:rPr>
        <w:t xml:space="preserve"> и</w:t>
      </w:r>
      <w:r w:rsidR="00D51309">
        <w:rPr>
          <w:lang w:val="ru-RU"/>
        </w:rPr>
        <w:t>ли октаву</w:t>
      </w:r>
      <w:r>
        <w:rPr>
          <w:lang w:val="ru-RU"/>
        </w:rPr>
        <w:t xml:space="preserve"> между крайними голосами</w:t>
      </w:r>
    </w:p>
    <w:bookmarkEnd w:id="185"/>
    <w:bookmarkEnd w:id="186"/>
    <w:p w14:paraId="232E7334" w14:textId="1736F775" w:rsidR="000C0924" w:rsidRDefault="009F2AA1" w:rsidP="000C0924">
      <w:pPr>
        <w:ind w:firstLine="360"/>
        <w:rPr>
          <w:lang w:val="ru-RU"/>
        </w:rPr>
      </w:pPr>
      <w:r>
        <w:rPr>
          <w:lang w:val="ru-RU"/>
        </w:rPr>
        <w:t xml:space="preserve">Между крайними голосами запрещено двигаться прямо в квинту или </w:t>
      </w:r>
      <w:commentRangeStart w:id="187"/>
      <w:r>
        <w:rPr>
          <w:lang w:val="ru-RU"/>
        </w:rPr>
        <w:t>октаву</w:t>
      </w:r>
      <w:commentRangeEnd w:id="187"/>
      <w:r w:rsidR="00C001AD">
        <w:rPr>
          <w:rStyle w:val="a8"/>
        </w:rPr>
        <w:commentReference w:id="187"/>
      </w:r>
      <w:r>
        <w:rPr>
          <w:lang w:val="ru-RU"/>
        </w:rPr>
        <w:t>.</w:t>
      </w:r>
    </w:p>
    <w:p w14:paraId="1A5B9361" w14:textId="0F45DF25" w:rsidR="000C0924" w:rsidRDefault="00495D6B" w:rsidP="00EF0FA1">
      <w:pPr>
        <w:jc w:val="center"/>
        <w:rPr>
          <w:lang w:val="ru-RU"/>
        </w:rPr>
      </w:pPr>
      <w:r>
        <w:rPr>
          <w:noProof/>
        </w:rPr>
        <w:drawing>
          <wp:inline distT="0" distB="0" distL="0" distR="0" wp14:anchorId="6C02A23D" wp14:editId="5DE7BA88">
            <wp:extent cx="6152515" cy="558800"/>
            <wp:effectExtent l="114300" t="114300" r="114935" b="1079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2515" cy="558800"/>
                    </a:xfrm>
                    <a:prstGeom prst="rect">
                      <a:avLst/>
                    </a:prstGeom>
                    <a:effectLst>
                      <a:glow rad="101600">
                        <a:schemeClr val="accent2">
                          <a:satMod val="175000"/>
                          <a:alpha val="40000"/>
                        </a:schemeClr>
                      </a:glow>
                    </a:effectLst>
                  </pic:spPr>
                </pic:pic>
              </a:graphicData>
            </a:graphic>
          </wp:inline>
        </w:drawing>
      </w:r>
    </w:p>
    <w:p w14:paraId="068E406C" w14:textId="6FAF5207" w:rsidR="00495D6B" w:rsidRPr="00495D6B" w:rsidRDefault="00495D6B" w:rsidP="00495D6B">
      <w:pPr>
        <w:ind w:firstLine="360"/>
        <w:rPr>
          <w:b/>
          <w:u w:val="single"/>
          <w:lang w:val="ru-RU"/>
        </w:rPr>
      </w:pPr>
      <w:bookmarkStart w:id="188" w:name="OLE_LINK74"/>
      <w:bookmarkStart w:id="189" w:name="OLE_LINK75"/>
      <w:r w:rsidRPr="00495D6B">
        <w:rPr>
          <w:b/>
          <w:u w:val="single"/>
          <w:lang w:val="ru-RU"/>
        </w:rPr>
        <w:t>Исключения:</w:t>
      </w:r>
    </w:p>
    <w:p w14:paraId="33EABB8C" w14:textId="2FFA453B" w:rsidR="00495D6B" w:rsidRDefault="00495D6B" w:rsidP="00495D6B">
      <w:pPr>
        <w:ind w:firstLine="360"/>
        <w:rPr>
          <w:lang w:val="ru-RU"/>
        </w:rPr>
      </w:pPr>
      <w:bookmarkStart w:id="190" w:name="OLE_LINK189"/>
      <w:bookmarkStart w:id="191" w:name="OLE_LINK68"/>
      <w:bookmarkStart w:id="192" w:name="OLE_LINK69"/>
      <w:r>
        <w:rPr>
          <w:lang w:val="ru-RU"/>
        </w:rPr>
        <w:t xml:space="preserve">Начиная с 3 голосов, разрешено прямое движение в октаву между крайними голосами </w:t>
      </w:r>
      <w:r w:rsidR="008C0FC3">
        <w:rPr>
          <w:lang w:val="ru-RU"/>
        </w:rPr>
        <w:t xml:space="preserve">в заключительной каденции </w:t>
      </w:r>
      <w:r>
        <w:rPr>
          <w:lang w:val="ru-RU"/>
        </w:rPr>
        <w:t>при условии, что вер</w:t>
      </w:r>
      <w:r w:rsidR="00EF0FA1">
        <w:rPr>
          <w:lang w:val="ru-RU"/>
        </w:rPr>
        <w:t>хний голос двигается поступенно</w:t>
      </w:r>
      <w:bookmarkEnd w:id="190"/>
      <w:r w:rsidR="00EF0FA1">
        <w:rPr>
          <w:lang w:val="ru-RU"/>
        </w:rPr>
        <w:t>:</w:t>
      </w:r>
    </w:p>
    <w:bookmarkEnd w:id="182"/>
    <w:bookmarkEnd w:id="183"/>
    <w:bookmarkEnd w:id="188"/>
    <w:bookmarkEnd w:id="189"/>
    <w:bookmarkEnd w:id="191"/>
    <w:bookmarkEnd w:id="192"/>
    <w:p w14:paraId="58C9A6A5" w14:textId="002F4383" w:rsidR="00EF0FA1" w:rsidRDefault="00EF0FA1" w:rsidP="00EF0FA1">
      <w:pPr>
        <w:jc w:val="center"/>
        <w:rPr>
          <w:lang w:val="ru-RU"/>
        </w:rPr>
      </w:pPr>
      <w:r>
        <w:rPr>
          <w:noProof/>
        </w:rPr>
        <w:drawing>
          <wp:inline distT="0" distB="0" distL="0" distR="0" wp14:anchorId="303DBBF4" wp14:editId="57B8088A">
            <wp:extent cx="2455985" cy="920109"/>
            <wp:effectExtent l="114300" t="114300" r="116205" b="1092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395" cy="936372"/>
                    </a:xfrm>
                    <a:prstGeom prst="rect">
                      <a:avLst/>
                    </a:prstGeom>
                    <a:effectLst>
                      <a:glow rad="101600">
                        <a:schemeClr val="accent4">
                          <a:satMod val="175000"/>
                          <a:alpha val="40000"/>
                        </a:schemeClr>
                      </a:glow>
                    </a:effectLst>
                  </pic:spPr>
                </pic:pic>
              </a:graphicData>
            </a:graphic>
          </wp:inline>
        </w:drawing>
      </w:r>
    </w:p>
    <w:p w14:paraId="339AD514" w14:textId="0BF75A38" w:rsidR="00105D45" w:rsidRDefault="00105D45" w:rsidP="00105D45">
      <w:pPr>
        <w:ind w:firstLine="360"/>
        <w:rPr>
          <w:lang w:val="ru-RU"/>
        </w:rPr>
      </w:pPr>
      <w:bookmarkStart w:id="193" w:name="OLE_LINK164"/>
      <w:bookmarkStart w:id="194" w:name="OLE_LINK165"/>
      <w:bookmarkStart w:id="195" w:name="OLE_LINK72"/>
      <w:bookmarkStart w:id="196" w:name="OLE_LINK73"/>
      <w:r>
        <w:rPr>
          <w:lang w:val="ru-RU"/>
        </w:rPr>
        <w:t xml:space="preserve">Начиная с 6 голосов, разрешено прямое движение в квинту и октаву между крайними голосами </w:t>
      </w:r>
      <w:r w:rsidRPr="003378B8">
        <w:rPr>
          <w:lang w:val="ru-RU"/>
        </w:rPr>
        <w:t>на основных ступенях (</w:t>
      </w:r>
      <w:r w:rsidRPr="003378B8">
        <w:t>I</w:t>
      </w:r>
      <w:r w:rsidR="00AC6AEA" w:rsidRPr="003378B8">
        <w:rPr>
          <w:lang w:val="ru-RU"/>
        </w:rPr>
        <w:t xml:space="preserve">, </w:t>
      </w:r>
      <w:r w:rsidRPr="003378B8">
        <w:t>IV</w:t>
      </w:r>
      <w:r w:rsidR="00AC6AEA" w:rsidRPr="003378B8">
        <w:rPr>
          <w:lang w:val="ru-RU"/>
        </w:rPr>
        <w:t xml:space="preserve">, </w:t>
      </w:r>
      <w:r w:rsidRPr="003378B8">
        <w:t>V</w:t>
      </w:r>
      <w:r w:rsidRPr="003378B8">
        <w:rPr>
          <w:lang w:val="ru-RU"/>
        </w:rPr>
        <w:t>) при</w:t>
      </w:r>
      <w:r>
        <w:rPr>
          <w:lang w:val="ru-RU"/>
        </w:rPr>
        <w:t xml:space="preserve"> условии, что вер</w:t>
      </w:r>
      <w:r w:rsidR="00F30313">
        <w:rPr>
          <w:lang w:val="ru-RU"/>
        </w:rPr>
        <w:t>хний голос двигается поступенно.</w:t>
      </w:r>
      <w:bookmarkEnd w:id="193"/>
      <w:bookmarkEnd w:id="194"/>
    </w:p>
    <w:bookmarkEnd w:id="195"/>
    <w:bookmarkEnd w:id="196"/>
    <w:p w14:paraId="601F4D2B" w14:textId="63C0BFD4" w:rsidR="0014505D" w:rsidRDefault="0014505D" w:rsidP="0014505D">
      <w:pPr>
        <w:pStyle w:val="5"/>
        <w:rPr>
          <w:lang w:val="ru-RU"/>
        </w:rPr>
      </w:pPr>
      <w:r>
        <w:rPr>
          <w:lang w:val="ru-RU"/>
        </w:rPr>
        <w:t xml:space="preserve">Прямое движение в квинту или октаву между не </w:t>
      </w:r>
      <w:r w:rsidR="00D40D53">
        <w:rPr>
          <w:lang w:val="ru-RU"/>
        </w:rPr>
        <w:t>крайними голосами</w:t>
      </w:r>
    </w:p>
    <w:p w14:paraId="7F221DAE" w14:textId="49F99395" w:rsidR="00EF0FA1" w:rsidRDefault="00F53A77" w:rsidP="00495D6B">
      <w:pPr>
        <w:ind w:firstLine="360"/>
        <w:rPr>
          <w:lang w:val="ru-RU"/>
        </w:rPr>
      </w:pPr>
      <w:bookmarkStart w:id="197" w:name="OLE_LINK166"/>
      <w:bookmarkStart w:id="198" w:name="OLE_LINK167"/>
      <w:r>
        <w:rPr>
          <w:lang w:val="ru-RU"/>
        </w:rPr>
        <w:t>Между голосами, отличными от крайних</w:t>
      </w:r>
      <w:r w:rsidR="006552C6">
        <w:rPr>
          <w:rStyle w:val="a5"/>
          <w:lang w:val="ru-RU"/>
        </w:rPr>
        <w:footnoteReference w:id="14"/>
      </w:r>
      <w:r>
        <w:rPr>
          <w:lang w:val="ru-RU"/>
        </w:rPr>
        <w:t>, разрешено двигаться прямо в квинту или октаву</w:t>
      </w:r>
      <w:bookmarkEnd w:id="197"/>
      <w:bookmarkEnd w:id="198"/>
      <w:r>
        <w:rPr>
          <w:lang w:val="ru-RU"/>
        </w:rPr>
        <w:t>:</w:t>
      </w:r>
    </w:p>
    <w:p w14:paraId="55C6CED3" w14:textId="3B14D7A0" w:rsidR="00F53A77" w:rsidRDefault="009D10D4" w:rsidP="009D10D4">
      <w:pPr>
        <w:pStyle w:val="a7"/>
        <w:numPr>
          <w:ilvl w:val="0"/>
          <w:numId w:val="14"/>
        </w:numPr>
        <w:rPr>
          <w:lang w:val="ru-RU"/>
        </w:rPr>
      </w:pPr>
      <w:bookmarkStart w:id="199" w:name="OLE_LINK275"/>
      <w:bookmarkStart w:id="200" w:name="OLE_LINK276"/>
      <w:r>
        <w:rPr>
          <w:lang w:val="ru-RU"/>
        </w:rPr>
        <w:lastRenderedPageBreak/>
        <w:t>Если один из двух голосов двигается поступенно</w:t>
      </w:r>
      <w:r w:rsidR="00540CF0">
        <w:rPr>
          <w:rStyle w:val="a5"/>
          <w:lang w:val="ru-RU"/>
        </w:rPr>
        <w:footnoteReference w:id="15"/>
      </w:r>
      <w:r>
        <w:rPr>
          <w:lang w:val="ru-RU"/>
        </w:rPr>
        <w:t>:</w:t>
      </w:r>
    </w:p>
    <w:bookmarkEnd w:id="199"/>
    <w:bookmarkEnd w:id="200"/>
    <w:p w14:paraId="29A0D8C9" w14:textId="36274FC6" w:rsidR="00927397" w:rsidRPr="00927397" w:rsidRDefault="00927397" w:rsidP="00927397">
      <w:pPr>
        <w:jc w:val="center"/>
        <w:rPr>
          <w:lang w:val="ru-RU"/>
        </w:rPr>
      </w:pPr>
      <w:r>
        <w:rPr>
          <w:noProof/>
        </w:rPr>
        <w:drawing>
          <wp:inline distT="0" distB="0" distL="0" distR="0" wp14:anchorId="1D2C2597" wp14:editId="58DD7BF1">
            <wp:extent cx="6152515" cy="920115"/>
            <wp:effectExtent l="114300" t="114300" r="114935" b="1085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2515" cy="920115"/>
                    </a:xfrm>
                    <a:prstGeom prst="rect">
                      <a:avLst/>
                    </a:prstGeom>
                    <a:effectLst>
                      <a:glow rad="101600">
                        <a:schemeClr val="accent6">
                          <a:satMod val="175000"/>
                          <a:alpha val="40000"/>
                        </a:schemeClr>
                      </a:glow>
                    </a:effectLst>
                  </pic:spPr>
                </pic:pic>
              </a:graphicData>
            </a:graphic>
          </wp:inline>
        </w:drawing>
      </w:r>
    </w:p>
    <w:p w14:paraId="6B780D64" w14:textId="54F2059A" w:rsidR="009D10D4" w:rsidRDefault="009D10D4" w:rsidP="009D10D4">
      <w:pPr>
        <w:pStyle w:val="a7"/>
        <w:numPr>
          <w:ilvl w:val="0"/>
          <w:numId w:val="14"/>
        </w:numPr>
        <w:rPr>
          <w:lang w:val="ru-RU"/>
        </w:rPr>
      </w:pPr>
      <w:r>
        <w:rPr>
          <w:lang w:val="ru-RU"/>
        </w:rPr>
        <w:t>Даже в случае скачкового движения в обоих голосах, если одна из нот квинты или октавы является частью предыдущей гармонии</w:t>
      </w:r>
      <w:r w:rsidR="00E20E80">
        <w:rPr>
          <w:lang w:val="ru-RU"/>
        </w:rPr>
        <w:t xml:space="preserve"> (общая нота):</w:t>
      </w:r>
    </w:p>
    <w:p w14:paraId="63CDC946" w14:textId="6403A776" w:rsidR="00D52248" w:rsidRPr="00D52248" w:rsidRDefault="00D52248" w:rsidP="00D52248">
      <w:pPr>
        <w:jc w:val="center"/>
        <w:rPr>
          <w:lang w:val="ru-RU"/>
        </w:rPr>
      </w:pPr>
      <w:r>
        <w:rPr>
          <w:noProof/>
        </w:rPr>
        <w:drawing>
          <wp:inline distT="0" distB="0" distL="0" distR="0" wp14:anchorId="7B3C4A2E" wp14:editId="492A5B66">
            <wp:extent cx="2309446" cy="873661"/>
            <wp:effectExtent l="114300" t="114300" r="110490" b="1174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5341" cy="883457"/>
                    </a:xfrm>
                    <a:prstGeom prst="rect">
                      <a:avLst/>
                    </a:prstGeom>
                    <a:effectLst>
                      <a:glow rad="101600">
                        <a:schemeClr val="accent6">
                          <a:satMod val="175000"/>
                          <a:alpha val="40000"/>
                        </a:schemeClr>
                      </a:glow>
                    </a:effectLst>
                  </pic:spPr>
                </pic:pic>
              </a:graphicData>
            </a:graphic>
          </wp:inline>
        </w:drawing>
      </w:r>
    </w:p>
    <w:p w14:paraId="58CEF925" w14:textId="68AFB233" w:rsidR="00E20E80" w:rsidRPr="00653B86" w:rsidRDefault="002E6CA6" w:rsidP="00E20E80">
      <w:pPr>
        <w:ind w:firstLine="360"/>
        <w:rPr>
          <w:lang w:val="ru-RU"/>
        </w:rPr>
      </w:pPr>
      <w:r>
        <w:t xml:space="preserve">Similar motion to unison is prohibited. </w:t>
      </w:r>
      <w:del w:id="201" w:author="Rualark Rualark" w:date="2018-10-26T11:10:00Z">
        <w:r w:rsidDel="002E6CA6">
          <w:delText>Starting from 3 voices, similar motion to tritone is allowed</w:delText>
        </w:r>
      </w:del>
      <w:ins w:id="202" w:author="Rualark Rualark" w:date="2018-10-26T11:10:00Z">
        <w:r>
          <w:t>Similar</w:t>
        </w:r>
        <w:r w:rsidRPr="00653B86">
          <w:rPr>
            <w:lang w:val="ru-RU"/>
          </w:rPr>
          <w:t xml:space="preserve"> </w:t>
        </w:r>
        <w:r>
          <w:t>motion</w:t>
        </w:r>
        <w:r w:rsidRPr="00653B86">
          <w:rPr>
            <w:lang w:val="ru-RU"/>
          </w:rPr>
          <w:t xml:space="preserve"> </w:t>
        </w:r>
        <w:r>
          <w:t>to</w:t>
        </w:r>
        <w:r w:rsidRPr="00653B86">
          <w:rPr>
            <w:lang w:val="ru-RU"/>
          </w:rPr>
          <w:t xml:space="preserve"> </w:t>
        </w:r>
        <w:r>
          <w:t>tritone</w:t>
        </w:r>
        <w:r w:rsidRPr="00653B86">
          <w:rPr>
            <w:lang w:val="ru-RU"/>
          </w:rPr>
          <w:t xml:space="preserve"> </w:t>
        </w:r>
        <w:r>
          <w:t>without</w:t>
        </w:r>
        <w:r w:rsidRPr="00653B86">
          <w:rPr>
            <w:lang w:val="ru-RU"/>
          </w:rPr>
          <w:t xml:space="preserve"> </w:t>
        </w:r>
        <w:r>
          <w:t>bass</w:t>
        </w:r>
        <w:r w:rsidRPr="00653B86">
          <w:rPr>
            <w:lang w:val="ru-RU"/>
          </w:rPr>
          <w:t xml:space="preserve"> </w:t>
        </w:r>
        <w:r>
          <w:t>is</w:t>
        </w:r>
        <w:r w:rsidRPr="00653B86">
          <w:rPr>
            <w:lang w:val="ru-RU"/>
          </w:rPr>
          <w:t xml:space="preserve"> </w:t>
        </w:r>
        <w:r>
          <w:t>allowed</w:t>
        </w:r>
      </w:ins>
      <w:r w:rsidRPr="00653B86">
        <w:rPr>
          <w:lang w:val="ru-RU"/>
        </w:rPr>
        <w:t>.</w:t>
      </w:r>
    </w:p>
    <w:p w14:paraId="0EFB7C74" w14:textId="77777777" w:rsidR="0048207D" w:rsidRPr="00495D6B" w:rsidRDefault="0048207D" w:rsidP="0048207D">
      <w:pPr>
        <w:ind w:firstLine="360"/>
        <w:rPr>
          <w:b/>
          <w:u w:val="single"/>
          <w:lang w:val="ru-RU"/>
        </w:rPr>
      </w:pPr>
      <w:r w:rsidRPr="00495D6B">
        <w:rPr>
          <w:b/>
          <w:u w:val="single"/>
          <w:lang w:val="ru-RU"/>
        </w:rPr>
        <w:t>Исключения:</w:t>
      </w:r>
    </w:p>
    <w:p w14:paraId="60E2218A" w14:textId="71B2AD9D" w:rsidR="0048207D" w:rsidRDefault="0048207D" w:rsidP="0048207D">
      <w:pPr>
        <w:ind w:firstLine="360"/>
        <w:rPr>
          <w:lang w:val="ru-RU"/>
        </w:rPr>
      </w:pPr>
      <w:bookmarkStart w:id="203" w:name="OLE_LINK170"/>
      <w:bookmarkStart w:id="204" w:name="OLE_LINK171"/>
      <w:r>
        <w:rPr>
          <w:lang w:val="ru-RU"/>
        </w:rPr>
        <w:t xml:space="preserve">Начиная с 6 голосов, разрешено прямое движение в октаву между не крайними голосами скачком </w:t>
      </w:r>
      <w:r w:rsidR="00105A1A">
        <w:rPr>
          <w:lang w:val="ru-RU"/>
        </w:rPr>
        <w:t xml:space="preserve">в обоих голосах </w:t>
      </w:r>
      <w:r>
        <w:rPr>
          <w:lang w:val="ru-RU"/>
        </w:rPr>
        <w:t>даже без общей ноты.</w:t>
      </w:r>
    </w:p>
    <w:bookmarkEnd w:id="203"/>
    <w:bookmarkEnd w:id="204"/>
    <w:p w14:paraId="4A8FF01E" w14:textId="34445698" w:rsidR="0048207D" w:rsidRDefault="00D825D6" w:rsidP="00D825D6">
      <w:pPr>
        <w:pStyle w:val="5"/>
        <w:rPr>
          <w:lang w:val="ru-RU"/>
        </w:rPr>
      </w:pPr>
      <w:commentRangeStart w:id="205"/>
      <w:r>
        <w:rPr>
          <w:lang w:val="ru-RU"/>
        </w:rPr>
        <w:t>Последовательные секунды, септимы, ноны</w:t>
      </w:r>
      <w:commentRangeEnd w:id="205"/>
      <w:r w:rsidR="002533F2">
        <w:rPr>
          <w:rStyle w:val="a8"/>
          <w:rFonts w:asciiTheme="minorHAnsi" w:eastAsiaTheme="minorHAnsi" w:hAnsiTheme="minorHAnsi" w:cstheme="minorBidi"/>
          <w:color w:val="auto"/>
        </w:rPr>
        <w:commentReference w:id="205"/>
      </w:r>
    </w:p>
    <w:p w14:paraId="0CF1ECCD" w14:textId="2D0FD2ED" w:rsidR="00D825D6" w:rsidRDefault="00D825D6" w:rsidP="00D825D6">
      <w:pPr>
        <w:pStyle w:val="a7"/>
        <w:numPr>
          <w:ilvl w:val="0"/>
          <w:numId w:val="15"/>
        </w:numPr>
        <w:rPr>
          <w:lang w:val="ru-RU"/>
        </w:rPr>
      </w:pPr>
      <w:bookmarkStart w:id="209" w:name="OLE_LINK279"/>
      <w:bookmarkStart w:id="210" w:name="OLE_LINK280"/>
      <w:r>
        <w:rPr>
          <w:lang w:val="ru-RU"/>
        </w:rPr>
        <w:t>Последовательные секунды – необходимо избегать</w:t>
      </w:r>
      <w:r w:rsidR="008B1587">
        <w:rPr>
          <w:rStyle w:val="a5"/>
          <w:lang w:val="ru-RU"/>
        </w:rPr>
        <w:footnoteReference w:id="16"/>
      </w:r>
      <w:r>
        <w:rPr>
          <w:lang w:val="ru-RU"/>
        </w:rPr>
        <w:t>:</w:t>
      </w:r>
    </w:p>
    <w:bookmarkEnd w:id="209"/>
    <w:bookmarkEnd w:id="210"/>
    <w:p w14:paraId="25B5FC3D" w14:textId="4DEF60C1" w:rsidR="00D825D6" w:rsidRPr="00D825D6" w:rsidRDefault="00D825D6" w:rsidP="00D825D6">
      <w:pPr>
        <w:jc w:val="center"/>
        <w:rPr>
          <w:lang w:val="ru-RU"/>
        </w:rPr>
      </w:pPr>
      <w:r>
        <w:rPr>
          <w:noProof/>
        </w:rPr>
        <w:drawing>
          <wp:inline distT="0" distB="0" distL="0" distR="0" wp14:anchorId="735FA5E0" wp14:editId="2ADFCA78">
            <wp:extent cx="1822939" cy="519764"/>
            <wp:effectExtent l="114300" t="114300" r="120650" b="1092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7759" cy="532543"/>
                    </a:xfrm>
                    <a:prstGeom prst="rect">
                      <a:avLst/>
                    </a:prstGeom>
                    <a:effectLst>
                      <a:glow rad="101600">
                        <a:schemeClr val="accent2">
                          <a:satMod val="175000"/>
                          <a:alpha val="40000"/>
                        </a:schemeClr>
                      </a:glow>
                    </a:effectLst>
                  </pic:spPr>
                </pic:pic>
              </a:graphicData>
            </a:graphic>
          </wp:inline>
        </w:drawing>
      </w:r>
    </w:p>
    <w:p w14:paraId="3A62BB08" w14:textId="7FF2D753" w:rsidR="00D825D6" w:rsidRDefault="00D825D6" w:rsidP="00D825D6">
      <w:pPr>
        <w:pStyle w:val="a7"/>
        <w:numPr>
          <w:ilvl w:val="0"/>
          <w:numId w:val="15"/>
        </w:numPr>
        <w:rPr>
          <w:lang w:val="ru-RU"/>
        </w:rPr>
      </w:pPr>
      <w:r>
        <w:rPr>
          <w:lang w:val="ru-RU"/>
        </w:rPr>
        <w:t xml:space="preserve">Последовательные септимы и ноны – разрешены, особенно если второй интервал является </w:t>
      </w:r>
      <w:r w:rsidR="002916E6">
        <w:rPr>
          <w:lang w:val="ru-RU"/>
        </w:rPr>
        <w:t>малой</w:t>
      </w:r>
      <w:r>
        <w:rPr>
          <w:lang w:val="ru-RU"/>
        </w:rPr>
        <w:t xml:space="preserve"> септимой или </w:t>
      </w:r>
      <w:r w:rsidR="002916E6">
        <w:rPr>
          <w:lang w:val="ru-RU"/>
        </w:rPr>
        <w:t>большой</w:t>
      </w:r>
      <w:r>
        <w:rPr>
          <w:lang w:val="ru-RU"/>
        </w:rPr>
        <w:t xml:space="preserve"> ноной</w:t>
      </w:r>
      <w:r w:rsidR="00295E44">
        <w:rPr>
          <w:lang w:val="ru-RU"/>
        </w:rPr>
        <w:t>:</w:t>
      </w:r>
    </w:p>
    <w:p w14:paraId="085EA06A" w14:textId="2B3E273E" w:rsidR="00D825D6" w:rsidRPr="00D825D6" w:rsidRDefault="00D825D6" w:rsidP="00D825D6">
      <w:pPr>
        <w:jc w:val="center"/>
        <w:rPr>
          <w:lang w:val="ru-RU"/>
        </w:rPr>
      </w:pPr>
      <w:r>
        <w:rPr>
          <w:noProof/>
        </w:rPr>
        <w:lastRenderedPageBreak/>
        <w:drawing>
          <wp:inline distT="0" distB="0" distL="0" distR="0" wp14:anchorId="0A743059" wp14:editId="2531FFBF">
            <wp:extent cx="2649415" cy="494476"/>
            <wp:effectExtent l="114300" t="114300" r="113030" b="1155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2548" cy="513724"/>
                    </a:xfrm>
                    <a:prstGeom prst="rect">
                      <a:avLst/>
                    </a:prstGeom>
                    <a:effectLst>
                      <a:glow rad="101600">
                        <a:schemeClr val="accent4">
                          <a:satMod val="175000"/>
                          <a:alpha val="40000"/>
                        </a:schemeClr>
                      </a:glow>
                    </a:effectLst>
                  </pic:spPr>
                </pic:pic>
              </a:graphicData>
            </a:graphic>
          </wp:inline>
        </w:drawing>
      </w:r>
    </w:p>
    <w:p w14:paraId="6F600E67" w14:textId="3AD150B4" w:rsidR="00D825D6" w:rsidRDefault="00D555A1" w:rsidP="001B7C0D">
      <w:pPr>
        <w:ind w:firstLine="360"/>
        <w:rPr>
          <w:lang w:val="ru-RU"/>
        </w:rPr>
      </w:pPr>
      <w:bookmarkStart w:id="211" w:name="OLE_LINK283"/>
      <w:bookmarkStart w:id="212" w:name="OLE_LINK284"/>
      <w:bookmarkStart w:id="213" w:name="OLE_LINK172"/>
      <w:r>
        <w:rPr>
          <w:lang w:val="ru-RU"/>
        </w:rPr>
        <w:t>Большая септима</w:t>
      </w:r>
      <w:r w:rsidR="00195D0D">
        <w:rPr>
          <w:lang w:val="ru-RU"/>
        </w:rPr>
        <w:t xml:space="preserve"> и </w:t>
      </w:r>
      <w:r>
        <w:rPr>
          <w:lang w:val="ru-RU"/>
        </w:rPr>
        <w:t>малая нона</w:t>
      </w:r>
      <w:r w:rsidR="00195D0D">
        <w:rPr>
          <w:lang w:val="ru-RU"/>
        </w:rPr>
        <w:t xml:space="preserve"> </w:t>
      </w:r>
      <w:r w:rsidR="00EA6CE5" w:rsidRPr="008A2273">
        <w:rPr>
          <w:lang w:val="ru-RU"/>
        </w:rPr>
        <w:t>резко звучат</w:t>
      </w:r>
      <w:r w:rsidR="008A2273" w:rsidRPr="008A2273">
        <w:rPr>
          <w:lang w:val="ru-RU"/>
        </w:rPr>
        <w:t xml:space="preserve"> в отсутствии другого г</w:t>
      </w:r>
      <w:r w:rsidR="008A2273" w:rsidRPr="00F86885">
        <w:rPr>
          <w:lang w:val="ru-RU"/>
        </w:rPr>
        <w:t>олоса</w:t>
      </w:r>
      <w:r w:rsidR="00195D0D">
        <w:rPr>
          <w:lang w:val="ru-RU"/>
        </w:rPr>
        <w:t xml:space="preserve">. </w:t>
      </w:r>
      <w:r w:rsidR="00A95199">
        <w:rPr>
          <w:lang w:val="ru-RU"/>
        </w:rPr>
        <w:t xml:space="preserve">Они разрешены, если сопровождаются третьим голосом, образующим консонансный гармонический интервал с одной из нот </w:t>
      </w:r>
      <w:r w:rsidR="002916E6">
        <w:rPr>
          <w:lang w:val="ru-RU"/>
        </w:rPr>
        <w:t>большой</w:t>
      </w:r>
      <w:r w:rsidR="006565D9">
        <w:rPr>
          <w:lang w:val="ru-RU"/>
        </w:rPr>
        <w:t xml:space="preserve"> </w:t>
      </w:r>
      <w:r w:rsidR="00A95199">
        <w:rPr>
          <w:lang w:val="ru-RU"/>
        </w:rPr>
        <w:t xml:space="preserve">септимы или </w:t>
      </w:r>
      <w:r w:rsidR="002916E6">
        <w:rPr>
          <w:lang w:val="ru-RU"/>
        </w:rPr>
        <w:t>малой</w:t>
      </w:r>
      <w:r w:rsidR="006565D9">
        <w:rPr>
          <w:lang w:val="ru-RU"/>
        </w:rPr>
        <w:t xml:space="preserve"> </w:t>
      </w:r>
      <w:r w:rsidR="00A95199">
        <w:rPr>
          <w:lang w:val="ru-RU"/>
        </w:rPr>
        <w:t>ноны.</w:t>
      </w:r>
    </w:p>
    <w:bookmarkEnd w:id="211"/>
    <w:bookmarkEnd w:id="212"/>
    <w:bookmarkEnd w:id="213"/>
    <w:p w14:paraId="7319E2B6" w14:textId="0D275168" w:rsidR="00D825D6" w:rsidRPr="00D33DC2" w:rsidRDefault="00271D00" w:rsidP="00530E81">
      <w:pPr>
        <w:pStyle w:val="5"/>
      </w:pPr>
      <w:r>
        <w:t xml:space="preserve">Similar </w:t>
      </w:r>
      <w:r w:rsidR="00D33DC2">
        <w:t xml:space="preserve">motion to </w:t>
      </w:r>
      <w:r>
        <w:t>2nd, 7th and 9th</w:t>
      </w:r>
    </w:p>
    <w:p w14:paraId="64500A87" w14:textId="3DA497F6" w:rsidR="008B1587" w:rsidRPr="00271D00" w:rsidRDefault="00271D00" w:rsidP="008B1587">
      <w:pPr>
        <w:pStyle w:val="a7"/>
        <w:numPr>
          <w:ilvl w:val="0"/>
          <w:numId w:val="16"/>
        </w:numPr>
      </w:pPr>
      <w:bookmarkStart w:id="214" w:name="OLE_LINK281"/>
      <w:bookmarkStart w:id="215" w:name="OLE_LINK282"/>
      <w:bookmarkStart w:id="216" w:name="OLE_LINK287"/>
      <w:r w:rsidRPr="00025CC5">
        <w:rPr>
          <w:highlight w:val="red"/>
        </w:rPr>
        <w:t xml:space="preserve">Similar motion to major or minor second should be </w:t>
      </w:r>
      <w:commentRangeStart w:id="217"/>
      <w:r w:rsidRPr="00025CC5">
        <w:rPr>
          <w:highlight w:val="red"/>
        </w:rPr>
        <w:t>avoided</w:t>
      </w:r>
      <w:commentRangeEnd w:id="217"/>
      <w:r w:rsidR="00611878" w:rsidRPr="00025CC5">
        <w:rPr>
          <w:rStyle w:val="a8"/>
          <w:highlight w:val="red"/>
        </w:rPr>
        <w:commentReference w:id="217"/>
      </w:r>
      <w:r w:rsidR="000D3BDF">
        <w:rPr>
          <w:rStyle w:val="a5"/>
          <w:lang w:val="ru-RU"/>
        </w:rPr>
        <w:footnoteReference w:id="17"/>
      </w:r>
      <w:r w:rsidR="008B1587" w:rsidRPr="00271D00">
        <w:t>.</w:t>
      </w:r>
    </w:p>
    <w:bookmarkEnd w:id="214"/>
    <w:bookmarkEnd w:id="215"/>
    <w:bookmarkEnd w:id="216"/>
    <w:p w14:paraId="504B7252" w14:textId="56A78277" w:rsidR="00530E81" w:rsidRDefault="00530E81" w:rsidP="00583156">
      <w:pPr>
        <w:jc w:val="center"/>
        <w:rPr>
          <w:lang w:val="ru-RU"/>
        </w:rPr>
      </w:pPr>
      <w:r>
        <w:rPr>
          <w:noProof/>
        </w:rPr>
        <w:drawing>
          <wp:inline distT="0" distB="0" distL="0" distR="0" wp14:anchorId="53B1E25D" wp14:editId="481D0BF6">
            <wp:extent cx="2579077" cy="403734"/>
            <wp:effectExtent l="114300" t="114300" r="107315" b="1111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703" cy="432479"/>
                    </a:xfrm>
                    <a:prstGeom prst="rect">
                      <a:avLst/>
                    </a:prstGeom>
                    <a:effectLst>
                      <a:glow rad="101600">
                        <a:schemeClr val="accent2">
                          <a:satMod val="175000"/>
                          <a:alpha val="40000"/>
                        </a:schemeClr>
                      </a:glow>
                    </a:effectLst>
                  </pic:spPr>
                </pic:pic>
              </a:graphicData>
            </a:graphic>
          </wp:inline>
        </w:drawing>
      </w:r>
    </w:p>
    <w:p w14:paraId="4D3422FC" w14:textId="41F2B2FE" w:rsidR="00583156" w:rsidRPr="00271D00" w:rsidRDefault="00271D00" w:rsidP="00583156">
      <w:pPr>
        <w:pStyle w:val="a7"/>
        <w:numPr>
          <w:ilvl w:val="0"/>
          <w:numId w:val="16"/>
        </w:numPr>
      </w:pPr>
      <w:r w:rsidRPr="00BB7EA7">
        <w:rPr>
          <w:highlight w:val="green"/>
        </w:rPr>
        <w:t>Similar motion to 7th or 9th is acceptable</w:t>
      </w:r>
      <w:ins w:id="218" w:author="Rualark Rualark" w:date="2018-11-03T20:29:00Z">
        <w:r w:rsidR="00BB7EA7" w:rsidRPr="00BB7EA7">
          <w:rPr>
            <w:highlight w:val="green"/>
          </w:rPr>
          <w:t xml:space="preserve"> between non-extreme voices</w:t>
        </w:r>
      </w:ins>
      <w:r w:rsidRPr="00BB7EA7">
        <w:rPr>
          <w:highlight w:val="green"/>
        </w:rPr>
        <w:t xml:space="preserve">, especially </w:t>
      </w:r>
      <w:r w:rsidRPr="009E5019">
        <w:rPr>
          <w:highlight w:val="green"/>
        </w:rPr>
        <w:t xml:space="preserve">if it is minor 7th or major </w:t>
      </w:r>
      <w:commentRangeStart w:id="219"/>
      <w:r w:rsidRPr="009E5019">
        <w:rPr>
          <w:highlight w:val="green"/>
        </w:rPr>
        <w:t>9th</w:t>
      </w:r>
      <w:commentRangeEnd w:id="219"/>
      <w:r w:rsidRPr="009E5019">
        <w:rPr>
          <w:rStyle w:val="a8"/>
          <w:highlight w:val="green"/>
        </w:rPr>
        <w:commentReference w:id="219"/>
      </w:r>
      <w:r w:rsidR="00583156" w:rsidRPr="00271D00">
        <w:t>:</w:t>
      </w:r>
    </w:p>
    <w:p w14:paraId="577097BC" w14:textId="40F24306" w:rsidR="00583156" w:rsidRPr="00583156" w:rsidRDefault="00583156" w:rsidP="00583156">
      <w:pPr>
        <w:jc w:val="center"/>
        <w:rPr>
          <w:lang w:val="ru-RU"/>
        </w:rPr>
      </w:pPr>
      <w:r>
        <w:rPr>
          <w:noProof/>
        </w:rPr>
        <w:drawing>
          <wp:inline distT="0" distB="0" distL="0" distR="0" wp14:anchorId="29021A64" wp14:editId="3B986646">
            <wp:extent cx="2737339" cy="838961"/>
            <wp:effectExtent l="114300" t="114300" r="120650" b="1136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7281" cy="866527"/>
                    </a:xfrm>
                    <a:prstGeom prst="rect">
                      <a:avLst/>
                    </a:prstGeom>
                    <a:effectLst>
                      <a:glow rad="101600">
                        <a:schemeClr val="accent6">
                          <a:satMod val="175000"/>
                          <a:alpha val="40000"/>
                        </a:schemeClr>
                      </a:glow>
                    </a:effectLst>
                  </pic:spPr>
                </pic:pic>
              </a:graphicData>
            </a:graphic>
          </wp:inline>
        </w:drawing>
      </w:r>
    </w:p>
    <w:p w14:paraId="4B94ED1E" w14:textId="5C958BC1" w:rsidR="00BB7EA7" w:rsidRPr="00BB7EA7" w:rsidRDefault="00BB7EA7" w:rsidP="00461256">
      <w:pPr>
        <w:ind w:firstLine="360"/>
        <w:rPr>
          <w:ins w:id="220" w:author="Rualark Rualark" w:date="2018-11-03T20:29:00Z"/>
          <w:highlight w:val="yellow"/>
        </w:rPr>
      </w:pPr>
      <w:ins w:id="221" w:author="Rualark Rualark" w:date="2018-11-03T20:29:00Z">
        <w:r w:rsidRPr="00BB7EA7">
          <w:rPr>
            <w:highlight w:val="yellow"/>
          </w:rPr>
          <w:t>Similar motion to 7th or 9th is prohibited between extreme voices.</w:t>
        </w:r>
      </w:ins>
    </w:p>
    <w:p w14:paraId="1C9B5131" w14:textId="16C98235" w:rsidR="00583156" w:rsidRPr="00271D00" w:rsidRDefault="00271D00" w:rsidP="00461256">
      <w:pPr>
        <w:ind w:firstLine="360"/>
      </w:pPr>
      <w:r w:rsidRPr="00BB7EA7">
        <w:t>Major 7th and minor 9th can be alleviated with a common note</w:t>
      </w:r>
      <w:ins w:id="222" w:author="Rualark Rualark" w:date="2018-10-25T23:54:00Z">
        <w:r w:rsidR="002E5016" w:rsidRPr="00BB7EA7">
          <w:t xml:space="preserve"> when there are at least three voices</w:t>
        </w:r>
      </w:ins>
      <w:r w:rsidR="00902A88" w:rsidRPr="00271D00">
        <w:t>:</w:t>
      </w:r>
    </w:p>
    <w:p w14:paraId="734501DE" w14:textId="3690F370" w:rsidR="00530E81" w:rsidRDefault="00461256" w:rsidP="00461256">
      <w:pPr>
        <w:jc w:val="center"/>
        <w:rPr>
          <w:lang w:val="ru-RU"/>
        </w:rPr>
      </w:pPr>
      <w:r>
        <w:rPr>
          <w:noProof/>
        </w:rPr>
        <w:drawing>
          <wp:inline distT="0" distB="0" distL="0" distR="0" wp14:anchorId="598A05A2" wp14:editId="248350F4">
            <wp:extent cx="2631831" cy="774764"/>
            <wp:effectExtent l="0" t="0" r="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2544" cy="789693"/>
                    </a:xfrm>
                    <a:prstGeom prst="rect">
                      <a:avLst/>
                    </a:prstGeom>
                    <a:effectLst/>
                  </pic:spPr>
                </pic:pic>
              </a:graphicData>
            </a:graphic>
          </wp:inline>
        </w:drawing>
      </w:r>
    </w:p>
    <w:p w14:paraId="71D7EC25" w14:textId="5B7BC31D" w:rsidR="00461256" w:rsidRDefault="008C6332" w:rsidP="008C6332">
      <w:pPr>
        <w:pStyle w:val="5"/>
        <w:rPr>
          <w:lang w:val="ru-RU"/>
        </w:rPr>
      </w:pPr>
      <w:r>
        <w:rPr>
          <w:lang w:val="ru-RU"/>
        </w:rPr>
        <w:t>Секунда, септима и нона в начале голоса</w:t>
      </w:r>
    </w:p>
    <w:p w14:paraId="35F90B9F" w14:textId="23EFA3AB" w:rsidR="008C6332" w:rsidRDefault="008B65B9" w:rsidP="008C6332">
      <w:pPr>
        <w:ind w:firstLine="360"/>
        <w:rPr>
          <w:lang w:val="ru-RU"/>
        </w:rPr>
      </w:pPr>
      <w:r>
        <w:rPr>
          <w:lang w:val="ru-RU"/>
        </w:rPr>
        <w:t>Р</w:t>
      </w:r>
      <w:r w:rsidR="008C6332">
        <w:rPr>
          <w:lang w:val="ru-RU"/>
        </w:rPr>
        <w:t xml:space="preserve">азрешено начинать голос </w:t>
      </w:r>
      <w:r w:rsidR="001F7897">
        <w:rPr>
          <w:lang w:val="ru-RU"/>
        </w:rPr>
        <w:t xml:space="preserve">вертикальной </w:t>
      </w:r>
      <w:commentRangeStart w:id="223"/>
      <w:r w:rsidR="002916E6">
        <w:rPr>
          <w:lang w:val="ru-RU"/>
        </w:rPr>
        <w:t xml:space="preserve">большой </w:t>
      </w:r>
      <w:commentRangeEnd w:id="223"/>
      <w:r w:rsidR="00F30E3B">
        <w:rPr>
          <w:rStyle w:val="a8"/>
        </w:rPr>
        <w:commentReference w:id="223"/>
      </w:r>
      <w:commentRangeStart w:id="224"/>
      <w:r w:rsidR="008C6332">
        <w:rPr>
          <w:lang w:val="ru-RU"/>
        </w:rPr>
        <w:t xml:space="preserve">секундой, </w:t>
      </w:r>
      <w:r w:rsidR="002916E6">
        <w:rPr>
          <w:lang w:val="ru-RU"/>
        </w:rPr>
        <w:t xml:space="preserve">малой </w:t>
      </w:r>
      <w:r w:rsidR="008C6332">
        <w:rPr>
          <w:lang w:val="ru-RU"/>
        </w:rPr>
        <w:t xml:space="preserve">септимой или </w:t>
      </w:r>
      <w:r w:rsidR="002916E6">
        <w:rPr>
          <w:lang w:val="ru-RU"/>
        </w:rPr>
        <w:t xml:space="preserve">большой </w:t>
      </w:r>
      <w:r w:rsidR="008C6332">
        <w:rPr>
          <w:lang w:val="ru-RU"/>
        </w:rPr>
        <w:t>ноной</w:t>
      </w:r>
      <w:commentRangeEnd w:id="224"/>
      <w:r w:rsidR="004F203A">
        <w:rPr>
          <w:rStyle w:val="a8"/>
        </w:rPr>
        <w:commentReference w:id="224"/>
      </w:r>
      <w:r w:rsidR="008C6332">
        <w:rPr>
          <w:lang w:val="ru-RU"/>
        </w:rPr>
        <w:t>:</w:t>
      </w:r>
    </w:p>
    <w:p w14:paraId="2F35B0A3" w14:textId="21BDB2F2" w:rsidR="008C6332" w:rsidRDefault="008C6332" w:rsidP="008C6332">
      <w:pPr>
        <w:ind w:firstLine="360"/>
        <w:rPr>
          <w:lang w:val="ru-RU"/>
        </w:rPr>
      </w:pPr>
      <w:bookmarkStart w:id="225" w:name="OLE_LINK173"/>
      <w:bookmarkStart w:id="226" w:name="OLE_LINK174"/>
      <w:r>
        <w:rPr>
          <w:lang w:val="ru-RU"/>
        </w:rPr>
        <w:t xml:space="preserve">Запрещено начинать голос с </w:t>
      </w:r>
      <w:r w:rsidR="007971ED">
        <w:rPr>
          <w:lang w:val="ru-RU"/>
        </w:rPr>
        <w:t xml:space="preserve">вертикальной </w:t>
      </w:r>
      <w:r>
        <w:rPr>
          <w:lang w:val="ru-RU"/>
        </w:rPr>
        <w:t>малой секунды, большой септимы или малой нон</w:t>
      </w:r>
      <w:r w:rsidR="00B6200D">
        <w:rPr>
          <w:lang w:val="ru-RU"/>
        </w:rPr>
        <w:t>ы</w:t>
      </w:r>
      <w:r w:rsidR="00104392">
        <w:rPr>
          <w:lang w:val="ru-RU"/>
        </w:rPr>
        <w:t xml:space="preserve">, </w:t>
      </w:r>
      <w:r w:rsidR="0007100B" w:rsidRPr="0007100B">
        <w:rPr>
          <w:lang w:val="ru-RU"/>
        </w:rPr>
        <w:t>особенно если другой голос не образует консонанс с одной из диссонирующих нот</w:t>
      </w:r>
      <w:r>
        <w:rPr>
          <w:lang w:val="ru-RU"/>
        </w:rPr>
        <w:t>:</w:t>
      </w:r>
    </w:p>
    <w:bookmarkEnd w:id="225"/>
    <w:bookmarkEnd w:id="226"/>
    <w:p w14:paraId="1322A779" w14:textId="67BCEDEE" w:rsidR="008C6332" w:rsidRDefault="00AF2B50" w:rsidP="008C6332">
      <w:pPr>
        <w:jc w:val="center"/>
        <w:rPr>
          <w:lang w:val="ru-RU"/>
        </w:rPr>
      </w:pPr>
      <w:r>
        <w:rPr>
          <w:noProof/>
        </w:rPr>
        <w:lastRenderedPageBreak/>
        <w:drawing>
          <wp:inline distT="0" distB="0" distL="0" distR="0" wp14:anchorId="5600BA5F" wp14:editId="74FAB277">
            <wp:extent cx="2579077" cy="725543"/>
            <wp:effectExtent l="114300" t="114300" r="107315" b="1130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0555" cy="742838"/>
                    </a:xfrm>
                    <a:prstGeom prst="rect">
                      <a:avLst/>
                    </a:prstGeom>
                    <a:effectLst>
                      <a:glow rad="101600">
                        <a:schemeClr val="accent6">
                          <a:satMod val="175000"/>
                          <a:alpha val="40000"/>
                        </a:schemeClr>
                      </a:glow>
                    </a:effectLst>
                  </pic:spPr>
                </pic:pic>
              </a:graphicData>
            </a:graphic>
          </wp:inline>
        </w:drawing>
      </w:r>
      <w:r w:rsidR="008C6332">
        <w:rPr>
          <w:noProof/>
        </w:rPr>
        <w:drawing>
          <wp:inline distT="0" distB="0" distL="0" distR="0" wp14:anchorId="7A1FD581" wp14:editId="7AB38E07">
            <wp:extent cx="2186354" cy="715935"/>
            <wp:effectExtent l="114300" t="114300" r="118745" b="1225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6326" cy="732299"/>
                    </a:xfrm>
                    <a:prstGeom prst="rect">
                      <a:avLst/>
                    </a:prstGeom>
                    <a:effectLst>
                      <a:glow rad="101600">
                        <a:schemeClr val="accent2">
                          <a:satMod val="175000"/>
                          <a:alpha val="40000"/>
                        </a:schemeClr>
                      </a:glow>
                    </a:effectLst>
                  </pic:spPr>
                </pic:pic>
              </a:graphicData>
            </a:graphic>
          </wp:inline>
        </w:drawing>
      </w:r>
    </w:p>
    <w:p w14:paraId="6DE8FA5C" w14:textId="1AE6AF62" w:rsidR="008C6332" w:rsidRDefault="00D56025" w:rsidP="00D56025">
      <w:pPr>
        <w:pStyle w:val="5"/>
        <w:rPr>
          <w:lang w:val="ru-RU"/>
        </w:rPr>
      </w:pPr>
      <w:r>
        <w:rPr>
          <w:lang w:val="ru-RU"/>
        </w:rPr>
        <w:t>Расстояние между соседними голосами</w:t>
      </w:r>
    </w:p>
    <w:p w14:paraId="1EE195AF" w14:textId="77777777" w:rsidR="00582322" w:rsidRDefault="00D56025" w:rsidP="00EE262F">
      <w:pPr>
        <w:ind w:firstLine="360"/>
        <w:rPr>
          <w:lang w:val="ru-RU"/>
        </w:rPr>
      </w:pPr>
      <w:commentRangeStart w:id="227"/>
      <w:r>
        <w:rPr>
          <w:lang w:val="ru-RU"/>
        </w:rPr>
        <w:t xml:space="preserve">Это расстояние </w:t>
      </w:r>
      <w:commentRangeEnd w:id="227"/>
      <w:r w:rsidR="00622547">
        <w:rPr>
          <w:rStyle w:val="a8"/>
        </w:rPr>
        <w:commentReference w:id="227"/>
      </w:r>
      <w:r>
        <w:rPr>
          <w:lang w:val="ru-RU"/>
        </w:rPr>
        <w:t xml:space="preserve">является результатом мелодического поведения голосов и может быть очень переменным. Однако на сильную долю каждого такта расстояние между соседними голосами должно быть меньше </w:t>
      </w:r>
      <w:commentRangeStart w:id="228"/>
      <w:r>
        <w:rPr>
          <w:lang w:val="ru-RU"/>
        </w:rPr>
        <w:t>двух октав</w:t>
      </w:r>
      <w:commentRangeEnd w:id="228"/>
      <w:r w:rsidR="00091651">
        <w:rPr>
          <w:rStyle w:val="a8"/>
        </w:rPr>
        <w:commentReference w:id="228"/>
      </w:r>
      <w:r>
        <w:rPr>
          <w:lang w:val="ru-RU"/>
        </w:rPr>
        <w:t>.</w:t>
      </w:r>
      <w:r w:rsidR="00CE0FE0">
        <w:rPr>
          <w:lang w:val="ru-RU"/>
        </w:rPr>
        <w:t xml:space="preserve"> </w:t>
      </w:r>
    </w:p>
    <w:p w14:paraId="1EE3013E" w14:textId="59D48A25" w:rsidR="00D56025" w:rsidRDefault="00482B7D" w:rsidP="00EE262F">
      <w:pPr>
        <w:ind w:firstLine="360"/>
        <w:rPr>
          <w:lang w:val="ru-RU"/>
        </w:rPr>
      </w:pPr>
      <w:r>
        <w:rPr>
          <w:lang w:val="ru-RU"/>
        </w:rPr>
        <w:t>Это р</w:t>
      </w:r>
      <w:r w:rsidR="00CE0FE0">
        <w:rPr>
          <w:lang w:val="ru-RU"/>
        </w:rPr>
        <w:t>асстояние может достигать двух октав или даже превышать их в течение такта.</w:t>
      </w:r>
    </w:p>
    <w:p w14:paraId="49C48D80" w14:textId="4C71EBD3" w:rsidR="00091651" w:rsidRDefault="004F203A" w:rsidP="004F203A">
      <w:pPr>
        <w:pStyle w:val="5"/>
        <w:rPr>
          <w:lang w:val="ru-RU"/>
        </w:rPr>
      </w:pPr>
      <w:r>
        <w:rPr>
          <w:lang w:val="ru-RU"/>
        </w:rPr>
        <w:t>Пересечения голосов</w:t>
      </w:r>
    </w:p>
    <w:p w14:paraId="4970DCF6" w14:textId="1DECDEF3" w:rsidR="004F203A" w:rsidRDefault="004F203A" w:rsidP="004F203A">
      <w:pPr>
        <w:ind w:firstLine="360"/>
        <w:rPr>
          <w:lang w:val="ru-RU"/>
        </w:rPr>
      </w:pPr>
      <w:r>
        <w:rPr>
          <w:lang w:val="ru-RU"/>
        </w:rPr>
        <w:t xml:space="preserve">Пересечения голосов часто оправданы мелодическим поведением голосов. Однако, пересечения голосов следует избегать для </w:t>
      </w:r>
      <w:r w:rsidRPr="00866031">
        <w:rPr>
          <w:lang w:val="ru-RU"/>
        </w:rPr>
        <w:t xml:space="preserve">хорошего </w:t>
      </w:r>
      <w:r w:rsidR="00F51ACC" w:rsidRPr="00F365DC">
        <w:rPr>
          <w:lang w:val="ru-RU"/>
        </w:rPr>
        <w:t>полифонического баланса</w:t>
      </w:r>
      <w:r>
        <w:rPr>
          <w:lang w:val="ru-RU"/>
        </w:rPr>
        <w:t>.</w:t>
      </w:r>
    </w:p>
    <w:p w14:paraId="02A5EA39" w14:textId="1E6A4500" w:rsidR="004F203A" w:rsidRPr="001F7897" w:rsidRDefault="00054A42" w:rsidP="004F203A">
      <w:pPr>
        <w:ind w:firstLine="360"/>
        <w:rPr>
          <w:lang w:val="ru-RU"/>
        </w:rPr>
      </w:pPr>
      <w:commentRangeStart w:id="229"/>
      <w:r w:rsidRPr="00054A42">
        <w:rPr>
          <w:b/>
          <w:u w:val="single"/>
          <w:lang w:val="ru-RU"/>
        </w:rPr>
        <w:t>Исключения</w:t>
      </w:r>
      <w:commentRangeEnd w:id="229"/>
      <w:r>
        <w:rPr>
          <w:rStyle w:val="a8"/>
        </w:rPr>
        <w:commentReference w:id="229"/>
      </w:r>
      <w:r>
        <w:rPr>
          <w:lang w:val="ru-RU"/>
        </w:rPr>
        <w:t>:</w:t>
      </w:r>
    </w:p>
    <w:p w14:paraId="6DE5C3F3" w14:textId="7AC73347" w:rsidR="00054A42" w:rsidRDefault="00054A42" w:rsidP="004F203A">
      <w:pPr>
        <w:ind w:firstLine="360"/>
        <w:rPr>
          <w:lang w:val="ru-RU"/>
        </w:rPr>
      </w:pPr>
      <w:bookmarkStart w:id="230" w:name="OLE_LINK79"/>
      <w:bookmarkStart w:id="231" w:name="OLE_LINK80"/>
      <w:bookmarkStart w:id="232" w:name="OLE_LINK85"/>
      <w:bookmarkStart w:id="233" w:name="OLE_LINK175"/>
      <w:bookmarkStart w:id="234" w:name="OLE_LINK176"/>
      <w:r>
        <w:rPr>
          <w:lang w:val="ru-RU"/>
        </w:rPr>
        <w:t>Начиная с трех голосов, допускаются короткие пересечения между соседними голосами, за исключением первого и последнего тактов.</w:t>
      </w:r>
    </w:p>
    <w:p w14:paraId="47071EC8" w14:textId="0E9816A8" w:rsidR="00054A42" w:rsidRDefault="00054A42" w:rsidP="004F203A">
      <w:pPr>
        <w:ind w:firstLine="360"/>
        <w:rPr>
          <w:lang w:val="ru-RU"/>
        </w:rPr>
      </w:pPr>
      <w:bookmarkStart w:id="235" w:name="OLE_LINK285"/>
      <w:bookmarkStart w:id="236" w:name="OLE_LINK286"/>
      <w:bookmarkEnd w:id="230"/>
      <w:bookmarkEnd w:id="231"/>
      <w:bookmarkEnd w:id="232"/>
      <w:r>
        <w:rPr>
          <w:lang w:val="ru-RU"/>
        </w:rPr>
        <w:t>Начиная с 5 голосов, допускаются пересечения даже в последнем такте. В первом такте они всегда запрещены.</w:t>
      </w:r>
    </w:p>
    <w:bookmarkEnd w:id="233"/>
    <w:bookmarkEnd w:id="234"/>
    <w:bookmarkEnd w:id="235"/>
    <w:bookmarkEnd w:id="236"/>
    <w:p w14:paraId="7BA9DF67" w14:textId="6E60CDFA" w:rsidR="00964963" w:rsidRDefault="00135BDF" w:rsidP="00135BDF">
      <w:pPr>
        <w:pStyle w:val="5"/>
        <w:rPr>
          <w:lang w:val="ru-RU"/>
        </w:rPr>
      </w:pPr>
      <w:r>
        <w:rPr>
          <w:lang w:val="ru-RU"/>
        </w:rPr>
        <w:t>Расположение пересечений голосов</w:t>
      </w:r>
    </w:p>
    <w:p w14:paraId="498C51B0" w14:textId="16015CA4" w:rsidR="00135BDF" w:rsidRDefault="00135BDF" w:rsidP="00135BDF">
      <w:pPr>
        <w:ind w:firstLine="360"/>
        <w:rPr>
          <w:lang w:val="ru-RU"/>
        </w:rPr>
      </w:pPr>
      <w:r>
        <w:rPr>
          <w:lang w:val="ru-RU"/>
        </w:rPr>
        <w:t xml:space="preserve">Пересечение может происходить при противоположном или </w:t>
      </w:r>
      <w:r w:rsidR="00957CDC">
        <w:rPr>
          <w:lang w:val="ru-RU"/>
        </w:rPr>
        <w:t>косвенном</w:t>
      </w:r>
      <w:r>
        <w:rPr>
          <w:lang w:val="ru-RU"/>
        </w:rPr>
        <w:t xml:space="preserve"> движении голосов, но не должно происходить при прямом движении голосов</w:t>
      </w:r>
      <w:r w:rsidR="00696E93">
        <w:rPr>
          <w:rStyle w:val="a5"/>
          <w:lang w:val="ru-RU"/>
        </w:rPr>
        <w:footnoteReference w:id="18"/>
      </w:r>
      <w:r>
        <w:rPr>
          <w:lang w:val="ru-RU"/>
        </w:rPr>
        <w:t>.</w:t>
      </w:r>
    </w:p>
    <w:p w14:paraId="6BCB0503" w14:textId="0ACA393D" w:rsidR="000B6295" w:rsidRDefault="000B6295" w:rsidP="000B6295">
      <w:pPr>
        <w:pStyle w:val="a7"/>
        <w:numPr>
          <w:ilvl w:val="0"/>
          <w:numId w:val="17"/>
        </w:numPr>
        <w:rPr>
          <w:lang w:val="ru-RU"/>
        </w:rPr>
      </w:pPr>
      <w:bookmarkStart w:id="237" w:name="OLE_LINK288"/>
      <w:bookmarkStart w:id="238" w:name="OLE_LINK289"/>
      <w:bookmarkStart w:id="239" w:name="OLE_LINK76"/>
      <w:r>
        <w:rPr>
          <w:lang w:val="ru-RU"/>
        </w:rPr>
        <w:t>Противоположное движение голосов.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0B6295" w14:paraId="32B980CF" w14:textId="77777777" w:rsidTr="000B6295">
        <w:tc>
          <w:tcPr>
            <w:tcW w:w="4839" w:type="dxa"/>
            <w:vAlign w:val="center"/>
          </w:tcPr>
          <w:bookmarkEnd w:id="237"/>
          <w:bookmarkEnd w:id="238"/>
          <w:bookmarkEnd w:id="239"/>
          <w:p w14:paraId="1BDD2BA2" w14:textId="77AD1AB7" w:rsidR="000B6295" w:rsidRDefault="000B6295" w:rsidP="000B6295">
            <w:pPr>
              <w:pStyle w:val="a7"/>
              <w:numPr>
                <w:ilvl w:val="1"/>
                <w:numId w:val="17"/>
              </w:numPr>
              <w:rPr>
                <w:lang w:val="ru-RU"/>
              </w:rPr>
            </w:pPr>
            <w:r>
              <w:rPr>
                <w:lang w:val="ru-RU"/>
              </w:rPr>
              <w:t>Через унисон – отлично:</w:t>
            </w:r>
          </w:p>
        </w:tc>
        <w:tc>
          <w:tcPr>
            <w:tcW w:w="4840" w:type="dxa"/>
          </w:tcPr>
          <w:p w14:paraId="0EDF973C" w14:textId="05B33F9A" w:rsidR="000B6295" w:rsidRDefault="000B6295" w:rsidP="000B6295">
            <w:pPr>
              <w:rPr>
                <w:lang w:val="ru-RU"/>
              </w:rPr>
            </w:pPr>
            <w:r>
              <w:rPr>
                <w:noProof/>
              </w:rPr>
              <w:drawing>
                <wp:inline distT="0" distB="0" distL="0" distR="0" wp14:anchorId="489BAC5E" wp14:editId="3DED9FFE">
                  <wp:extent cx="1248507" cy="405274"/>
                  <wp:effectExtent l="114300" t="114300" r="123190" b="1092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028" cy="429789"/>
                          </a:xfrm>
                          <a:prstGeom prst="rect">
                            <a:avLst/>
                          </a:prstGeom>
                          <a:effectLst>
                            <a:glow rad="101600">
                              <a:schemeClr val="accent6">
                                <a:satMod val="175000"/>
                                <a:alpha val="40000"/>
                              </a:schemeClr>
                            </a:glow>
                          </a:effectLst>
                        </pic:spPr>
                      </pic:pic>
                    </a:graphicData>
                  </a:graphic>
                </wp:inline>
              </w:drawing>
            </w:r>
          </w:p>
        </w:tc>
      </w:tr>
      <w:tr w:rsidR="000B6295" w14:paraId="3679B9F2" w14:textId="77777777" w:rsidTr="000B6295">
        <w:tc>
          <w:tcPr>
            <w:tcW w:w="4839" w:type="dxa"/>
            <w:vAlign w:val="center"/>
          </w:tcPr>
          <w:p w14:paraId="118F5EE4" w14:textId="68CBB546" w:rsidR="000B6295" w:rsidRPr="000B6295" w:rsidRDefault="000B6295" w:rsidP="000B6295">
            <w:pPr>
              <w:pStyle w:val="a7"/>
              <w:numPr>
                <w:ilvl w:val="1"/>
                <w:numId w:val="17"/>
              </w:numPr>
              <w:rPr>
                <w:lang w:val="ru-RU"/>
              </w:rPr>
            </w:pPr>
            <w:r w:rsidRPr="00CF0318">
              <w:rPr>
                <w:lang w:val="ru-RU"/>
              </w:rPr>
              <w:t>Через секунду – допустимо:</w:t>
            </w:r>
          </w:p>
        </w:tc>
        <w:tc>
          <w:tcPr>
            <w:tcW w:w="4840" w:type="dxa"/>
          </w:tcPr>
          <w:p w14:paraId="44381490" w14:textId="79E40C44" w:rsidR="000B6295" w:rsidRDefault="000B6295" w:rsidP="000B6295">
            <w:pPr>
              <w:rPr>
                <w:lang w:val="ru-RU"/>
              </w:rPr>
            </w:pPr>
            <w:r>
              <w:rPr>
                <w:noProof/>
              </w:rPr>
              <w:drawing>
                <wp:inline distT="0" distB="0" distL="0" distR="0" wp14:anchorId="3CB78018" wp14:editId="376CA3CC">
                  <wp:extent cx="2076125" cy="404779"/>
                  <wp:effectExtent l="114300" t="114300" r="114935" b="1098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0939" cy="425214"/>
                          </a:xfrm>
                          <a:prstGeom prst="rect">
                            <a:avLst/>
                          </a:prstGeom>
                          <a:effectLst>
                            <a:glow rad="101600">
                              <a:schemeClr val="accent4">
                                <a:satMod val="175000"/>
                                <a:alpha val="40000"/>
                              </a:schemeClr>
                            </a:glow>
                          </a:effectLst>
                        </pic:spPr>
                      </pic:pic>
                    </a:graphicData>
                  </a:graphic>
                </wp:inline>
              </w:drawing>
            </w:r>
          </w:p>
        </w:tc>
      </w:tr>
    </w:tbl>
    <w:p w14:paraId="104BBFE0" w14:textId="2EF8F06F" w:rsidR="00175BCA" w:rsidRDefault="00175BCA" w:rsidP="00175BCA">
      <w:pPr>
        <w:pStyle w:val="a7"/>
        <w:ind w:left="360"/>
        <w:rPr>
          <w:lang w:val="ru-RU"/>
        </w:rPr>
      </w:pPr>
      <w:r>
        <w:rPr>
          <w:lang w:val="ru-RU"/>
        </w:rPr>
        <w:t xml:space="preserve">Однако, нужно избегать </w:t>
      </w:r>
      <w:r w:rsidRPr="00CF0318">
        <w:rPr>
          <w:lang w:val="ru-RU"/>
        </w:rPr>
        <w:t>повтора секунды (ухудшает звучание</w:t>
      </w:r>
      <w:r w:rsidR="00123EE1" w:rsidRPr="00CF0318">
        <w:rPr>
          <w:lang w:val="ru-RU"/>
        </w:rPr>
        <w:t>)</w:t>
      </w:r>
      <w:r w:rsidR="00123EE1">
        <w:rPr>
          <w:lang w:val="ru-RU"/>
        </w:rPr>
        <w:t>:</w:t>
      </w:r>
    </w:p>
    <w:p w14:paraId="248FB597" w14:textId="6A228F32" w:rsidR="00175BCA" w:rsidRDefault="00175BCA" w:rsidP="00175BCA">
      <w:pPr>
        <w:pStyle w:val="a7"/>
        <w:ind w:left="360"/>
        <w:jc w:val="center"/>
        <w:rPr>
          <w:lang w:val="ru-RU"/>
        </w:rPr>
      </w:pPr>
      <w:r>
        <w:rPr>
          <w:noProof/>
        </w:rPr>
        <w:drawing>
          <wp:inline distT="0" distB="0" distL="0" distR="0" wp14:anchorId="4ADC51D2" wp14:editId="3E6989EB">
            <wp:extent cx="1447800" cy="400605"/>
            <wp:effectExtent l="114300" t="114300" r="114300" b="1143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3781" cy="410561"/>
                    </a:xfrm>
                    <a:prstGeom prst="rect">
                      <a:avLst/>
                    </a:prstGeom>
                    <a:effectLst>
                      <a:glow rad="101600">
                        <a:schemeClr val="accent2">
                          <a:satMod val="175000"/>
                          <a:alpha val="40000"/>
                        </a:schemeClr>
                      </a:glow>
                    </a:effectLst>
                  </pic:spPr>
                </pic:pic>
              </a:graphicData>
            </a:graphic>
          </wp:inline>
        </w:drawing>
      </w:r>
    </w:p>
    <w:p w14:paraId="0D49D827" w14:textId="061D3B2A" w:rsidR="000B6295" w:rsidRDefault="000B6295" w:rsidP="000B6295">
      <w:pPr>
        <w:pStyle w:val="a7"/>
        <w:numPr>
          <w:ilvl w:val="0"/>
          <w:numId w:val="17"/>
        </w:numPr>
        <w:rPr>
          <w:lang w:val="ru-RU"/>
        </w:rPr>
      </w:pPr>
      <w:r>
        <w:rPr>
          <w:lang w:val="ru-RU"/>
        </w:rPr>
        <w:t xml:space="preserve">При </w:t>
      </w:r>
      <w:r w:rsidR="00957CDC">
        <w:rPr>
          <w:lang w:val="ru-RU"/>
        </w:rPr>
        <w:t>косвенном</w:t>
      </w:r>
      <w:r>
        <w:rPr>
          <w:lang w:val="ru-RU"/>
        </w:rPr>
        <w:t xml:space="preserve"> движении голосов унисон отлично проходит, если выполняются правила в § 53.</w:t>
      </w:r>
    </w:p>
    <w:p w14:paraId="09A2DD36" w14:textId="18532687" w:rsidR="00993550" w:rsidRDefault="00E50067" w:rsidP="00B8453F">
      <w:pPr>
        <w:pStyle w:val="5"/>
        <w:rPr>
          <w:lang w:val="ru-RU"/>
        </w:rPr>
      </w:pPr>
      <w:r>
        <w:rPr>
          <w:lang w:val="ru-RU"/>
        </w:rPr>
        <w:lastRenderedPageBreak/>
        <w:t>Удваивание</w:t>
      </w:r>
    </w:p>
    <w:p w14:paraId="200AD0C5" w14:textId="58D43756" w:rsidR="00B8453F" w:rsidRDefault="00B8453F" w:rsidP="00B8453F">
      <w:pPr>
        <w:pStyle w:val="a7"/>
        <w:numPr>
          <w:ilvl w:val="0"/>
          <w:numId w:val="18"/>
        </w:numPr>
        <w:rPr>
          <w:lang w:val="ru-RU"/>
        </w:rPr>
      </w:pPr>
      <w:bookmarkStart w:id="240" w:name="OLE_LINK187"/>
      <w:bookmarkStart w:id="241" w:name="OLE_LINK188"/>
      <w:bookmarkStart w:id="242" w:name="OLE_LINK77"/>
      <w:bookmarkStart w:id="243" w:name="OLE_LINK78"/>
      <w:r>
        <w:rPr>
          <w:lang w:val="ru-RU"/>
        </w:rPr>
        <w:t xml:space="preserve">Все ноты, гармонические и мелодические, за исключением задержания, можно удваивать. Вводный тон в контрапункте </w:t>
      </w:r>
      <w:commentRangeStart w:id="244"/>
      <w:r>
        <w:rPr>
          <w:lang w:val="ru-RU"/>
        </w:rPr>
        <w:t>также можно удваивать</w:t>
      </w:r>
      <w:commentRangeEnd w:id="244"/>
      <w:r w:rsidR="0070713E">
        <w:rPr>
          <w:rStyle w:val="a8"/>
        </w:rPr>
        <w:commentReference w:id="244"/>
      </w:r>
      <w:r>
        <w:rPr>
          <w:lang w:val="ru-RU"/>
        </w:rPr>
        <w:t>, как и другие звуки тональности</w:t>
      </w:r>
      <w:r w:rsidR="00F752C7">
        <w:rPr>
          <w:rStyle w:val="a5"/>
          <w:lang w:val="ru-RU"/>
        </w:rPr>
        <w:footnoteReference w:id="19"/>
      </w:r>
      <w:r>
        <w:rPr>
          <w:lang w:val="ru-RU"/>
        </w:rPr>
        <w:t>.</w:t>
      </w:r>
      <w:bookmarkEnd w:id="240"/>
      <w:bookmarkEnd w:id="241"/>
    </w:p>
    <w:bookmarkEnd w:id="242"/>
    <w:bookmarkEnd w:id="243"/>
    <w:p w14:paraId="57889352" w14:textId="555618F3" w:rsidR="007F671A" w:rsidRDefault="007F671A" w:rsidP="00B8453F">
      <w:pPr>
        <w:pStyle w:val="a7"/>
        <w:numPr>
          <w:ilvl w:val="0"/>
          <w:numId w:val="18"/>
        </w:numPr>
        <w:rPr>
          <w:lang w:val="ru-RU"/>
        </w:rPr>
      </w:pPr>
      <w:r>
        <w:rPr>
          <w:lang w:val="ru-RU"/>
        </w:rPr>
        <w:t xml:space="preserve">Удвоение нот желательно </w:t>
      </w:r>
      <w:r w:rsidR="00485ADD" w:rsidRPr="00FC4D60">
        <w:rPr>
          <w:lang w:val="ru-RU"/>
        </w:rPr>
        <w:t>через октаву или две октавы</w:t>
      </w:r>
      <w:r>
        <w:rPr>
          <w:lang w:val="ru-RU"/>
        </w:rPr>
        <w:t>. Унисон разрешен только при выполнении описанных ниже условий.</w:t>
      </w:r>
    </w:p>
    <w:p w14:paraId="09571B8B" w14:textId="51F5B86E" w:rsidR="00B8453F" w:rsidRDefault="001621B7" w:rsidP="001621B7">
      <w:pPr>
        <w:pStyle w:val="5"/>
        <w:rPr>
          <w:lang w:val="ru-RU"/>
        </w:rPr>
      </w:pPr>
      <w:r>
        <w:rPr>
          <w:lang w:val="ru-RU"/>
        </w:rPr>
        <w:t>Унисон</w:t>
      </w:r>
    </w:p>
    <w:p w14:paraId="489B6FDC" w14:textId="389A7DD6" w:rsidR="001621B7" w:rsidRDefault="001621B7" w:rsidP="001621B7">
      <w:pPr>
        <w:pStyle w:val="a7"/>
        <w:numPr>
          <w:ilvl w:val="0"/>
          <w:numId w:val="19"/>
        </w:numPr>
        <w:rPr>
          <w:lang w:val="ru-RU"/>
        </w:rPr>
      </w:pPr>
      <w:r>
        <w:rPr>
          <w:lang w:val="ru-RU"/>
        </w:rPr>
        <w:t>Уни</w:t>
      </w:r>
      <w:r w:rsidR="00DD6B1A">
        <w:rPr>
          <w:lang w:val="ru-RU"/>
        </w:rPr>
        <w:t>сон можно использовать на слабую</w:t>
      </w:r>
      <w:r>
        <w:rPr>
          <w:lang w:val="ru-RU"/>
        </w:rPr>
        <w:t xml:space="preserve"> </w:t>
      </w:r>
      <w:r w:rsidR="00DD6B1A">
        <w:rPr>
          <w:lang w:val="ru-RU"/>
        </w:rPr>
        <w:t>долю</w:t>
      </w:r>
      <w:r>
        <w:rPr>
          <w:lang w:val="ru-RU"/>
        </w:rPr>
        <w:t>. Унисон допускается на сильную долю только в первом или последнем такте контрапункта.</w:t>
      </w:r>
    </w:p>
    <w:p w14:paraId="196AEFD6" w14:textId="77777777" w:rsidR="00452F78" w:rsidRDefault="00452F78" w:rsidP="001621B7">
      <w:pPr>
        <w:pStyle w:val="a7"/>
        <w:ind w:left="360"/>
        <w:rPr>
          <w:b/>
          <w:u w:val="single"/>
          <w:lang w:val="ru-RU"/>
        </w:rPr>
      </w:pPr>
    </w:p>
    <w:p w14:paraId="3318F611" w14:textId="214CC694" w:rsidR="001621B7" w:rsidRDefault="001621B7" w:rsidP="001621B7">
      <w:pPr>
        <w:pStyle w:val="a7"/>
        <w:ind w:left="360"/>
        <w:rPr>
          <w:lang w:val="ru-RU"/>
        </w:rPr>
      </w:pPr>
      <w:r w:rsidRPr="00452F78">
        <w:rPr>
          <w:b/>
          <w:u w:val="single"/>
          <w:lang w:val="ru-RU"/>
        </w:rPr>
        <w:t>Исключение</w:t>
      </w:r>
      <w:r>
        <w:rPr>
          <w:lang w:val="ru-RU"/>
        </w:rPr>
        <w:t>:</w:t>
      </w:r>
    </w:p>
    <w:p w14:paraId="5C99F8FE" w14:textId="77777777" w:rsidR="00452F78" w:rsidRDefault="00452F78" w:rsidP="001621B7">
      <w:pPr>
        <w:pStyle w:val="a7"/>
        <w:ind w:left="360"/>
        <w:rPr>
          <w:lang w:val="ru-RU"/>
        </w:rPr>
      </w:pPr>
    </w:p>
    <w:p w14:paraId="14CF3DA2" w14:textId="367FB6F0" w:rsidR="001621B7" w:rsidRDefault="001621B7" w:rsidP="001621B7">
      <w:pPr>
        <w:pStyle w:val="a7"/>
        <w:ind w:left="360"/>
        <w:rPr>
          <w:lang w:val="ru-RU"/>
        </w:rPr>
      </w:pPr>
      <w:bookmarkStart w:id="247" w:name="OLE_LINK177"/>
      <w:bookmarkStart w:id="248" w:name="OLE_LINK178"/>
      <w:r>
        <w:rPr>
          <w:lang w:val="ru-RU"/>
        </w:rPr>
        <w:t>Начиная с 5 голосов, унисон допускается на сильную долю на протяжении всего контрапункта</w:t>
      </w:r>
      <w:r w:rsidR="00745E13">
        <w:rPr>
          <w:rStyle w:val="a5"/>
          <w:lang w:val="ru-RU"/>
        </w:rPr>
        <w:footnoteReference w:id="20"/>
      </w:r>
      <w:r>
        <w:rPr>
          <w:lang w:val="ru-RU"/>
        </w:rPr>
        <w:t>.</w:t>
      </w:r>
    </w:p>
    <w:p w14:paraId="0506E1A6" w14:textId="19F20004" w:rsidR="001621B7" w:rsidRDefault="001621B7" w:rsidP="001621B7">
      <w:pPr>
        <w:pStyle w:val="a7"/>
        <w:ind w:left="360"/>
        <w:rPr>
          <w:lang w:val="ru-RU"/>
        </w:rPr>
      </w:pPr>
      <w:r>
        <w:rPr>
          <w:lang w:val="ru-RU"/>
        </w:rPr>
        <w:t xml:space="preserve">Необходимо как можно меньше использовать унисон на сильное время, т.к. он делает звучание полифонии </w:t>
      </w:r>
      <w:r w:rsidRPr="0012454C">
        <w:rPr>
          <w:lang w:val="ru-RU"/>
        </w:rPr>
        <w:t>менее насыщенным</w:t>
      </w:r>
      <w:r>
        <w:rPr>
          <w:lang w:val="ru-RU"/>
        </w:rPr>
        <w:t>.</w:t>
      </w:r>
    </w:p>
    <w:bookmarkEnd w:id="247"/>
    <w:bookmarkEnd w:id="248"/>
    <w:p w14:paraId="73F767D3" w14:textId="77777777" w:rsidR="00452F78" w:rsidRDefault="00452F78" w:rsidP="001621B7">
      <w:pPr>
        <w:pStyle w:val="a7"/>
        <w:ind w:left="360"/>
        <w:rPr>
          <w:lang w:val="ru-RU"/>
        </w:rPr>
      </w:pPr>
    </w:p>
    <w:p w14:paraId="3C8A424E" w14:textId="61C7B3C2" w:rsidR="001621B7" w:rsidRDefault="001621B7" w:rsidP="001621B7">
      <w:pPr>
        <w:pStyle w:val="a7"/>
        <w:numPr>
          <w:ilvl w:val="0"/>
          <w:numId w:val="19"/>
        </w:numPr>
        <w:rPr>
          <w:lang w:val="ru-RU"/>
        </w:rPr>
      </w:pPr>
      <w:commentRangeStart w:id="251"/>
      <w:r>
        <w:rPr>
          <w:lang w:val="ru-RU"/>
        </w:rPr>
        <w:t xml:space="preserve">Движение в унисон должно быть противоположным </w:t>
      </w:r>
      <w:commentRangeEnd w:id="251"/>
      <w:r w:rsidR="000F363C">
        <w:rPr>
          <w:rStyle w:val="a8"/>
        </w:rPr>
        <w:commentReference w:id="251"/>
      </w:r>
      <w:r>
        <w:rPr>
          <w:lang w:val="ru-RU"/>
        </w:rPr>
        <w:t xml:space="preserve">(поступенно или скачком) или </w:t>
      </w:r>
      <w:r w:rsidR="00D607C0">
        <w:rPr>
          <w:lang w:val="ru-RU"/>
        </w:rPr>
        <w:t>косвенным</w:t>
      </w:r>
      <w:r>
        <w:rPr>
          <w:lang w:val="ru-RU"/>
        </w:rPr>
        <w:t xml:space="preserve"> (только скачком).</w:t>
      </w:r>
    </w:p>
    <w:p w14:paraId="0553F988" w14:textId="0652CC18" w:rsidR="00745E13" w:rsidRPr="00745E13" w:rsidRDefault="00745E13" w:rsidP="00745E13">
      <w:pPr>
        <w:jc w:val="center"/>
        <w:rPr>
          <w:lang w:val="ru-RU"/>
        </w:rPr>
      </w:pPr>
      <w:r>
        <w:rPr>
          <w:noProof/>
        </w:rPr>
        <w:drawing>
          <wp:inline distT="0" distB="0" distL="0" distR="0" wp14:anchorId="316C5670" wp14:editId="3C360808">
            <wp:extent cx="2417618" cy="439020"/>
            <wp:effectExtent l="114300" t="114300" r="116205" b="1136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5341" cy="464029"/>
                    </a:xfrm>
                    <a:prstGeom prst="rect">
                      <a:avLst/>
                    </a:prstGeom>
                    <a:effectLst>
                      <a:glow rad="101600">
                        <a:schemeClr val="accent6">
                          <a:satMod val="175000"/>
                          <a:alpha val="40000"/>
                        </a:schemeClr>
                      </a:glow>
                    </a:effectLst>
                  </pic:spPr>
                </pic:pic>
              </a:graphicData>
            </a:graphic>
          </wp:inline>
        </w:drawing>
      </w:r>
    </w:p>
    <w:p w14:paraId="7FB0F511" w14:textId="179AE620" w:rsidR="00452F78" w:rsidRDefault="00452F78" w:rsidP="00452F78">
      <w:pPr>
        <w:pStyle w:val="a7"/>
        <w:ind w:left="360"/>
        <w:rPr>
          <w:lang w:val="ru-RU"/>
        </w:rPr>
      </w:pPr>
      <w:r>
        <w:rPr>
          <w:lang w:val="ru-RU"/>
        </w:rPr>
        <w:t xml:space="preserve">В крайнем случае допустимо </w:t>
      </w:r>
      <w:r w:rsidR="00D607C0">
        <w:rPr>
          <w:lang w:val="ru-RU"/>
        </w:rPr>
        <w:t>косвенное</w:t>
      </w:r>
      <w:r>
        <w:rPr>
          <w:lang w:val="ru-RU"/>
        </w:rPr>
        <w:t xml:space="preserve"> движение в унисон из большой секунды, но не из малой секунды:</w:t>
      </w:r>
    </w:p>
    <w:p w14:paraId="271C2891" w14:textId="75932C71" w:rsidR="00452F78" w:rsidRPr="00452F78" w:rsidRDefault="00452F78" w:rsidP="00452F78">
      <w:pPr>
        <w:pStyle w:val="a7"/>
        <w:ind w:left="360"/>
        <w:jc w:val="center"/>
        <w:rPr>
          <w:lang w:val="ru-RU"/>
        </w:rPr>
      </w:pPr>
      <w:r>
        <w:rPr>
          <w:noProof/>
        </w:rPr>
        <w:drawing>
          <wp:inline distT="0" distB="0" distL="0" distR="0" wp14:anchorId="38F179D4" wp14:editId="0CA01D5D">
            <wp:extent cx="1149927" cy="403483"/>
            <wp:effectExtent l="114300" t="114300" r="107950" b="1111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9426" cy="413834"/>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5D266B26" wp14:editId="018FD076">
            <wp:extent cx="1163782" cy="411157"/>
            <wp:effectExtent l="114300" t="114300" r="113030" b="1225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5688" cy="425962"/>
                    </a:xfrm>
                    <a:prstGeom prst="rect">
                      <a:avLst/>
                    </a:prstGeom>
                    <a:effectLst>
                      <a:glow rad="101600">
                        <a:schemeClr val="accent2">
                          <a:satMod val="175000"/>
                          <a:alpha val="40000"/>
                        </a:schemeClr>
                      </a:glow>
                    </a:effectLst>
                  </pic:spPr>
                </pic:pic>
              </a:graphicData>
            </a:graphic>
          </wp:inline>
        </w:drawing>
      </w:r>
    </w:p>
    <w:p w14:paraId="2FD8949A" w14:textId="56F9DEE9" w:rsidR="00452F78" w:rsidRDefault="00452F78" w:rsidP="00452F78">
      <w:pPr>
        <w:pStyle w:val="a7"/>
        <w:ind w:left="360"/>
        <w:rPr>
          <w:lang w:val="ru-RU"/>
        </w:rPr>
      </w:pPr>
      <w:r>
        <w:rPr>
          <w:lang w:val="ru-RU"/>
        </w:rPr>
        <w:t>Прямое движение в унисон недопустимо:</w:t>
      </w:r>
    </w:p>
    <w:p w14:paraId="4AE97FC3" w14:textId="5D23EE27" w:rsidR="00452F78" w:rsidRPr="00452F78" w:rsidRDefault="00452F78" w:rsidP="00452F78">
      <w:pPr>
        <w:jc w:val="center"/>
        <w:rPr>
          <w:lang w:val="ru-RU"/>
        </w:rPr>
      </w:pPr>
      <w:r>
        <w:rPr>
          <w:noProof/>
        </w:rPr>
        <w:drawing>
          <wp:inline distT="0" distB="0" distL="0" distR="0" wp14:anchorId="46744082" wp14:editId="3F2CBD51">
            <wp:extent cx="2272145" cy="520700"/>
            <wp:effectExtent l="114300" t="114300" r="109220" b="107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0154" cy="533994"/>
                    </a:xfrm>
                    <a:prstGeom prst="rect">
                      <a:avLst/>
                    </a:prstGeom>
                    <a:effectLst>
                      <a:glow rad="101600">
                        <a:schemeClr val="accent2">
                          <a:satMod val="175000"/>
                          <a:alpha val="40000"/>
                        </a:schemeClr>
                      </a:glow>
                    </a:effectLst>
                  </pic:spPr>
                </pic:pic>
              </a:graphicData>
            </a:graphic>
          </wp:inline>
        </w:drawing>
      </w:r>
    </w:p>
    <w:p w14:paraId="27131F7B" w14:textId="7FB83EF1" w:rsidR="00745E13" w:rsidRDefault="00452F78" w:rsidP="001621B7">
      <w:pPr>
        <w:pStyle w:val="a7"/>
        <w:numPr>
          <w:ilvl w:val="0"/>
          <w:numId w:val="19"/>
        </w:numPr>
        <w:rPr>
          <w:lang w:val="ru-RU"/>
        </w:rPr>
      </w:pPr>
      <w:bookmarkStart w:id="252" w:name="OLE_LINK81"/>
      <w:bookmarkStart w:id="253" w:name="OLE_LINK82"/>
      <w:commentRangeStart w:id="254"/>
      <w:r>
        <w:rPr>
          <w:lang w:val="ru-RU"/>
        </w:rPr>
        <w:t xml:space="preserve">Можно покидать унисон </w:t>
      </w:r>
      <w:commentRangeEnd w:id="254"/>
      <w:r w:rsidR="00181962">
        <w:rPr>
          <w:rStyle w:val="a8"/>
        </w:rPr>
        <w:commentReference w:id="254"/>
      </w:r>
      <w:r>
        <w:rPr>
          <w:lang w:val="ru-RU"/>
        </w:rPr>
        <w:t xml:space="preserve">любым движением (прямым, </w:t>
      </w:r>
      <w:r w:rsidR="00D607C0">
        <w:rPr>
          <w:lang w:val="ru-RU"/>
        </w:rPr>
        <w:t>косвенным</w:t>
      </w:r>
      <w:r>
        <w:rPr>
          <w:lang w:val="ru-RU"/>
        </w:rPr>
        <w:t>, противопо</w:t>
      </w:r>
      <w:r w:rsidR="00977CDB">
        <w:rPr>
          <w:lang w:val="ru-RU"/>
        </w:rPr>
        <w:t xml:space="preserve">ложным), поступенно </w:t>
      </w:r>
      <w:r w:rsidR="00977CDB" w:rsidRPr="00977CDB">
        <w:rPr>
          <w:lang w:val="ru-RU"/>
        </w:rPr>
        <w:t xml:space="preserve">(большой или малой </w:t>
      </w:r>
      <w:r w:rsidR="00977CDB">
        <w:rPr>
          <w:lang w:val="ru-RU"/>
        </w:rPr>
        <w:t>секундой</w:t>
      </w:r>
      <w:r w:rsidR="00977CDB" w:rsidRPr="00977CDB">
        <w:rPr>
          <w:lang w:val="ru-RU"/>
        </w:rPr>
        <w:t xml:space="preserve">) </w:t>
      </w:r>
      <w:r w:rsidR="00977CDB">
        <w:rPr>
          <w:lang w:val="ru-RU"/>
        </w:rPr>
        <w:t>или скачком</w:t>
      </w:r>
      <w:r>
        <w:rPr>
          <w:lang w:val="ru-RU"/>
        </w:rPr>
        <w:t>.</w:t>
      </w:r>
    </w:p>
    <w:bookmarkEnd w:id="252"/>
    <w:bookmarkEnd w:id="253"/>
    <w:p w14:paraId="5AB12974" w14:textId="5DEF64FD" w:rsidR="001621B7" w:rsidRDefault="00AD29C1" w:rsidP="00AD29C1">
      <w:pPr>
        <w:pStyle w:val="5"/>
        <w:rPr>
          <w:lang w:val="ru-RU"/>
        </w:rPr>
      </w:pPr>
      <w:r>
        <w:rPr>
          <w:lang w:val="ru-RU"/>
        </w:rPr>
        <w:t>Кварта. Уменьшенная квинта.</w:t>
      </w:r>
    </w:p>
    <w:p w14:paraId="47C8AC34" w14:textId="303AC0C0" w:rsidR="00AD29C1" w:rsidRDefault="00AD29C1" w:rsidP="00AD29C1">
      <w:pPr>
        <w:pStyle w:val="a7"/>
        <w:numPr>
          <w:ilvl w:val="0"/>
          <w:numId w:val="20"/>
        </w:numPr>
        <w:rPr>
          <w:lang w:val="ru-RU"/>
        </w:rPr>
      </w:pPr>
      <w:bookmarkStart w:id="255" w:name="OLE_LINK83"/>
      <w:bookmarkStart w:id="256" w:name="OLE_LINK84"/>
      <w:bookmarkStart w:id="257" w:name="OLE_LINK88"/>
      <w:bookmarkStart w:id="258" w:name="OLE_LINK89"/>
      <w:r>
        <w:rPr>
          <w:lang w:val="ru-RU"/>
        </w:rPr>
        <w:t>Чистая кварта, увеличенная кварта и уменьшенная квинта не допускаются между гармоническими нотами верхнего голоса и баса.</w:t>
      </w:r>
    </w:p>
    <w:bookmarkEnd w:id="255"/>
    <w:bookmarkEnd w:id="256"/>
    <w:p w14:paraId="59014C09" w14:textId="665E513A" w:rsidR="001213BA" w:rsidRDefault="001213BA" w:rsidP="001213BA">
      <w:pPr>
        <w:pStyle w:val="a7"/>
        <w:ind w:left="360"/>
        <w:rPr>
          <w:lang w:val="ru-RU"/>
        </w:rPr>
      </w:pPr>
      <w:r>
        <w:rPr>
          <w:lang w:val="ru-RU"/>
        </w:rPr>
        <w:t>Однако, эти интервалы часто встречаются между мелодическими нотами верхнего голоса и баса.</w:t>
      </w:r>
    </w:p>
    <w:p w14:paraId="1EEC11E9" w14:textId="77777777" w:rsidR="007B085C" w:rsidRDefault="007B085C" w:rsidP="001213BA">
      <w:pPr>
        <w:pStyle w:val="a7"/>
        <w:ind w:left="360"/>
        <w:rPr>
          <w:b/>
          <w:u w:val="single"/>
          <w:lang w:val="ru-RU"/>
        </w:rPr>
      </w:pPr>
    </w:p>
    <w:p w14:paraId="4B5F1A60" w14:textId="6177DF80" w:rsidR="001213BA" w:rsidRDefault="001213BA" w:rsidP="001213BA">
      <w:pPr>
        <w:pStyle w:val="a7"/>
        <w:ind w:left="360"/>
        <w:rPr>
          <w:lang w:val="ru-RU"/>
        </w:rPr>
      </w:pPr>
      <w:r w:rsidRPr="007B085C">
        <w:rPr>
          <w:b/>
          <w:u w:val="single"/>
          <w:lang w:val="ru-RU"/>
        </w:rPr>
        <w:t>Исключение</w:t>
      </w:r>
      <w:r>
        <w:rPr>
          <w:lang w:val="ru-RU"/>
        </w:rPr>
        <w:t>:</w:t>
      </w:r>
    </w:p>
    <w:p w14:paraId="4EC612C2" w14:textId="77777777" w:rsidR="007B085C" w:rsidRDefault="007B085C" w:rsidP="001213BA">
      <w:pPr>
        <w:pStyle w:val="a7"/>
        <w:ind w:left="360"/>
        <w:rPr>
          <w:lang w:val="ru-RU"/>
        </w:rPr>
      </w:pPr>
    </w:p>
    <w:p w14:paraId="017EFD36" w14:textId="63BCFE42" w:rsidR="001213BA" w:rsidRPr="001213BA" w:rsidRDefault="001213BA" w:rsidP="001213BA">
      <w:pPr>
        <w:pStyle w:val="a7"/>
        <w:ind w:left="360"/>
        <w:rPr>
          <w:lang w:val="ru-RU"/>
        </w:rPr>
      </w:pPr>
      <w:bookmarkStart w:id="259" w:name="OLE_LINK179"/>
      <w:bookmarkStart w:id="260" w:name="OLE_LINK180"/>
      <w:bookmarkEnd w:id="257"/>
      <w:bookmarkEnd w:id="258"/>
      <w:r>
        <w:rPr>
          <w:lang w:val="ru-RU"/>
        </w:rPr>
        <w:t>Начиная с 4 голосов, допускается уменьшенная квинта между басом и верхним голосом исключительно в предпоследнем такте, когда вводный тон задерживается в басу.</w:t>
      </w:r>
    </w:p>
    <w:p w14:paraId="252822C1" w14:textId="6A86DE1D" w:rsidR="001213BA" w:rsidRDefault="001213BA" w:rsidP="001213BA">
      <w:pPr>
        <w:pStyle w:val="a7"/>
        <w:numPr>
          <w:ilvl w:val="0"/>
          <w:numId w:val="20"/>
        </w:numPr>
        <w:rPr>
          <w:lang w:val="ru-RU"/>
        </w:rPr>
      </w:pPr>
      <w:bookmarkStart w:id="261" w:name="OLE_LINK181"/>
      <w:bookmarkStart w:id="262" w:name="OLE_LINK182"/>
      <w:bookmarkEnd w:id="259"/>
      <w:bookmarkEnd w:id="260"/>
      <w:r>
        <w:rPr>
          <w:lang w:val="ru-RU"/>
        </w:rPr>
        <w:t>Чистая кварта, увеличенная кварта и уменьшенная квинта допускаются между гармоническими нотами голосов, отличных от баса.</w:t>
      </w:r>
    </w:p>
    <w:p w14:paraId="25BA6D21" w14:textId="587DBEBD" w:rsidR="00AD29C1" w:rsidRDefault="00CE5F55" w:rsidP="005D61CE">
      <w:pPr>
        <w:pStyle w:val="5"/>
        <w:rPr>
          <w:lang w:val="ru-RU"/>
        </w:rPr>
      </w:pPr>
      <w:bookmarkStart w:id="263" w:name="OLE_LINK86"/>
      <w:bookmarkStart w:id="264" w:name="OLE_LINK87"/>
      <w:bookmarkEnd w:id="261"/>
      <w:bookmarkEnd w:id="262"/>
      <w:del w:id="265" w:author="Rualark Rualark" w:date="2018-10-31T22:16:00Z">
        <w:r w:rsidDel="00F44B67">
          <w:delText>Diminished chord</w:delText>
        </w:r>
      </w:del>
      <w:ins w:id="266" w:author="Rualark Rualark" w:date="2018-10-31T22:16:00Z">
        <w:r w:rsidR="00F44B67">
          <w:t>Harmonic tritone</w:t>
        </w:r>
      </w:ins>
    </w:p>
    <w:p w14:paraId="032C7C65" w14:textId="4E1DCEE8" w:rsidR="00777171" w:rsidRPr="00F44B67" w:rsidRDefault="00F44B67" w:rsidP="006C318F">
      <w:pPr>
        <w:pStyle w:val="a7"/>
        <w:numPr>
          <w:ilvl w:val="0"/>
          <w:numId w:val="28"/>
        </w:numPr>
      </w:pPr>
      <w:ins w:id="267" w:author="Rualark Rualark" w:date="2018-10-31T22:16:00Z">
        <w:r>
          <w:t>Harmonic tritone</w:t>
        </w:r>
      </w:ins>
      <w:ins w:id="268" w:author="Rualark Rualark" w:date="2018-10-31T22:21:00Z">
        <w:r w:rsidR="00066411">
          <w:rPr>
            <w:rStyle w:val="a5"/>
          </w:rPr>
          <w:footnoteReference w:id="21"/>
        </w:r>
      </w:ins>
      <w:ins w:id="271" w:author="Rualark Rualark" w:date="2018-10-31T22:16:00Z">
        <w:r>
          <w:t xml:space="preserve"> is prohibited between bass and any other voice, if both notes</w:t>
        </w:r>
      </w:ins>
      <w:ins w:id="272" w:author="Rualark Rualark" w:date="2018-10-31T22:17:00Z">
        <w:r>
          <w:t xml:space="preserve"> of tritone are </w:t>
        </w:r>
      </w:ins>
      <w:ins w:id="273" w:author="Rualark Rualark" w:date="2018-10-31T22:27:00Z">
        <w:r w:rsidR="00FB0F60">
          <w:t>chord tones</w:t>
        </w:r>
      </w:ins>
      <w:ins w:id="274" w:author="Rualark Rualark" w:date="2018-10-31T22:16:00Z">
        <w:r>
          <w:t xml:space="preserve">. </w:t>
        </w:r>
      </w:ins>
      <w:ins w:id="275" w:author="Rualark Rualark" w:date="2018-10-31T22:17:00Z">
        <w:r>
          <w:t xml:space="preserve">Harmonic tritone is allowed </w:t>
        </w:r>
      </w:ins>
      <w:ins w:id="276" w:author="Rualark Rualark" w:date="2018-10-31T22:18:00Z">
        <w:r>
          <w:t xml:space="preserve">if one of notes is </w:t>
        </w:r>
      </w:ins>
      <w:ins w:id="277" w:author="Rualark Rualark" w:date="2018-10-31T22:30:00Z">
        <w:r w:rsidR="00FB0F60">
          <w:t>not a chord tone</w:t>
        </w:r>
      </w:ins>
      <w:ins w:id="278" w:author="Rualark Rualark" w:date="2018-10-31T22:18:00Z">
        <w:r>
          <w:t xml:space="preserve">. </w:t>
        </w:r>
      </w:ins>
      <w:del w:id="279" w:author="Rualark Rualark" w:date="2018-10-31T22:17:00Z">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not</w:delText>
        </w:r>
        <w:r w:rsidR="00CE5F55" w:rsidRPr="00F44B67" w:rsidDel="00F44B67">
          <w:delText xml:space="preserve"> </w:delText>
        </w:r>
        <w:r w:rsidR="00CE5F55" w:rsidDel="00F44B67">
          <w:delText>allowed</w:delText>
        </w:r>
        <w:r w:rsidR="00CE5F55" w:rsidRPr="00F44B67" w:rsidDel="00F44B67">
          <w:delText xml:space="preserve"> </w:delText>
        </w:r>
        <w:r w:rsidR="00CE5F55" w:rsidDel="00F44B67">
          <w:delText>in</w:delText>
        </w:r>
        <w:r w:rsidR="00CE5F55" w:rsidRPr="00F44B67" w:rsidDel="00F44B67">
          <w:delText xml:space="preserve"> </w:delText>
        </w:r>
        <w:r w:rsidR="00CE5F55" w:rsidDel="00F44B67">
          <w:delText>root</w:delText>
        </w:r>
        <w:r w:rsidR="00CE5F55" w:rsidRPr="00F44B67" w:rsidDel="00F44B67">
          <w:delText xml:space="preserve"> </w:delText>
        </w:r>
        <w:r w:rsidR="00CE5F55" w:rsidDel="00F44B67">
          <w:delText>position</w:delText>
        </w:r>
        <w:r w:rsidR="00CE5F55" w:rsidRPr="00F44B67" w:rsidDel="00F44B67">
          <w:delText xml:space="preserve">. </w:delText>
        </w:r>
        <w:r w:rsidR="00CE5F55" w:rsidDel="00F44B67">
          <w:delText>First</w:delText>
        </w:r>
        <w:r w:rsidR="00CE5F55" w:rsidRPr="00F44B67" w:rsidDel="00F44B67">
          <w:delText xml:space="preserve"> </w:delText>
        </w:r>
        <w:r w:rsidR="00CE5F55" w:rsidDel="00F44B67">
          <w:delText>inversion</w:delText>
        </w:r>
        <w:r w:rsidR="00CE5F55" w:rsidRPr="00F44B67" w:rsidDel="00F44B67">
          <w:delText xml:space="preserve"> </w:delText>
        </w:r>
        <w:r w:rsidR="00CE5F55" w:rsidDel="00F44B67">
          <w:delText>of</w:delText>
        </w:r>
        <w:r w:rsidR="00CE5F55" w:rsidRPr="00F44B67" w:rsidDel="00F44B67">
          <w:delText xml:space="preserve"> </w:delText>
        </w:r>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allowed</w:delText>
        </w:r>
        <w:r w:rsidR="00CE5F55" w:rsidRPr="00F44B67" w:rsidDel="00F44B67">
          <w:delText>.</w:delText>
        </w:r>
      </w:del>
    </w:p>
    <w:p w14:paraId="3B9F4C46" w14:textId="1699C1A1" w:rsidR="008329BC" w:rsidRPr="00F44B67" w:rsidRDefault="00CE5F55" w:rsidP="005D61CE">
      <w:pPr>
        <w:ind w:firstLine="360"/>
      </w:pPr>
      <w:r>
        <w:rPr>
          <w:b/>
          <w:u w:val="single"/>
        </w:rPr>
        <w:t>Exceptions</w:t>
      </w:r>
      <w:r w:rsidR="007A4501" w:rsidRPr="00F44B67">
        <w:t>:</w:t>
      </w:r>
    </w:p>
    <w:p w14:paraId="2E52FBBE" w14:textId="5A92AC6A" w:rsidR="007A4501" w:rsidRPr="006C05B2" w:rsidRDefault="00CE5F55" w:rsidP="005328AD">
      <w:pPr>
        <w:ind w:left="709"/>
      </w:pPr>
      <w:r>
        <w:t>Starting</w:t>
      </w:r>
      <w:r w:rsidRPr="006C05B2">
        <w:t xml:space="preserve"> </w:t>
      </w:r>
      <w:r>
        <w:t>from</w:t>
      </w:r>
      <w:r w:rsidRPr="006C05B2">
        <w:t xml:space="preserve"> </w:t>
      </w:r>
      <w:r>
        <w:t>four</w:t>
      </w:r>
      <w:r w:rsidRPr="006C05B2">
        <w:t xml:space="preserve"> </w:t>
      </w:r>
      <w:r>
        <w:t>voices</w:t>
      </w:r>
      <w:r w:rsidR="0049186B">
        <w:t xml:space="preserve"> and above</w:t>
      </w:r>
      <w:r w:rsidRPr="006C05B2">
        <w:t xml:space="preserve">, </w:t>
      </w:r>
      <w:del w:id="280" w:author="Rualark Rualark" w:date="2018-10-31T22:25:00Z">
        <w:r w:rsidDel="007F3700">
          <w:delText>diminished</w:delText>
        </w:r>
        <w:r w:rsidRPr="006C05B2" w:rsidDel="007F3700">
          <w:delText xml:space="preserve"> </w:delText>
        </w:r>
        <w:r w:rsidDel="007F3700">
          <w:delText>chord</w:delText>
        </w:r>
        <w:r w:rsidRPr="006C05B2" w:rsidDel="007F3700">
          <w:delText xml:space="preserve"> </w:delText>
        </w:r>
        <w:r w:rsidDel="007F3700">
          <w:delText>is</w:delText>
        </w:r>
        <w:r w:rsidRPr="006C05B2" w:rsidDel="007F3700">
          <w:delText xml:space="preserve"> </w:delText>
        </w:r>
        <w:r w:rsidDel="007F3700">
          <w:delText>allowed</w:delText>
        </w:r>
        <w:r w:rsidRPr="006C05B2" w:rsidDel="007F3700">
          <w:delText xml:space="preserve"> </w:delText>
        </w:r>
        <w:r w:rsidDel="007F3700">
          <w:delText>in</w:delText>
        </w:r>
        <w:r w:rsidRPr="006C05B2" w:rsidDel="007F3700">
          <w:delText xml:space="preserve"> </w:delText>
        </w:r>
        <w:r w:rsidDel="007F3700">
          <w:delText>root</w:delText>
        </w:r>
        <w:r w:rsidRPr="006C05B2" w:rsidDel="007F3700">
          <w:delText xml:space="preserve"> </w:delText>
        </w:r>
        <w:r w:rsidDel="007F3700">
          <w:delText>position</w:delText>
        </w:r>
        <w:r w:rsidRPr="006C05B2" w:rsidDel="007F3700">
          <w:delText xml:space="preserve"> –</w:delText>
        </w:r>
      </w:del>
      <w:commentRangeStart w:id="281"/>
      <w:ins w:id="282" w:author="Rualark Rualark" w:date="2018-10-31T22:25:00Z">
        <w:r w:rsidR="007F3700">
          <w:t>harmonic tritone is allowed</w:t>
        </w:r>
      </w:ins>
      <w:r w:rsidRPr="006C05B2">
        <w:t xml:space="preserve"> </w:t>
      </w:r>
      <w:ins w:id="283" w:author="Rualark Rualark" w:date="2018-10-31T22:30:00Z">
        <w:r w:rsidR="00FB0F60">
          <w:t xml:space="preserve">with bass </w:t>
        </w:r>
      </w:ins>
      <w:r>
        <w:t>only</w:t>
      </w:r>
      <w:r w:rsidRPr="006C05B2">
        <w:t xml:space="preserve"> </w:t>
      </w:r>
      <w:r>
        <w:t>in</w:t>
      </w:r>
      <w:r w:rsidRPr="006C05B2">
        <w:t xml:space="preserve"> </w:t>
      </w:r>
      <w:r>
        <w:t>penultimate</w:t>
      </w:r>
      <w:r w:rsidRPr="006C05B2">
        <w:t xml:space="preserve"> </w:t>
      </w:r>
      <w:r>
        <w:t>harmony</w:t>
      </w:r>
      <w:r w:rsidRPr="006C05B2">
        <w:t xml:space="preserve">, </w:t>
      </w:r>
      <w:r>
        <w:t>when</w:t>
      </w:r>
      <w:r w:rsidRPr="006C05B2">
        <w:t xml:space="preserve"> </w:t>
      </w:r>
      <w:r w:rsidR="006C05B2">
        <w:t xml:space="preserve">suspension resolves to </w:t>
      </w:r>
      <w:r>
        <w:t>leading</w:t>
      </w:r>
      <w:r w:rsidRPr="006C05B2">
        <w:t xml:space="preserve"> </w:t>
      </w:r>
      <w:r>
        <w:t>tone</w:t>
      </w:r>
      <w:r w:rsidRPr="006C05B2">
        <w:t xml:space="preserve"> </w:t>
      </w:r>
      <w:r>
        <w:t>in</w:t>
      </w:r>
      <w:r w:rsidRPr="006C05B2">
        <w:t xml:space="preserve"> </w:t>
      </w:r>
      <w:r>
        <w:t>bass</w:t>
      </w:r>
      <w:commentRangeEnd w:id="281"/>
      <w:r w:rsidR="006C318F">
        <w:rPr>
          <w:rStyle w:val="a8"/>
        </w:rPr>
        <w:commentReference w:id="281"/>
      </w:r>
      <w:r w:rsidRPr="006C05B2">
        <w:t>:</w:t>
      </w:r>
    </w:p>
    <w:bookmarkEnd w:id="263"/>
    <w:bookmarkEnd w:id="264"/>
    <w:p w14:paraId="33783625" w14:textId="08B1D015" w:rsidR="005D61CE" w:rsidRDefault="00572590" w:rsidP="00572590">
      <w:pPr>
        <w:jc w:val="center"/>
        <w:rPr>
          <w:ins w:id="284" w:author="Rualark Rualark" w:date="2018-10-31T22:30:00Z"/>
          <w:lang w:val="ru-RU"/>
        </w:rPr>
      </w:pPr>
      <w:r>
        <w:rPr>
          <w:noProof/>
        </w:rPr>
        <w:drawing>
          <wp:inline distT="0" distB="0" distL="0" distR="0" wp14:anchorId="7772F330" wp14:editId="5596EF1D">
            <wp:extent cx="2151257" cy="973512"/>
            <wp:effectExtent l="114300" t="114300" r="116205" b="11239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4721" cy="997706"/>
                    </a:xfrm>
                    <a:prstGeom prst="rect">
                      <a:avLst/>
                    </a:prstGeom>
                    <a:effectLst>
                      <a:glow rad="101600">
                        <a:schemeClr val="accent6">
                          <a:satMod val="175000"/>
                          <a:alpha val="40000"/>
                        </a:schemeClr>
                      </a:glow>
                    </a:effectLst>
                  </pic:spPr>
                </pic:pic>
              </a:graphicData>
            </a:graphic>
          </wp:inline>
        </w:drawing>
      </w:r>
    </w:p>
    <w:p w14:paraId="2202EE29" w14:textId="7B48973E" w:rsidR="006C318F" w:rsidRDefault="006C318F" w:rsidP="006C318F">
      <w:pPr>
        <w:pStyle w:val="a7"/>
        <w:numPr>
          <w:ilvl w:val="0"/>
          <w:numId w:val="28"/>
        </w:numPr>
        <w:rPr>
          <w:ins w:id="285" w:author="Rualark Rualark" w:date="2018-10-31T22:36:00Z"/>
        </w:rPr>
      </w:pPr>
      <w:ins w:id="286" w:author="Rualark Rualark" w:date="2018-10-31T22:30:00Z">
        <w:r>
          <w:t>Harmonic tritone</w:t>
        </w:r>
      </w:ins>
      <w:ins w:id="287" w:author="Rualark Rualark" w:date="2018-10-31T22:31:00Z">
        <w:r w:rsidRPr="006C318F">
          <w:t xml:space="preserve"> </w:t>
        </w:r>
      </w:ins>
      <w:ins w:id="288" w:author="Rualark Rualark" w:date="2018-10-31T22:30:00Z">
        <w:r>
          <w:t xml:space="preserve">is </w:t>
        </w:r>
      </w:ins>
      <w:ins w:id="289" w:author="Rualark Rualark" w:date="2018-10-31T22:31:00Z">
        <w:r>
          <w:t>allowed</w:t>
        </w:r>
      </w:ins>
      <w:ins w:id="290" w:author="Rualark Rualark" w:date="2018-10-31T22:30:00Z">
        <w:r>
          <w:t xml:space="preserve"> between any </w:t>
        </w:r>
      </w:ins>
      <w:ins w:id="291" w:author="Rualark Rualark" w:date="2018-10-31T22:31:00Z">
        <w:r>
          <w:t xml:space="preserve">two </w:t>
        </w:r>
      </w:ins>
      <w:ins w:id="292" w:author="Rualark Rualark" w:date="2018-10-31T22:30:00Z">
        <w:r>
          <w:t>voice</w:t>
        </w:r>
      </w:ins>
      <w:ins w:id="293" w:author="Rualark Rualark" w:date="2018-10-31T22:31:00Z">
        <w:r>
          <w:t>s except bass</w:t>
        </w:r>
      </w:ins>
      <w:ins w:id="294" w:author="Rualark Rualark" w:date="2018-10-31T22:30:00Z">
        <w:r>
          <w:t xml:space="preserve">, </w:t>
        </w:r>
      </w:ins>
      <w:ins w:id="295" w:author="Rualark Rualark" w:date="2018-10-31T22:31:00Z">
        <w:r>
          <w:t xml:space="preserve">but </w:t>
        </w:r>
      </w:ins>
      <w:ins w:id="296" w:author="Rualark Rualark" w:date="2018-10-31T22:32:00Z">
        <w:r>
          <w:t xml:space="preserve">each </w:t>
        </w:r>
      </w:ins>
      <w:ins w:id="297" w:author="Rualark Rualark" w:date="2018-10-31T22:33:00Z">
        <w:r>
          <w:t xml:space="preserve">of its </w:t>
        </w:r>
      </w:ins>
      <w:ins w:id="298" w:author="Rualark Rualark" w:date="2018-10-31T22:32:00Z">
        <w:r>
          <w:t>note</w:t>
        </w:r>
      </w:ins>
      <w:ins w:id="299" w:author="Rualark Rualark" w:date="2018-10-31T22:33:00Z">
        <w:r>
          <w:t>s</w:t>
        </w:r>
      </w:ins>
      <w:ins w:id="300" w:author="Rualark Rualark" w:date="2018-10-31T22:52:00Z">
        <w:r w:rsidR="00CF43C6" w:rsidRPr="00CF43C6">
          <w:t xml:space="preserve"> </w:t>
        </w:r>
      </w:ins>
      <w:ins w:id="301" w:author="Rualark Rualark" w:date="2018-10-31T22:31:00Z">
        <w:r>
          <w:t>requires correct resolution</w:t>
        </w:r>
      </w:ins>
      <w:ins w:id="302" w:author="Rualark Rualark" w:date="2018-10-31T22:32:00Z">
        <w:r>
          <w:t>:</w:t>
        </w:r>
      </w:ins>
    </w:p>
    <w:p w14:paraId="07105BAB" w14:textId="28986B19" w:rsidR="00CF43C6" w:rsidRDefault="00CF43C6" w:rsidP="005328AD">
      <w:pPr>
        <w:ind w:left="720"/>
        <w:rPr>
          <w:ins w:id="303" w:author="Rualark Rualark" w:date="2018-10-31T22:32:00Z"/>
        </w:rPr>
      </w:pPr>
      <w:ins w:id="304" w:author="Rualark Rualark" w:date="2018-10-31T22:36:00Z">
        <w:r>
          <w:t>In major:</w:t>
        </w:r>
      </w:ins>
    </w:p>
    <w:tbl>
      <w:tblPr>
        <w:tblStyle w:val="a6"/>
        <w:tblW w:w="0" w:type="auto"/>
        <w:tblInd w:w="720" w:type="dxa"/>
        <w:tblLook w:val="04A0" w:firstRow="1" w:lastRow="0" w:firstColumn="1" w:lastColumn="0" w:noHBand="0" w:noVBand="1"/>
      </w:tblPr>
      <w:tblGrid>
        <w:gridCol w:w="667"/>
        <w:gridCol w:w="1805"/>
      </w:tblGrid>
      <w:tr w:rsidR="00CF43C6" w14:paraId="29E374CF" w14:textId="77777777" w:rsidTr="005328AD">
        <w:trPr>
          <w:ins w:id="305" w:author="Rualark Rualark" w:date="2018-10-31T22:34:00Z"/>
        </w:trPr>
        <w:tc>
          <w:tcPr>
            <w:tcW w:w="0" w:type="auto"/>
            <w:shd w:val="clear" w:color="auto" w:fill="BFBFBF" w:themeFill="background1" w:themeFillShade="BF"/>
          </w:tcPr>
          <w:p w14:paraId="07CC5114" w14:textId="3008B948" w:rsidR="00CF43C6" w:rsidRPr="00CF43C6" w:rsidRDefault="00CF43C6" w:rsidP="00CF43C6">
            <w:pPr>
              <w:jc w:val="center"/>
              <w:rPr>
                <w:ins w:id="306" w:author="Rualark Rualark" w:date="2018-10-31T22:34:00Z"/>
                <w:b/>
              </w:rPr>
            </w:pPr>
            <w:ins w:id="307" w:author="Rualark Rualark" w:date="2018-10-31T22:34:00Z">
              <w:r w:rsidRPr="00CF43C6">
                <w:rPr>
                  <w:b/>
                </w:rPr>
                <w:t>Note</w:t>
              </w:r>
            </w:ins>
          </w:p>
        </w:tc>
        <w:tc>
          <w:tcPr>
            <w:tcW w:w="0" w:type="auto"/>
            <w:shd w:val="clear" w:color="auto" w:fill="BFBFBF" w:themeFill="background1" w:themeFillShade="BF"/>
          </w:tcPr>
          <w:p w14:paraId="444F1B9F" w14:textId="443D468C" w:rsidR="00CF43C6" w:rsidRPr="00CF43C6" w:rsidRDefault="00CF43C6" w:rsidP="00CF43C6">
            <w:pPr>
              <w:jc w:val="center"/>
              <w:rPr>
                <w:ins w:id="308" w:author="Rualark Rualark" w:date="2018-10-31T22:34:00Z"/>
                <w:b/>
              </w:rPr>
            </w:pPr>
            <w:ins w:id="309" w:author="Rualark Rualark" w:date="2018-10-31T22:34:00Z">
              <w:r w:rsidRPr="00CF43C6">
                <w:rPr>
                  <w:b/>
                </w:rPr>
                <w:t>Should resolve to</w:t>
              </w:r>
            </w:ins>
          </w:p>
        </w:tc>
      </w:tr>
      <w:tr w:rsidR="00CF43C6" w14:paraId="1ABEE2BD" w14:textId="77777777" w:rsidTr="005328AD">
        <w:trPr>
          <w:ins w:id="310" w:author="Rualark Rualark" w:date="2018-10-31T22:39:00Z"/>
        </w:trPr>
        <w:tc>
          <w:tcPr>
            <w:tcW w:w="0" w:type="auto"/>
          </w:tcPr>
          <w:p w14:paraId="0E6B9232" w14:textId="77777777" w:rsidR="00CF43C6" w:rsidRDefault="00CF43C6" w:rsidP="0086471A">
            <w:pPr>
              <w:jc w:val="center"/>
              <w:rPr>
                <w:ins w:id="311" w:author="Rualark Rualark" w:date="2018-10-31T22:39:00Z"/>
              </w:rPr>
            </w:pPr>
            <w:ins w:id="312" w:author="Rualark Rualark" w:date="2018-10-31T22:39:00Z">
              <w:r>
                <w:t>IV</w:t>
              </w:r>
            </w:ins>
          </w:p>
        </w:tc>
        <w:tc>
          <w:tcPr>
            <w:tcW w:w="0" w:type="auto"/>
          </w:tcPr>
          <w:p w14:paraId="4FD4333F" w14:textId="77777777" w:rsidR="00CF43C6" w:rsidRDefault="00CF43C6" w:rsidP="0086471A">
            <w:pPr>
              <w:jc w:val="center"/>
              <w:rPr>
                <w:ins w:id="313" w:author="Rualark Rualark" w:date="2018-10-31T22:39:00Z"/>
              </w:rPr>
            </w:pPr>
            <w:ins w:id="314" w:author="Rualark Rualark" w:date="2018-10-31T22:39:00Z">
              <w:r>
                <w:t>III</w:t>
              </w:r>
            </w:ins>
          </w:p>
        </w:tc>
      </w:tr>
      <w:tr w:rsidR="00CF43C6" w14:paraId="74E46584" w14:textId="77777777" w:rsidTr="005328AD">
        <w:trPr>
          <w:ins w:id="315" w:author="Rualark Rualark" w:date="2018-10-31T22:34:00Z"/>
        </w:trPr>
        <w:tc>
          <w:tcPr>
            <w:tcW w:w="0" w:type="auto"/>
          </w:tcPr>
          <w:p w14:paraId="1604FF12" w14:textId="06107FDE" w:rsidR="00CF43C6" w:rsidRDefault="00CF43C6" w:rsidP="00CF43C6">
            <w:pPr>
              <w:jc w:val="center"/>
              <w:rPr>
                <w:ins w:id="316" w:author="Rualark Rualark" w:date="2018-10-31T22:34:00Z"/>
              </w:rPr>
            </w:pPr>
            <w:ins w:id="317" w:author="Rualark Rualark" w:date="2018-10-31T22:34:00Z">
              <w:r>
                <w:t>VII</w:t>
              </w:r>
            </w:ins>
          </w:p>
        </w:tc>
        <w:tc>
          <w:tcPr>
            <w:tcW w:w="0" w:type="auto"/>
          </w:tcPr>
          <w:p w14:paraId="58BA0F28" w14:textId="0713B808" w:rsidR="00CF43C6" w:rsidRDefault="00CF43C6" w:rsidP="00CF43C6">
            <w:pPr>
              <w:jc w:val="center"/>
              <w:rPr>
                <w:ins w:id="318" w:author="Rualark Rualark" w:date="2018-10-31T22:34:00Z"/>
              </w:rPr>
            </w:pPr>
            <w:ins w:id="319" w:author="Rualark Rualark" w:date="2018-10-31T22:34:00Z">
              <w:r>
                <w:t>I</w:t>
              </w:r>
            </w:ins>
          </w:p>
        </w:tc>
      </w:tr>
    </w:tbl>
    <w:p w14:paraId="6544EB84" w14:textId="77777777" w:rsidR="00CF43C6" w:rsidRDefault="00CF43C6" w:rsidP="005328AD">
      <w:pPr>
        <w:ind w:left="720" w:firstLine="360"/>
        <w:rPr>
          <w:ins w:id="320" w:author="Rualark Rualark" w:date="2018-10-31T22:34:00Z"/>
        </w:rPr>
      </w:pPr>
    </w:p>
    <w:p w14:paraId="37E1539F" w14:textId="0E37E462" w:rsidR="00CF43C6" w:rsidRDefault="00CF43C6" w:rsidP="005328AD">
      <w:pPr>
        <w:ind w:left="720"/>
        <w:rPr>
          <w:ins w:id="321" w:author="Rualark Rualark" w:date="2018-10-31T22:36:00Z"/>
        </w:rPr>
      </w:pPr>
      <w:ins w:id="322" w:author="Rualark Rualark" w:date="2018-10-31T22:36:00Z">
        <w:r>
          <w:t>In minor:</w:t>
        </w:r>
      </w:ins>
    </w:p>
    <w:tbl>
      <w:tblPr>
        <w:tblStyle w:val="a6"/>
        <w:tblW w:w="0" w:type="auto"/>
        <w:tblInd w:w="720" w:type="dxa"/>
        <w:tblLook w:val="04A0" w:firstRow="1" w:lastRow="0" w:firstColumn="1" w:lastColumn="0" w:noHBand="0" w:noVBand="1"/>
      </w:tblPr>
      <w:tblGrid>
        <w:gridCol w:w="956"/>
        <w:gridCol w:w="1805"/>
      </w:tblGrid>
      <w:tr w:rsidR="00CF43C6" w14:paraId="5CE7FC1C" w14:textId="77777777" w:rsidTr="005328AD">
        <w:trPr>
          <w:ins w:id="323" w:author="Rualark Rualark" w:date="2018-10-31T22:36:00Z"/>
        </w:trPr>
        <w:tc>
          <w:tcPr>
            <w:tcW w:w="956" w:type="dxa"/>
            <w:shd w:val="clear" w:color="auto" w:fill="BFBFBF" w:themeFill="background1" w:themeFillShade="BF"/>
          </w:tcPr>
          <w:p w14:paraId="5A51CAC9" w14:textId="77777777" w:rsidR="00CF43C6" w:rsidRPr="00CF43C6" w:rsidRDefault="00CF43C6" w:rsidP="0086471A">
            <w:pPr>
              <w:jc w:val="center"/>
              <w:rPr>
                <w:ins w:id="324" w:author="Rualark Rualark" w:date="2018-10-31T22:36:00Z"/>
                <w:b/>
              </w:rPr>
            </w:pPr>
            <w:ins w:id="325" w:author="Rualark Rualark" w:date="2018-10-31T22:36:00Z">
              <w:r w:rsidRPr="00CF43C6">
                <w:rPr>
                  <w:b/>
                </w:rPr>
                <w:t>Note</w:t>
              </w:r>
            </w:ins>
          </w:p>
        </w:tc>
        <w:tc>
          <w:tcPr>
            <w:tcW w:w="0" w:type="auto"/>
            <w:shd w:val="clear" w:color="auto" w:fill="BFBFBF" w:themeFill="background1" w:themeFillShade="BF"/>
          </w:tcPr>
          <w:p w14:paraId="0EDD5A90" w14:textId="77777777" w:rsidR="00CF43C6" w:rsidRPr="00CF43C6" w:rsidRDefault="00CF43C6" w:rsidP="0086471A">
            <w:pPr>
              <w:jc w:val="center"/>
              <w:rPr>
                <w:ins w:id="326" w:author="Rualark Rualark" w:date="2018-10-31T22:36:00Z"/>
                <w:b/>
              </w:rPr>
            </w:pPr>
            <w:ins w:id="327" w:author="Rualark Rualark" w:date="2018-10-31T22:36:00Z">
              <w:r w:rsidRPr="00CF43C6">
                <w:rPr>
                  <w:b/>
                </w:rPr>
                <w:t>Should resolve to</w:t>
              </w:r>
            </w:ins>
          </w:p>
        </w:tc>
      </w:tr>
      <w:tr w:rsidR="00CF43C6" w14:paraId="51A3FEEA" w14:textId="77777777" w:rsidTr="005328AD">
        <w:trPr>
          <w:ins w:id="328" w:author="Rualark Rualark" w:date="2018-10-31T22:39:00Z"/>
        </w:trPr>
        <w:tc>
          <w:tcPr>
            <w:tcW w:w="956" w:type="dxa"/>
          </w:tcPr>
          <w:p w14:paraId="23EAC637" w14:textId="77777777" w:rsidR="00CF43C6" w:rsidRDefault="00CF43C6" w:rsidP="0086471A">
            <w:pPr>
              <w:jc w:val="center"/>
              <w:rPr>
                <w:ins w:id="329" w:author="Rualark Rualark" w:date="2018-10-31T22:39:00Z"/>
              </w:rPr>
            </w:pPr>
            <w:ins w:id="330" w:author="Rualark Rualark" w:date="2018-10-31T22:39:00Z">
              <w:r>
                <w:t>II</w:t>
              </w:r>
            </w:ins>
          </w:p>
        </w:tc>
        <w:tc>
          <w:tcPr>
            <w:tcW w:w="0" w:type="auto"/>
          </w:tcPr>
          <w:p w14:paraId="00C2F0FE" w14:textId="77777777" w:rsidR="00CF43C6" w:rsidRDefault="00CF43C6" w:rsidP="0086471A">
            <w:pPr>
              <w:jc w:val="center"/>
              <w:rPr>
                <w:ins w:id="331" w:author="Rualark Rualark" w:date="2018-10-31T22:39:00Z"/>
              </w:rPr>
            </w:pPr>
            <w:ins w:id="332" w:author="Rualark Rualark" w:date="2018-10-31T22:39:00Z">
              <w:r>
                <w:t>III</w:t>
              </w:r>
            </w:ins>
          </w:p>
        </w:tc>
      </w:tr>
      <w:tr w:rsidR="00CF43C6" w14:paraId="2872B580" w14:textId="77777777" w:rsidTr="005328AD">
        <w:trPr>
          <w:ins w:id="333" w:author="Rualark Rualark" w:date="2018-10-31T22:39:00Z"/>
        </w:trPr>
        <w:tc>
          <w:tcPr>
            <w:tcW w:w="956" w:type="dxa"/>
          </w:tcPr>
          <w:p w14:paraId="39D90E62" w14:textId="77777777" w:rsidR="00CF43C6" w:rsidRDefault="00CF43C6" w:rsidP="0086471A">
            <w:pPr>
              <w:jc w:val="center"/>
              <w:rPr>
                <w:ins w:id="334" w:author="Rualark Rualark" w:date="2018-10-31T22:39:00Z"/>
              </w:rPr>
            </w:pPr>
            <w:ins w:id="335" w:author="Rualark Rualark" w:date="2018-10-31T22:39:00Z">
              <w:r>
                <w:t>III</w:t>
              </w:r>
            </w:ins>
          </w:p>
        </w:tc>
        <w:tc>
          <w:tcPr>
            <w:tcW w:w="0" w:type="auto"/>
          </w:tcPr>
          <w:p w14:paraId="5709A7AE" w14:textId="77777777" w:rsidR="00CF43C6" w:rsidRDefault="00CF43C6" w:rsidP="0086471A">
            <w:pPr>
              <w:jc w:val="center"/>
              <w:rPr>
                <w:ins w:id="336" w:author="Rualark Rualark" w:date="2018-10-31T22:39:00Z"/>
              </w:rPr>
            </w:pPr>
            <w:ins w:id="337" w:author="Rualark Rualark" w:date="2018-10-31T22:39:00Z">
              <w:r>
                <w:t>II</w:t>
              </w:r>
            </w:ins>
          </w:p>
        </w:tc>
      </w:tr>
      <w:tr w:rsidR="00CF43C6" w14:paraId="64892325" w14:textId="77777777" w:rsidTr="005328AD">
        <w:trPr>
          <w:ins w:id="338" w:author="Rualark Rualark" w:date="2018-10-31T22:39:00Z"/>
        </w:trPr>
        <w:tc>
          <w:tcPr>
            <w:tcW w:w="956" w:type="dxa"/>
          </w:tcPr>
          <w:p w14:paraId="082A6E38" w14:textId="77777777" w:rsidR="00CF43C6" w:rsidRDefault="00CF43C6" w:rsidP="0086471A">
            <w:pPr>
              <w:jc w:val="center"/>
              <w:rPr>
                <w:ins w:id="339" w:author="Rualark Rualark" w:date="2018-10-31T22:39:00Z"/>
              </w:rPr>
            </w:pPr>
            <w:ins w:id="340" w:author="Rualark Rualark" w:date="2018-10-31T22:39:00Z">
              <w:r>
                <w:t>IV</w:t>
              </w:r>
            </w:ins>
          </w:p>
        </w:tc>
        <w:tc>
          <w:tcPr>
            <w:tcW w:w="0" w:type="auto"/>
          </w:tcPr>
          <w:p w14:paraId="5ED32040" w14:textId="77777777" w:rsidR="00CF43C6" w:rsidRDefault="00CF43C6" w:rsidP="0086471A">
            <w:pPr>
              <w:jc w:val="center"/>
              <w:rPr>
                <w:ins w:id="341" w:author="Rualark Rualark" w:date="2018-10-31T22:39:00Z"/>
              </w:rPr>
            </w:pPr>
            <w:ins w:id="342" w:author="Rualark Rualark" w:date="2018-10-31T22:39:00Z">
              <w:r>
                <w:t>III</w:t>
              </w:r>
            </w:ins>
          </w:p>
        </w:tc>
      </w:tr>
      <w:tr w:rsidR="00CF43C6" w14:paraId="6C177220" w14:textId="77777777" w:rsidTr="005328AD">
        <w:trPr>
          <w:ins w:id="343" w:author="Rualark Rualark" w:date="2018-10-31T22:39:00Z"/>
        </w:trPr>
        <w:tc>
          <w:tcPr>
            <w:tcW w:w="956" w:type="dxa"/>
          </w:tcPr>
          <w:p w14:paraId="63735329" w14:textId="77777777" w:rsidR="00CF43C6" w:rsidRDefault="00CF43C6" w:rsidP="0086471A">
            <w:pPr>
              <w:jc w:val="center"/>
              <w:rPr>
                <w:ins w:id="344" w:author="Rualark Rualark" w:date="2018-10-31T22:39:00Z"/>
              </w:rPr>
            </w:pPr>
            <w:ins w:id="345" w:author="Rualark Rualark" w:date="2018-10-31T22:39:00Z">
              <w:r>
                <w:t>VI</w:t>
              </w:r>
            </w:ins>
          </w:p>
        </w:tc>
        <w:tc>
          <w:tcPr>
            <w:tcW w:w="0" w:type="auto"/>
          </w:tcPr>
          <w:p w14:paraId="5A4A3671" w14:textId="77777777" w:rsidR="00CF43C6" w:rsidRDefault="00CF43C6" w:rsidP="0086471A">
            <w:pPr>
              <w:jc w:val="center"/>
              <w:rPr>
                <w:ins w:id="346" w:author="Rualark Rualark" w:date="2018-10-31T22:39:00Z"/>
              </w:rPr>
            </w:pPr>
            <w:ins w:id="347" w:author="Rualark Rualark" w:date="2018-10-31T22:39:00Z">
              <w:r>
                <w:t>V</w:t>
              </w:r>
            </w:ins>
          </w:p>
        </w:tc>
      </w:tr>
      <w:tr w:rsidR="00CF43C6" w14:paraId="4F457F7D" w14:textId="77777777" w:rsidTr="005328AD">
        <w:trPr>
          <w:ins w:id="348" w:author="Rualark Rualark" w:date="2018-10-31T22:39:00Z"/>
        </w:trPr>
        <w:tc>
          <w:tcPr>
            <w:tcW w:w="956" w:type="dxa"/>
          </w:tcPr>
          <w:p w14:paraId="0051EBAF" w14:textId="77777777" w:rsidR="00CF43C6" w:rsidRDefault="00CF43C6" w:rsidP="0086471A">
            <w:pPr>
              <w:jc w:val="center"/>
              <w:rPr>
                <w:ins w:id="349" w:author="Rualark Rualark" w:date="2018-10-31T22:39:00Z"/>
              </w:rPr>
            </w:pPr>
            <w:ins w:id="350" w:author="Rualark Rualark" w:date="2018-10-31T22:39:00Z">
              <w:r>
                <w:t>VI#</w:t>
              </w:r>
            </w:ins>
          </w:p>
        </w:tc>
        <w:tc>
          <w:tcPr>
            <w:tcW w:w="0" w:type="auto"/>
          </w:tcPr>
          <w:p w14:paraId="61CB4C93" w14:textId="77777777" w:rsidR="00CF43C6" w:rsidRDefault="00CF43C6" w:rsidP="0086471A">
            <w:pPr>
              <w:jc w:val="center"/>
              <w:rPr>
                <w:ins w:id="351" w:author="Rualark Rualark" w:date="2018-10-31T22:39:00Z"/>
              </w:rPr>
            </w:pPr>
            <w:ins w:id="352" w:author="Rualark Rualark" w:date="2018-10-31T22:39:00Z">
              <w:r>
                <w:t>VII</w:t>
              </w:r>
            </w:ins>
          </w:p>
        </w:tc>
      </w:tr>
      <w:tr w:rsidR="00CF43C6" w14:paraId="2196A2D5" w14:textId="77777777" w:rsidTr="005328AD">
        <w:trPr>
          <w:ins w:id="353" w:author="Rualark Rualark" w:date="2018-10-31T22:36:00Z"/>
        </w:trPr>
        <w:tc>
          <w:tcPr>
            <w:tcW w:w="956" w:type="dxa"/>
          </w:tcPr>
          <w:p w14:paraId="4ABFA80C" w14:textId="389D61F6" w:rsidR="00CF43C6" w:rsidRPr="00CF43C6" w:rsidRDefault="00CF43C6" w:rsidP="0086471A">
            <w:pPr>
              <w:jc w:val="center"/>
              <w:rPr>
                <w:ins w:id="354" w:author="Rualark Rualark" w:date="2018-10-31T22:36:00Z"/>
              </w:rPr>
            </w:pPr>
            <w:ins w:id="355" w:author="Rualark Rualark" w:date="2018-10-31T22:36:00Z">
              <w:r>
                <w:t>VII</w:t>
              </w:r>
            </w:ins>
            <w:ins w:id="356" w:author="Rualark Rualark" w:date="2018-10-31T22:37:00Z">
              <w:r>
                <w:t>#</w:t>
              </w:r>
            </w:ins>
          </w:p>
        </w:tc>
        <w:tc>
          <w:tcPr>
            <w:tcW w:w="0" w:type="auto"/>
          </w:tcPr>
          <w:p w14:paraId="359EA116" w14:textId="77777777" w:rsidR="00CF43C6" w:rsidRDefault="00CF43C6" w:rsidP="0086471A">
            <w:pPr>
              <w:jc w:val="center"/>
              <w:rPr>
                <w:ins w:id="357" w:author="Rualark Rualark" w:date="2018-10-31T22:36:00Z"/>
              </w:rPr>
            </w:pPr>
            <w:ins w:id="358" w:author="Rualark Rualark" w:date="2018-10-31T22:36:00Z">
              <w:r>
                <w:t>I</w:t>
              </w:r>
            </w:ins>
          </w:p>
        </w:tc>
      </w:tr>
    </w:tbl>
    <w:p w14:paraId="65776333" w14:textId="471AABFD" w:rsidR="006C318F" w:rsidRPr="00F44B67" w:rsidRDefault="006C318F" w:rsidP="006C318F">
      <w:pPr>
        <w:ind w:firstLine="360"/>
        <w:rPr>
          <w:ins w:id="359" w:author="Rualark Rualark" w:date="2018-10-31T22:30:00Z"/>
        </w:rPr>
      </w:pPr>
      <w:ins w:id="360" w:author="Rualark Rualark" w:date="2018-10-31T22:30:00Z">
        <w:r>
          <w:rPr>
            <w:b/>
            <w:u w:val="single"/>
          </w:rPr>
          <w:t>Exceptions</w:t>
        </w:r>
        <w:r w:rsidRPr="00F44B67">
          <w:t>:</w:t>
        </w:r>
      </w:ins>
    </w:p>
    <w:p w14:paraId="3025803B" w14:textId="645D42BE" w:rsidR="006C318F" w:rsidRPr="006C05B2" w:rsidRDefault="00CF43C6" w:rsidP="005328AD">
      <w:pPr>
        <w:ind w:left="709"/>
        <w:rPr>
          <w:ins w:id="361" w:author="Rualark Rualark" w:date="2018-10-31T22:30:00Z"/>
        </w:rPr>
      </w:pPr>
      <w:ins w:id="362" w:author="Rualark Rualark" w:date="2018-10-31T22:52:00Z">
        <w:r>
          <w:t xml:space="preserve">Each tritone note, which </w:t>
        </w:r>
      </w:ins>
      <w:ins w:id="363" w:author="Rualark Rualark" w:date="2018-10-31T22:53:00Z">
        <w:r w:rsidR="008527EB">
          <w:t>does not continue until</w:t>
        </w:r>
      </w:ins>
      <w:ins w:id="364" w:author="Rualark Rualark" w:date="2018-10-31T22:52:00Z">
        <w:r>
          <w:t xml:space="preserve"> the end of current harmony,</w:t>
        </w:r>
      </w:ins>
      <w:ins w:id="365" w:author="Rualark Rualark" w:date="2018-10-31T22:30:00Z">
        <w:r>
          <w:t xml:space="preserve"> </w:t>
        </w:r>
      </w:ins>
      <w:ins w:id="366" w:author="Rualark Rualark" w:date="2018-10-31T22:55:00Z">
        <w:r w:rsidR="005328AD">
          <w:t>will</w:t>
        </w:r>
      </w:ins>
      <w:ins w:id="367" w:author="Rualark Rualark" w:date="2018-10-31T22:30:00Z">
        <w:r>
          <w:t xml:space="preserve"> not r</w:t>
        </w:r>
      </w:ins>
      <w:ins w:id="368" w:author="Rualark Rualark" w:date="2018-10-31T22:52:00Z">
        <w:r>
          <w:t>equire resolution.</w:t>
        </w:r>
      </w:ins>
    </w:p>
    <w:p w14:paraId="28885806" w14:textId="77777777" w:rsidR="006C318F" w:rsidRPr="006C318F" w:rsidRDefault="006C318F" w:rsidP="00572590">
      <w:pPr>
        <w:jc w:val="center"/>
      </w:pPr>
    </w:p>
    <w:p w14:paraId="46814306" w14:textId="7BD94CF8" w:rsidR="007E5535" w:rsidRPr="007E5535" w:rsidRDefault="007E5535" w:rsidP="007E5535">
      <w:pPr>
        <w:pStyle w:val="5"/>
        <w:rPr>
          <w:lang w:val="ru-RU"/>
        </w:rPr>
      </w:pPr>
      <w:r>
        <w:rPr>
          <w:lang w:val="ru-RU"/>
        </w:rPr>
        <w:lastRenderedPageBreak/>
        <w:t>Квартсекстаккорд</w:t>
      </w:r>
    </w:p>
    <w:p w14:paraId="1B5DAE1C" w14:textId="55FC6A3F" w:rsidR="007E5535" w:rsidRDefault="00D90517" w:rsidP="00653D5C">
      <w:pPr>
        <w:ind w:firstLine="360"/>
        <w:rPr>
          <w:lang w:val="ru-RU"/>
        </w:rPr>
      </w:pPr>
      <w:r>
        <w:rPr>
          <w:lang w:val="ru-RU"/>
        </w:rPr>
        <w:t>Квартсекстаккорд, второе обра</w:t>
      </w:r>
      <w:r w:rsidR="00FE2B26">
        <w:rPr>
          <w:lang w:val="ru-RU"/>
        </w:rPr>
        <w:t>щение трезвучия, не допускается</w:t>
      </w:r>
      <w:commentRangeStart w:id="369"/>
      <w:r w:rsidR="0021356F">
        <w:rPr>
          <w:rStyle w:val="a5"/>
          <w:lang w:val="ru-RU"/>
        </w:rPr>
        <w:footnoteReference w:id="22"/>
      </w:r>
      <w:commentRangeEnd w:id="369"/>
      <w:r w:rsidR="0021356F">
        <w:rPr>
          <w:rStyle w:val="a8"/>
        </w:rPr>
        <w:commentReference w:id="369"/>
      </w:r>
      <w:r w:rsidR="00FE2B26">
        <w:rPr>
          <w:lang w:val="ru-RU"/>
        </w:rPr>
        <w:t>:</w:t>
      </w:r>
    </w:p>
    <w:p w14:paraId="1122F982" w14:textId="0F2EE790" w:rsidR="00FE2B26" w:rsidRDefault="00FE2B26" w:rsidP="007B085C">
      <w:pPr>
        <w:ind w:firstLine="360"/>
        <w:jc w:val="center"/>
        <w:rPr>
          <w:lang w:val="ru-RU"/>
        </w:rPr>
      </w:pPr>
      <w:r>
        <w:rPr>
          <w:noProof/>
        </w:rPr>
        <w:drawing>
          <wp:inline distT="0" distB="0" distL="0" distR="0" wp14:anchorId="7C3057F9" wp14:editId="6CC8D232">
            <wp:extent cx="4163290" cy="675717"/>
            <wp:effectExtent l="114300" t="114300" r="123190" b="1054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7139" cy="694195"/>
                    </a:xfrm>
                    <a:prstGeom prst="rect">
                      <a:avLst/>
                    </a:prstGeom>
                    <a:effectLst>
                      <a:glow rad="101600">
                        <a:schemeClr val="accent2">
                          <a:satMod val="175000"/>
                          <a:alpha val="40000"/>
                        </a:schemeClr>
                      </a:glow>
                    </a:effectLst>
                  </pic:spPr>
                </pic:pic>
              </a:graphicData>
            </a:graphic>
          </wp:inline>
        </w:drawing>
      </w:r>
    </w:p>
    <w:p w14:paraId="15762E85" w14:textId="307C1036" w:rsidR="00FE2B26" w:rsidRDefault="00FE2B26" w:rsidP="00653D5C">
      <w:pPr>
        <w:ind w:firstLine="360"/>
        <w:rPr>
          <w:lang w:val="ru-RU"/>
        </w:rPr>
      </w:pPr>
      <w:r w:rsidRPr="00FE2B26">
        <w:rPr>
          <w:b/>
          <w:u w:val="single"/>
          <w:lang w:val="ru-RU"/>
        </w:rPr>
        <w:t>Исключения</w:t>
      </w:r>
      <w:r>
        <w:rPr>
          <w:lang w:val="ru-RU"/>
        </w:rPr>
        <w:t>:</w:t>
      </w:r>
    </w:p>
    <w:p w14:paraId="2286B000" w14:textId="2DD067C8" w:rsidR="00FE2B26" w:rsidRDefault="00D56A72" w:rsidP="00653D5C">
      <w:pPr>
        <w:ind w:firstLine="360"/>
        <w:rPr>
          <w:lang w:val="ru-RU"/>
        </w:rPr>
      </w:pPr>
      <w:r>
        <w:rPr>
          <w:lang w:val="ru-RU"/>
        </w:rPr>
        <w:t xml:space="preserve">Допускается </w:t>
      </w:r>
      <w:r w:rsidR="00421BC9">
        <w:rPr>
          <w:lang w:val="ru-RU"/>
        </w:rPr>
        <w:t xml:space="preserve">кратковременный </w:t>
      </w:r>
      <w:r>
        <w:rPr>
          <w:lang w:val="ru-RU"/>
        </w:rPr>
        <w:t>квартсекстаккорд н</w:t>
      </w:r>
      <w:r w:rsidR="002569B6">
        <w:rPr>
          <w:lang w:val="ru-RU"/>
        </w:rPr>
        <w:t>а слабую</w:t>
      </w:r>
      <w:r>
        <w:rPr>
          <w:lang w:val="ru-RU"/>
        </w:rPr>
        <w:t xml:space="preserve"> </w:t>
      </w:r>
      <w:r w:rsidR="002569B6">
        <w:rPr>
          <w:lang w:val="ru-RU"/>
        </w:rPr>
        <w:t>долю</w:t>
      </w:r>
      <w:r>
        <w:rPr>
          <w:lang w:val="ru-RU"/>
        </w:rPr>
        <w:t xml:space="preserve"> в случае немедленного возврата к тонике:</w:t>
      </w:r>
    </w:p>
    <w:p w14:paraId="49CC6EC9" w14:textId="10931915" w:rsidR="00D56A72" w:rsidRDefault="007B085C" w:rsidP="007B085C">
      <w:pPr>
        <w:ind w:firstLine="360"/>
        <w:jc w:val="center"/>
        <w:rPr>
          <w:lang w:val="ru-RU"/>
        </w:rPr>
      </w:pPr>
      <w:r>
        <w:rPr>
          <w:noProof/>
        </w:rPr>
        <w:drawing>
          <wp:inline distT="0" distB="0" distL="0" distR="0" wp14:anchorId="41BF91D8" wp14:editId="52CFFFBF">
            <wp:extent cx="3484418" cy="470868"/>
            <wp:effectExtent l="114300" t="114300" r="116205" b="1200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8852" cy="482278"/>
                    </a:xfrm>
                    <a:prstGeom prst="rect">
                      <a:avLst/>
                    </a:prstGeom>
                    <a:effectLst>
                      <a:glow rad="101600">
                        <a:schemeClr val="accent4">
                          <a:satMod val="175000"/>
                          <a:alpha val="40000"/>
                        </a:schemeClr>
                      </a:glow>
                    </a:effectLst>
                  </pic:spPr>
                </pic:pic>
              </a:graphicData>
            </a:graphic>
          </wp:inline>
        </w:drawing>
      </w:r>
    </w:p>
    <w:p w14:paraId="7635F42C" w14:textId="25DD73AD" w:rsidR="007B085C" w:rsidRDefault="007B085C" w:rsidP="007B085C">
      <w:pPr>
        <w:pStyle w:val="5"/>
        <w:rPr>
          <w:lang w:val="ru-RU"/>
        </w:rPr>
      </w:pPr>
      <w:r>
        <w:rPr>
          <w:lang w:val="ru-RU"/>
        </w:rPr>
        <w:t>Обязательные гармонии</w:t>
      </w:r>
    </w:p>
    <w:p w14:paraId="06B6384A" w14:textId="7C12736E" w:rsidR="007B085C" w:rsidRDefault="007B085C" w:rsidP="007B085C">
      <w:pPr>
        <w:pStyle w:val="a7"/>
        <w:numPr>
          <w:ilvl w:val="0"/>
          <w:numId w:val="22"/>
        </w:numPr>
        <w:rPr>
          <w:lang w:val="ru-RU"/>
        </w:rPr>
      </w:pPr>
      <w:bookmarkStart w:id="370" w:name="OLE_LINK92"/>
      <w:bookmarkStart w:id="371" w:name="OLE_LINK93"/>
      <w:r w:rsidRPr="007B085C">
        <w:rPr>
          <w:lang w:val="ru-RU"/>
        </w:rPr>
        <w:t>Первый и последний такт</w:t>
      </w:r>
      <w:r w:rsidR="006B5DD7">
        <w:rPr>
          <w:lang w:val="ru-RU"/>
        </w:rPr>
        <w:t>ы</w:t>
      </w:r>
      <w:r w:rsidRPr="007B085C">
        <w:rPr>
          <w:lang w:val="ru-RU"/>
        </w:rPr>
        <w:t xml:space="preserve"> обязательно должны гармонизоваться тоническим трезвучием в основном виде.</w:t>
      </w:r>
    </w:p>
    <w:bookmarkEnd w:id="370"/>
    <w:bookmarkEnd w:id="371"/>
    <w:p w14:paraId="50AC223F" w14:textId="003C8312" w:rsidR="00476656" w:rsidRPr="0015325C" w:rsidRDefault="00476656" w:rsidP="00476656">
      <w:pPr>
        <w:pStyle w:val="a7"/>
        <w:ind w:left="360"/>
        <w:rPr>
          <w:lang w:val="ru-RU"/>
        </w:rPr>
      </w:pPr>
      <w:r>
        <w:rPr>
          <w:lang w:val="ru-RU"/>
        </w:rPr>
        <w:t xml:space="preserve">В двух голосах контрапункт обязательно начинается с </w:t>
      </w:r>
      <w:r w:rsidRPr="00087D2D">
        <w:t>I</w:t>
      </w:r>
      <w:r w:rsidRPr="00087D2D">
        <w:rPr>
          <w:lang w:val="ru-RU"/>
        </w:rPr>
        <w:t xml:space="preserve"> или </w:t>
      </w:r>
      <w:r w:rsidRPr="00087D2D">
        <w:t>V</w:t>
      </w:r>
      <w:r w:rsidRPr="00087D2D">
        <w:rPr>
          <w:lang w:val="ru-RU"/>
        </w:rPr>
        <w:t xml:space="preserve"> ступени</w:t>
      </w:r>
      <w:r w:rsidR="00F23164">
        <w:rPr>
          <w:lang w:val="ru-RU"/>
        </w:rPr>
        <w:t xml:space="preserve">, </w:t>
      </w:r>
      <w:commentRangeStart w:id="372"/>
      <w:r w:rsidR="00F23164">
        <w:rPr>
          <w:lang w:val="ru-RU"/>
        </w:rPr>
        <w:t xml:space="preserve">а заканчивается обязательно </w:t>
      </w:r>
      <w:r w:rsidR="00F23164">
        <w:t>I</w:t>
      </w:r>
      <w:r w:rsidR="00F23164" w:rsidRPr="00F23164">
        <w:rPr>
          <w:lang w:val="ru-RU"/>
        </w:rPr>
        <w:t xml:space="preserve"> </w:t>
      </w:r>
      <w:r w:rsidR="00D34118">
        <w:rPr>
          <w:lang w:val="ru-RU"/>
        </w:rPr>
        <w:t>ступенью</w:t>
      </w:r>
      <w:commentRangeEnd w:id="372"/>
      <w:r w:rsidR="00B54AFD">
        <w:rPr>
          <w:rStyle w:val="a8"/>
        </w:rPr>
        <w:commentReference w:id="372"/>
      </w:r>
      <w:r w:rsidR="00F23164">
        <w:rPr>
          <w:lang w:val="ru-RU"/>
        </w:rPr>
        <w:t>.</w:t>
      </w:r>
      <w:r w:rsidR="0015325C">
        <w:rPr>
          <w:lang w:val="ru-RU"/>
        </w:rPr>
        <w:t xml:space="preserve"> В </w:t>
      </w:r>
      <w:commentRangeStart w:id="373"/>
      <w:r w:rsidR="0015325C">
        <w:rPr>
          <w:lang w:val="ru-RU"/>
        </w:rPr>
        <w:t>трех голосах</w:t>
      </w:r>
      <w:commentRangeEnd w:id="373"/>
      <w:r w:rsidR="00B54AFD">
        <w:rPr>
          <w:rStyle w:val="a8"/>
        </w:rPr>
        <w:commentReference w:id="373"/>
      </w:r>
      <w:r w:rsidR="0015325C">
        <w:rPr>
          <w:lang w:val="ru-RU"/>
        </w:rPr>
        <w:t xml:space="preserve">, если голос начинается с </w:t>
      </w:r>
      <w:commentRangeStart w:id="374"/>
      <w:r w:rsidR="0015325C">
        <w:rPr>
          <w:lang w:val="ru-RU"/>
        </w:rPr>
        <w:t>половинной и</w:t>
      </w:r>
      <w:r w:rsidR="00300B10">
        <w:rPr>
          <w:lang w:val="ru-RU"/>
        </w:rPr>
        <w:t>ли</w:t>
      </w:r>
      <w:r w:rsidR="0015325C">
        <w:rPr>
          <w:lang w:val="ru-RU"/>
        </w:rPr>
        <w:t xml:space="preserve"> четвертной </w:t>
      </w:r>
      <w:commentRangeEnd w:id="374"/>
      <w:r w:rsidR="00300B10">
        <w:rPr>
          <w:rStyle w:val="a8"/>
        </w:rPr>
        <w:commentReference w:id="374"/>
      </w:r>
      <w:r w:rsidR="0015325C">
        <w:rPr>
          <w:lang w:val="ru-RU"/>
        </w:rPr>
        <w:t xml:space="preserve">ноты, эта нота обязательно должна быть </w:t>
      </w:r>
      <w:r w:rsidR="0015325C">
        <w:t>I</w:t>
      </w:r>
      <w:r w:rsidR="0015325C" w:rsidRPr="0015325C">
        <w:rPr>
          <w:lang w:val="ru-RU"/>
        </w:rPr>
        <w:t xml:space="preserve"> </w:t>
      </w:r>
      <w:r w:rsidR="0015325C">
        <w:rPr>
          <w:lang w:val="ru-RU"/>
        </w:rPr>
        <w:t xml:space="preserve">или </w:t>
      </w:r>
      <w:r w:rsidR="0015325C">
        <w:t>V</w:t>
      </w:r>
      <w:r w:rsidR="0015325C" w:rsidRPr="0015325C">
        <w:rPr>
          <w:lang w:val="ru-RU"/>
        </w:rPr>
        <w:t xml:space="preserve"> </w:t>
      </w:r>
      <w:r w:rsidR="0015325C">
        <w:rPr>
          <w:lang w:val="ru-RU"/>
        </w:rPr>
        <w:t xml:space="preserve">ступенью. </w:t>
      </w:r>
      <w:commentRangeStart w:id="375"/>
      <w:commentRangeStart w:id="376"/>
      <w:r w:rsidR="0015325C">
        <w:rPr>
          <w:lang w:val="ru-RU"/>
        </w:rPr>
        <w:t>Если первая нота – синкопа</w:t>
      </w:r>
      <w:commentRangeEnd w:id="375"/>
      <w:r w:rsidR="00B54AFD">
        <w:rPr>
          <w:rStyle w:val="a8"/>
        </w:rPr>
        <w:commentReference w:id="375"/>
      </w:r>
      <w:r w:rsidR="0015325C">
        <w:rPr>
          <w:lang w:val="ru-RU"/>
        </w:rPr>
        <w:t xml:space="preserve">, она может быть </w:t>
      </w:r>
      <w:r w:rsidR="00696DCF">
        <w:t>III</w:t>
      </w:r>
      <w:r w:rsidR="00696DCF" w:rsidRPr="00C5505E">
        <w:rPr>
          <w:lang w:val="ru-RU"/>
        </w:rPr>
        <w:t xml:space="preserve"> </w:t>
      </w:r>
      <w:r w:rsidR="00696DCF">
        <w:rPr>
          <w:lang w:val="ru-RU"/>
        </w:rPr>
        <w:t>ступенью</w:t>
      </w:r>
      <w:commentRangeEnd w:id="376"/>
      <w:r w:rsidR="00FF5B3D">
        <w:rPr>
          <w:rStyle w:val="a8"/>
        </w:rPr>
        <w:commentReference w:id="376"/>
      </w:r>
      <w:r w:rsidR="0015325C">
        <w:rPr>
          <w:lang w:val="ru-RU"/>
        </w:rPr>
        <w:t xml:space="preserve">. </w:t>
      </w:r>
      <w:r w:rsidR="00EA6790" w:rsidRPr="00EA6790">
        <w:rPr>
          <w:lang w:val="ru-RU"/>
        </w:rPr>
        <w:t xml:space="preserve">Расположение </w:t>
      </w:r>
      <w:r w:rsidR="00FD4900">
        <w:rPr>
          <w:lang w:val="ru-RU"/>
        </w:rPr>
        <w:t xml:space="preserve">нот </w:t>
      </w:r>
      <w:r w:rsidR="00EA6790" w:rsidRPr="00EA6790">
        <w:rPr>
          <w:lang w:val="ru-RU"/>
        </w:rPr>
        <w:t>в последнем такте может быть любым</w:t>
      </w:r>
      <w:r w:rsidR="00317436" w:rsidRPr="00317436">
        <w:rPr>
          <w:lang w:val="ru-RU"/>
        </w:rPr>
        <w:t xml:space="preserve"> (</w:t>
      </w:r>
      <w:r w:rsidR="00317436">
        <w:rPr>
          <w:lang w:val="ru-RU"/>
        </w:rPr>
        <w:t>при</w:t>
      </w:r>
      <w:r w:rsidR="00D20778" w:rsidRPr="00D20778">
        <w:rPr>
          <w:lang w:val="ru-RU"/>
        </w:rPr>
        <w:t>м</w:t>
      </w:r>
      <w:r w:rsidR="00067862">
        <w:rPr>
          <w:lang w:val="ru-RU"/>
        </w:rPr>
        <w:t>а</w:t>
      </w:r>
      <w:r w:rsidR="003A69E6" w:rsidRPr="00D712C9">
        <w:rPr>
          <w:lang w:val="ru-RU"/>
        </w:rPr>
        <w:t xml:space="preserve"> или</w:t>
      </w:r>
      <w:r w:rsidR="00067862">
        <w:rPr>
          <w:lang w:val="ru-RU"/>
        </w:rPr>
        <w:t xml:space="preserve"> октава</w:t>
      </w:r>
      <w:r w:rsidR="00317436" w:rsidRPr="00317436">
        <w:rPr>
          <w:lang w:val="ru-RU"/>
        </w:rPr>
        <w:t>)</w:t>
      </w:r>
      <w:r w:rsidR="00EA6790">
        <w:rPr>
          <w:lang w:val="ru-RU"/>
        </w:rPr>
        <w:t>.</w:t>
      </w:r>
    </w:p>
    <w:p w14:paraId="68E088BE" w14:textId="0AB5E15E" w:rsidR="00476656" w:rsidRDefault="00176353" w:rsidP="007B085C">
      <w:pPr>
        <w:pStyle w:val="a7"/>
        <w:numPr>
          <w:ilvl w:val="0"/>
          <w:numId w:val="22"/>
        </w:numPr>
        <w:rPr>
          <w:lang w:val="ru-RU"/>
        </w:rPr>
      </w:pPr>
      <w:r>
        <w:rPr>
          <w:lang w:val="ru-RU"/>
        </w:rPr>
        <w:t>Предпоследний такт может быть гармонизован:</w:t>
      </w:r>
    </w:p>
    <w:p w14:paraId="7E9395D5" w14:textId="6A5B2519" w:rsidR="00176353" w:rsidRDefault="00176353" w:rsidP="00176353">
      <w:pPr>
        <w:pStyle w:val="a7"/>
        <w:numPr>
          <w:ilvl w:val="1"/>
          <w:numId w:val="22"/>
        </w:numPr>
        <w:rPr>
          <w:lang w:val="ru-RU"/>
        </w:rPr>
      </w:pPr>
      <w:r>
        <w:rPr>
          <w:lang w:val="ru-RU"/>
        </w:rPr>
        <w:t xml:space="preserve">Аккордом </w:t>
      </w:r>
      <w:r>
        <w:t>V</w:t>
      </w:r>
      <w:r w:rsidRPr="00176353">
        <w:rPr>
          <w:lang w:val="ru-RU"/>
        </w:rPr>
        <w:t xml:space="preserve"> </w:t>
      </w:r>
      <w:r>
        <w:rPr>
          <w:lang w:val="ru-RU"/>
        </w:rPr>
        <w:t>ступени (в основном виде или в первом обращении).</w:t>
      </w:r>
    </w:p>
    <w:p w14:paraId="45AB20A0" w14:textId="5C1F7E7F" w:rsidR="00AA6FD9" w:rsidRPr="00AA6FD9" w:rsidRDefault="00AA6FD9" w:rsidP="00AA6FD9">
      <w:pPr>
        <w:jc w:val="center"/>
        <w:rPr>
          <w:lang w:val="ru-RU"/>
        </w:rPr>
      </w:pPr>
      <w:r>
        <w:rPr>
          <w:noProof/>
        </w:rPr>
        <w:drawing>
          <wp:inline distT="0" distB="0" distL="0" distR="0" wp14:anchorId="3F44AB0C" wp14:editId="4FAEF00E">
            <wp:extent cx="2570018" cy="774258"/>
            <wp:effectExtent l="114300" t="114300" r="116205" b="1212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8438" cy="779807"/>
                    </a:xfrm>
                    <a:prstGeom prst="rect">
                      <a:avLst/>
                    </a:prstGeom>
                    <a:effectLst>
                      <a:glow rad="101600">
                        <a:schemeClr val="accent6">
                          <a:satMod val="175000"/>
                          <a:alpha val="40000"/>
                        </a:schemeClr>
                      </a:glow>
                    </a:effectLst>
                  </pic:spPr>
                </pic:pic>
              </a:graphicData>
            </a:graphic>
          </wp:inline>
        </w:drawing>
      </w:r>
    </w:p>
    <w:p w14:paraId="42A0F445" w14:textId="053C32BD" w:rsidR="00176353" w:rsidRDefault="00176353" w:rsidP="00176353">
      <w:pPr>
        <w:pStyle w:val="a7"/>
        <w:numPr>
          <w:ilvl w:val="1"/>
          <w:numId w:val="22"/>
        </w:numPr>
        <w:rPr>
          <w:lang w:val="ru-RU"/>
        </w:rPr>
      </w:pPr>
      <w:r>
        <w:rPr>
          <w:lang w:val="ru-RU"/>
        </w:rPr>
        <w:t xml:space="preserve">Аккордом </w:t>
      </w:r>
      <w:r>
        <w:t>VII</w:t>
      </w:r>
      <w:r w:rsidRPr="00176353">
        <w:rPr>
          <w:lang w:val="ru-RU"/>
        </w:rPr>
        <w:t xml:space="preserve"> </w:t>
      </w:r>
      <w:r>
        <w:rPr>
          <w:lang w:val="ru-RU"/>
        </w:rPr>
        <w:t>ступени (в первом обращении)</w:t>
      </w:r>
    </w:p>
    <w:p w14:paraId="7173347B" w14:textId="0D53CD27" w:rsidR="00AA6FD9" w:rsidRPr="00AA6FD9" w:rsidRDefault="00AA6FD9" w:rsidP="00AA6FD9">
      <w:pPr>
        <w:jc w:val="center"/>
        <w:rPr>
          <w:lang w:val="ru-RU"/>
        </w:rPr>
      </w:pPr>
      <w:r>
        <w:rPr>
          <w:noProof/>
        </w:rPr>
        <w:drawing>
          <wp:inline distT="0" distB="0" distL="0" distR="0" wp14:anchorId="62F1FF06" wp14:editId="48D61F17">
            <wp:extent cx="1524000" cy="420168"/>
            <wp:effectExtent l="114300" t="114300" r="114300" b="11366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804" cy="431969"/>
                    </a:xfrm>
                    <a:prstGeom prst="rect">
                      <a:avLst/>
                    </a:prstGeom>
                    <a:effectLst>
                      <a:glow rad="101600">
                        <a:schemeClr val="accent6">
                          <a:satMod val="175000"/>
                          <a:alpha val="40000"/>
                        </a:schemeClr>
                      </a:glow>
                    </a:effectLst>
                  </pic:spPr>
                </pic:pic>
              </a:graphicData>
            </a:graphic>
          </wp:inline>
        </w:drawing>
      </w:r>
    </w:p>
    <w:p w14:paraId="051F8557" w14:textId="6DCD3E1C" w:rsidR="00176353" w:rsidRPr="00176353" w:rsidRDefault="00176353" w:rsidP="00176353">
      <w:pPr>
        <w:pStyle w:val="a7"/>
        <w:ind w:left="1080"/>
        <w:rPr>
          <w:lang w:val="ru-RU"/>
        </w:rPr>
      </w:pPr>
      <w:r>
        <w:rPr>
          <w:lang w:val="ru-RU"/>
        </w:rPr>
        <w:lastRenderedPageBreak/>
        <w:t xml:space="preserve">Начиная с 4 голосов допускается аккорд </w:t>
      </w:r>
      <w:r>
        <w:t>VII</w:t>
      </w:r>
      <w:r w:rsidRPr="00176353">
        <w:rPr>
          <w:lang w:val="ru-RU"/>
        </w:rPr>
        <w:t xml:space="preserve"> </w:t>
      </w:r>
      <w:r>
        <w:rPr>
          <w:lang w:val="ru-RU"/>
        </w:rPr>
        <w:t xml:space="preserve">ступени в основном виде </w:t>
      </w:r>
      <w:r w:rsidRPr="00D92CAE">
        <w:rPr>
          <w:lang w:val="ru-RU"/>
        </w:rPr>
        <w:t>при условии</w:t>
      </w:r>
      <w:r>
        <w:rPr>
          <w:lang w:val="ru-RU"/>
        </w:rPr>
        <w:t xml:space="preserve"> задержания вводного тона в басу</w:t>
      </w:r>
      <w:r w:rsidR="00AA6FD9">
        <w:rPr>
          <w:lang w:val="ru-RU"/>
        </w:rPr>
        <w:t xml:space="preserve"> (см. </w:t>
      </w:r>
      <w:r w:rsidR="00AA6FD9">
        <w:rPr>
          <w:rFonts w:ascii="Times New Roman" w:hAnsi="Times New Roman" w:cs="Times New Roman"/>
          <w:lang w:val="ru-RU"/>
        </w:rPr>
        <w:t>§</w:t>
      </w:r>
      <w:r w:rsidR="00AA6FD9">
        <w:rPr>
          <w:lang w:val="ru-RU"/>
        </w:rPr>
        <w:t>55)</w:t>
      </w:r>
      <w:r>
        <w:rPr>
          <w:lang w:val="ru-RU"/>
        </w:rPr>
        <w:t>.</w:t>
      </w:r>
    </w:p>
    <w:p w14:paraId="384CEB26" w14:textId="431497D0" w:rsidR="00176353" w:rsidRDefault="00AA6FD9" w:rsidP="00176353">
      <w:pPr>
        <w:pStyle w:val="a7"/>
        <w:numPr>
          <w:ilvl w:val="1"/>
          <w:numId w:val="22"/>
        </w:numPr>
        <w:rPr>
          <w:lang w:val="ru-RU"/>
        </w:rPr>
      </w:pPr>
      <w:commentRangeStart w:id="377"/>
      <w:r>
        <w:rPr>
          <w:lang w:val="ru-RU"/>
        </w:rPr>
        <w:t xml:space="preserve">Аккордом </w:t>
      </w:r>
      <w:r>
        <w:t>II</w:t>
      </w:r>
      <w:r w:rsidRPr="00AA6FD9">
        <w:rPr>
          <w:lang w:val="ru-RU"/>
        </w:rPr>
        <w:t xml:space="preserve"> </w:t>
      </w:r>
      <w:r>
        <w:rPr>
          <w:lang w:val="ru-RU"/>
        </w:rPr>
        <w:t xml:space="preserve">ступени </w:t>
      </w:r>
      <w:commentRangeEnd w:id="377"/>
      <w:r w:rsidR="00553DA2">
        <w:rPr>
          <w:rStyle w:val="a8"/>
        </w:rPr>
        <w:commentReference w:id="377"/>
      </w:r>
      <w:r>
        <w:rPr>
          <w:lang w:val="ru-RU"/>
        </w:rPr>
        <w:t xml:space="preserve">(в основном виде) при условии, что вводный тон присутствует в этом такте в </w:t>
      </w:r>
      <w:r w:rsidRPr="00D92CAE">
        <w:rPr>
          <w:lang w:val="ru-RU"/>
        </w:rPr>
        <w:t>качестве проходящей ноты</w:t>
      </w:r>
      <w:r>
        <w:rPr>
          <w:lang w:val="ru-RU"/>
        </w:rPr>
        <w:t xml:space="preserve"> к тонике:</w:t>
      </w:r>
    </w:p>
    <w:p w14:paraId="0810ECFE" w14:textId="78938646" w:rsidR="00553DA2" w:rsidRPr="00553DA2" w:rsidRDefault="00553DA2" w:rsidP="00553DA2">
      <w:pPr>
        <w:jc w:val="center"/>
        <w:rPr>
          <w:lang w:val="ru-RU"/>
        </w:rPr>
      </w:pPr>
      <w:r>
        <w:rPr>
          <w:noProof/>
        </w:rPr>
        <w:drawing>
          <wp:inline distT="0" distB="0" distL="0" distR="0" wp14:anchorId="4E932AF5" wp14:editId="2FAAE46D">
            <wp:extent cx="2874818" cy="434961"/>
            <wp:effectExtent l="114300" t="114300" r="116205" b="1181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9026" cy="443163"/>
                    </a:xfrm>
                    <a:prstGeom prst="rect">
                      <a:avLst/>
                    </a:prstGeom>
                    <a:effectLst>
                      <a:glow rad="101600">
                        <a:schemeClr val="accent6">
                          <a:satMod val="175000"/>
                          <a:alpha val="40000"/>
                        </a:schemeClr>
                      </a:glow>
                    </a:effectLst>
                  </pic:spPr>
                </pic:pic>
              </a:graphicData>
            </a:graphic>
          </wp:inline>
        </w:drawing>
      </w:r>
    </w:p>
    <w:p w14:paraId="1F67C0C6" w14:textId="0BC92F30" w:rsidR="00AA6FD9" w:rsidRDefault="0021356F" w:rsidP="0021356F">
      <w:pPr>
        <w:pStyle w:val="a7"/>
        <w:ind w:left="1080"/>
        <w:rPr>
          <w:lang w:val="ru-RU"/>
        </w:rPr>
      </w:pPr>
      <w:r>
        <w:rPr>
          <w:lang w:val="ru-RU"/>
        </w:rPr>
        <w:t>Смотрите примеры модальных каденций во второй части этой книги.</w:t>
      </w:r>
    </w:p>
    <w:p w14:paraId="179A231C" w14:textId="52633F48" w:rsidR="007B085C" w:rsidRPr="007C4A32" w:rsidRDefault="00D92CAE" w:rsidP="0021356F">
      <w:pPr>
        <w:pStyle w:val="5"/>
        <w:rPr>
          <w:lang w:val="ru-RU"/>
        </w:rPr>
      </w:pPr>
      <w:r>
        <w:rPr>
          <w:lang w:val="ru-RU"/>
        </w:rPr>
        <w:t>Неполные аккорды</w:t>
      </w:r>
    </w:p>
    <w:p w14:paraId="182C3727" w14:textId="755B6E9E" w:rsidR="0021356F" w:rsidRDefault="0021356F" w:rsidP="0021356F">
      <w:pPr>
        <w:pStyle w:val="a7"/>
        <w:numPr>
          <w:ilvl w:val="0"/>
          <w:numId w:val="23"/>
        </w:numPr>
        <w:rPr>
          <w:lang w:val="ru-RU"/>
        </w:rPr>
      </w:pPr>
      <w:bookmarkStart w:id="378" w:name="OLE_LINK94"/>
      <w:bookmarkStart w:id="379" w:name="OLE_LINK95"/>
      <w:r>
        <w:rPr>
          <w:lang w:val="ru-RU"/>
        </w:rPr>
        <w:t xml:space="preserve">Начиная с трех голосов нужно </w:t>
      </w:r>
      <w:r w:rsidR="009162DF">
        <w:rPr>
          <w:lang w:val="ru-RU"/>
        </w:rPr>
        <w:t>стремиться использовать все звуки аккорда для насыщенного звучания (</w:t>
      </w:r>
      <w:r w:rsidR="00D92CAE">
        <w:rPr>
          <w:lang w:val="ru-RU"/>
        </w:rPr>
        <w:t>избегать неполных аккордов</w:t>
      </w:r>
      <w:r>
        <w:rPr>
          <w:lang w:val="ru-RU"/>
        </w:rPr>
        <w:t>) на сильное время каждого такта</w:t>
      </w:r>
      <w:r w:rsidRPr="007B085C">
        <w:rPr>
          <w:lang w:val="ru-RU"/>
        </w:rPr>
        <w:t>.</w:t>
      </w:r>
    </w:p>
    <w:p w14:paraId="63722590" w14:textId="37E83CBD" w:rsidR="00694745" w:rsidRDefault="00694745" w:rsidP="0021356F">
      <w:pPr>
        <w:pStyle w:val="a7"/>
        <w:numPr>
          <w:ilvl w:val="0"/>
          <w:numId w:val="23"/>
        </w:numPr>
        <w:rPr>
          <w:lang w:val="ru-RU"/>
        </w:rPr>
      </w:pPr>
      <w:r>
        <w:rPr>
          <w:lang w:val="ru-RU"/>
        </w:rPr>
        <w:t>Независимо от количества голосов, аккорды первого и последнего тактов могут быть неполные (может отсутствовать терция или квинта) во всех разрядах контрапункта (включая смешанные).</w:t>
      </w:r>
    </w:p>
    <w:bookmarkEnd w:id="378"/>
    <w:bookmarkEnd w:id="379"/>
    <w:p w14:paraId="3BAB73B0" w14:textId="636EE0D2" w:rsidR="007B085C" w:rsidRDefault="007B085C" w:rsidP="007B085C">
      <w:pPr>
        <w:rPr>
          <w:lang w:val="ru-RU"/>
        </w:rPr>
      </w:pPr>
    </w:p>
    <w:p w14:paraId="2FB3C10A" w14:textId="17E40F03" w:rsidR="00694745" w:rsidRDefault="00694745" w:rsidP="00901E18">
      <w:pPr>
        <w:ind w:firstLine="360"/>
        <w:rPr>
          <w:lang w:val="ru-RU"/>
        </w:rPr>
      </w:pPr>
      <w:bookmarkStart w:id="380" w:name="OLE_LINK96"/>
      <w:bookmarkStart w:id="381" w:name="OLE_LINK97"/>
      <w:r>
        <w:rPr>
          <w:lang w:val="ru-RU"/>
        </w:rPr>
        <w:t xml:space="preserve">В остальных тактах (не первом и не последнем) допускаются неполные аккорды </w:t>
      </w:r>
      <w:commentRangeStart w:id="382"/>
      <w:r>
        <w:rPr>
          <w:lang w:val="ru-RU"/>
        </w:rPr>
        <w:t>в трех голосах</w:t>
      </w:r>
      <w:commentRangeEnd w:id="382"/>
      <w:r w:rsidRPr="00901E18">
        <w:rPr>
          <w:lang w:val="ru-RU"/>
        </w:rPr>
        <w:commentReference w:id="382"/>
      </w:r>
      <w:r>
        <w:rPr>
          <w:lang w:val="ru-RU"/>
        </w:rPr>
        <w:t xml:space="preserve"> </w:t>
      </w:r>
      <w:r w:rsidR="008061B7">
        <w:rPr>
          <w:lang w:val="ru-RU"/>
        </w:rPr>
        <w:t xml:space="preserve"> в следующих условиях:</w:t>
      </w:r>
    </w:p>
    <w:p w14:paraId="2ACF2DCB" w14:textId="0EFBACE2" w:rsidR="008061B7" w:rsidRDefault="008061B7" w:rsidP="008061B7">
      <w:pPr>
        <w:pStyle w:val="a7"/>
        <w:numPr>
          <w:ilvl w:val="0"/>
          <w:numId w:val="24"/>
        </w:numPr>
        <w:rPr>
          <w:lang w:val="ru-RU"/>
        </w:rPr>
      </w:pPr>
      <w:bookmarkStart w:id="383" w:name="OLE_LINK117"/>
      <w:bookmarkStart w:id="384" w:name="OLE_LINK118"/>
      <w:bookmarkEnd w:id="380"/>
      <w:bookmarkEnd w:id="381"/>
      <w:r>
        <w:rPr>
          <w:lang w:val="ru-RU"/>
        </w:rPr>
        <w:t>На протяжении упражнения не должно быть более двух неполных аккордов, не считая первый и последний.</w:t>
      </w:r>
    </w:p>
    <w:p w14:paraId="68241C43" w14:textId="75626826" w:rsidR="00973E81" w:rsidRDefault="00973E81" w:rsidP="008061B7">
      <w:pPr>
        <w:pStyle w:val="a7"/>
        <w:numPr>
          <w:ilvl w:val="0"/>
          <w:numId w:val="24"/>
        </w:numPr>
        <w:rPr>
          <w:lang w:val="ru-RU"/>
        </w:rPr>
      </w:pPr>
      <w:r>
        <w:rPr>
          <w:lang w:val="ru-RU"/>
        </w:rPr>
        <w:t>Два неполных аккорда не должны следовать двух за другом.</w:t>
      </w:r>
    </w:p>
    <w:p w14:paraId="42E4F5C7" w14:textId="0617FF70" w:rsidR="000113D6" w:rsidRDefault="00AF47C4" w:rsidP="008061B7">
      <w:pPr>
        <w:pStyle w:val="a7"/>
        <w:numPr>
          <w:ilvl w:val="0"/>
          <w:numId w:val="24"/>
        </w:numPr>
        <w:rPr>
          <w:lang w:val="ru-RU"/>
        </w:rPr>
      </w:pPr>
      <w:r>
        <w:rPr>
          <w:lang w:val="ru-RU"/>
        </w:rPr>
        <w:t>Аккорд предпоследнего такта обязательно должен быть полным.</w:t>
      </w:r>
    </w:p>
    <w:bookmarkEnd w:id="383"/>
    <w:bookmarkEnd w:id="384"/>
    <w:p w14:paraId="232099A5" w14:textId="4EB09FCA" w:rsidR="008061B7" w:rsidRDefault="00901E18" w:rsidP="00901E18">
      <w:pPr>
        <w:ind w:firstLine="360"/>
        <w:rPr>
          <w:lang w:val="ru-RU"/>
        </w:rPr>
      </w:pPr>
      <w:r>
        <w:rPr>
          <w:lang w:val="ru-RU"/>
        </w:rPr>
        <w:t>Отсутствие терции в аккорде допустимо только в первом и последнем тактах.</w:t>
      </w:r>
    </w:p>
    <w:p w14:paraId="68EEE0DF" w14:textId="6D238E48" w:rsidR="00901E18" w:rsidRDefault="007C4A32" w:rsidP="007C4A32">
      <w:pPr>
        <w:pStyle w:val="5"/>
        <w:rPr>
          <w:lang w:val="ru-RU"/>
        </w:rPr>
      </w:pPr>
      <w:r>
        <w:rPr>
          <w:lang w:val="ru-RU"/>
        </w:rPr>
        <w:t>Гармонический ритм</w:t>
      </w:r>
    </w:p>
    <w:p w14:paraId="5354A679" w14:textId="28F7125F" w:rsidR="007C4A32" w:rsidRDefault="007C4A32" w:rsidP="007C4A32">
      <w:pPr>
        <w:ind w:firstLine="360"/>
        <w:rPr>
          <w:lang w:val="ru-RU"/>
        </w:rPr>
      </w:pPr>
      <w:r>
        <w:rPr>
          <w:lang w:val="ru-RU"/>
        </w:rPr>
        <w:t>В одном такте не должно быть больше одной гармонии. Но одна и та же гармония может продолжаться несколько тактов.</w:t>
      </w:r>
    </w:p>
    <w:p w14:paraId="29887EDC" w14:textId="542FF515" w:rsidR="007C4A32" w:rsidRDefault="007C4A32" w:rsidP="007C4A32">
      <w:pPr>
        <w:ind w:firstLine="360"/>
        <w:rPr>
          <w:lang w:val="ru-RU"/>
        </w:rPr>
      </w:pPr>
      <w:r w:rsidRPr="007C4A32">
        <w:rPr>
          <w:b/>
          <w:u w:val="single"/>
          <w:lang w:val="ru-RU"/>
        </w:rPr>
        <w:t>Исключени</w:t>
      </w:r>
      <w:r w:rsidR="005D7189">
        <w:rPr>
          <w:b/>
          <w:u w:val="single"/>
          <w:lang w:val="ru-RU"/>
        </w:rPr>
        <w:t>е</w:t>
      </w:r>
      <w:r>
        <w:rPr>
          <w:lang w:val="ru-RU"/>
        </w:rPr>
        <w:t>:</w:t>
      </w:r>
    </w:p>
    <w:p w14:paraId="5FB9E0E4" w14:textId="60350B61" w:rsidR="007C4A32" w:rsidRDefault="007C4A32" w:rsidP="007C4A32">
      <w:pPr>
        <w:ind w:firstLine="360"/>
        <w:rPr>
          <w:lang w:val="ru-RU"/>
        </w:rPr>
      </w:pPr>
      <w:r>
        <w:rPr>
          <w:lang w:val="ru-RU"/>
        </w:rPr>
        <w:t>Предпоследний такт может включать следующие две гармонии:</w:t>
      </w:r>
    </w:p>
    <w:p w14:paraId="6E02685D" w14:textId="2C1035F2" w:rsidR="007C4A32" w:rsidRDefault="007C4A32" w:rsidP="007C4A32">
      <w:pPr>
        <w:jc w:val="center"/>
        <w:rPr>
          <w:lang w:val="ru-RU"/>
        </w:rPr>
      </w:pPr>
      <w:r>
        <w:rPr>
          <w:noProof/>
        </w:rPr>
        <w:drawing>
          <wp:inline distT="0" distB="0" distL="0" distR="0" wp14:anchorId="04F24B20" wp14:editId="34B58989">
            <wp:extent cx="1648691" cy="804075"/>
            <wp:effectExtent l="114300" t="114300" r="123190" b="1104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9612" cy="814278"/>
                    </a:xfrm>
                    <a:prstGeom prst="rect">
                      <a:avLst/>
                    </a:prstGeom>
                    <a:effectLst>
                      <a:glow rad="101600">
                        <a:schemeClr val="accent6">
                          <a:satMod val="175000"/>
                          <a:alpha val="40000"/>
                        </a:schemeClr>
                      </a:glow>
                    </a:effectLst>
                  </pic:spPr>
                </pic:pic>
              </a:graphicData>
            </a:graphic>
          </wp:inline>
        </w:drawing>
      </w:r>
    </w:p>
    <w:p w14:paraId="16FA62D3" w14:textId="20F8C297" w:rsidR="007C4A32" w:rsidRDefault="007C4A32" w:rsidP="007C4A32">
      <w:pPr>
        <w:ind w:firstLine="360"/>
        <w:rPr>
          <w:lang w:val="ru-RU"/>
        </w:rPr>
      </w:pPr>
      <w:r>
        <w:rPr>
          <w:lang w:val="ru-RU"/>
        </w:rPr>
        <w:t xml:space="preserve">В четвертом разряде </w:t>
      </w:r>
      <w:commentRangeStart w:id="385"/>
      <w:r>
        <w:rPr>
          <w:lang w:val="ru-RU"/>
        </w:rPr>
        <w:t xml:space="preserve">допускаются две гармонии в одном такте </w:t>
      </w:r>
      <w:commentRangeEnd w:id="385"/>
      <w:r w:rsidR="00DD2566">
        <w:rPr>
          <w:rStyle w:val="a8"/>
        </w:rPr>
        <w:commentReference w:id="385"/>
      </w:r>
      <w:r>
        <w:rPr>
          <w:lang w:val="ru-RU"/>
        </w:rPr>
        <w:t xml:space="preserve">в сложных случаях для того, чтобы не прерывать синкопы, особенно </w:t>
      </w:r>
      <w:r w:rsidR="00B35B4C">
        <w:rPr>
          <w:lang w:val="ru-RU"/>
        </w:rPr>
        <w:t xml:space="preserve">это допустимо, </w:t>
      </w:r>
      <w:r>
        <w:rPr>
          <w:lang w:val="ru-RU"/>
        </w:rPr>
        <w:t>когда синкопы находятся в басу.</w:t>
      </w:r>
    </w:p>
    <w:p w14:paraId="1C7E3C6B" w14:textId="0CB7F34B" w:rsidR="007C4A32" w:rsidRDefault="00005DBE" w:rsidP="00005DBE">
      <w:pPr>
        <w:pStyle w:val="5"/>
        <w:rPr>
          <w:lang w:val="ru-RU"/>
        </w:rPr>
      </w:pPr>
      <w:r>
        <w:rPr>
          <w:lang w:val="ru-RU"/>
        </w:rPr>
        <w:t>Модуляции</w:t>
      </w:r>
    </w:p>
    <w:p w14:paraId="07FD2D3C" w14:textId="4459BAF0" w:rsidR="00005DBE" w:rsidRDefault="00005DBE" w:rsidP="00005DBE">
      <w:pPr>
        <w:ind w:firstLine="360"/>
        <w:rPr>
          <w:lang w:val="ru-RU"/>
        </w:rPr>
      </w:pPr>
      <w:r>
        <w:rPr>
          <w:lang w:val="ru-RU"/>
        </w:rPr>
        <w:t>Контрапункт обычно не модулирует. Однако</w:t>
      </w:r>
      <w:r w:rsidRPr="00BE3A22">
        <w:rPr>
          <w:lang w:val="ru-RU"/>
        </w:rPr>
        <w:t xml:space="preserve">, допустима кратковременная модуляция в соседнюю тональность не больше одного раза в </w:t>
      </w:r>
      <w:commentRangeStart w:id="386"/>
      <w:r w:rsidRPr="00BE3A22">
        <w:rPr>
          <w:lang w:val="ru-RU"/>
        </w:rPr>
        <w:t>каждом упражнении</w:t>
      </w:r>
      <w:commentRangeEnd w:id="386"/>
      <w:r w:rsidR="00FA47E1" w:rsidRPr="00BE3A22">
        <w:rPr>
          <w:rStyle w:val="a8"/>
        </w:rPr>
        <w:commentReference w:id="386"/>
      </w:r>
      <w:r w:rsidRPr="00BE3A22">
        <w:rPr>
          <w:lang w:val="ru-RU"/>
        </w:rPr>
        <w:t>.</w:t>
      </w:r>
    </w:p>
    <w:p w14:paraId="7A6F08A1" w14:textId="7CFCE3FF" w:rsidR="00005DBE" w:rsidRDefault="004D6ACF" w:rsidP="00005DBE">
      <w:pPr>
        <w:ind w:firstLine="360"/>
        <w:rPr>
          <w:lang w:val="ru-RU"/>
        </w:rPr>
      </w:pPr>
      <w:r>
        <w:rPr>
          <w:lang w:val="ru-RU"/>
        </w:rPr>
        <w:lastRenderedPageBreak/>
        <w:t>Нота, характеризующая новую тональность, должна быть гармонической, а не просто мелодической.</w:t>
      </w:r>
      <w:r w:rsidR="00DD7A32">
        <w:rPr>
          <w:lang w:val="ru-RU"/>
        </w:rPr>
        <w:t xml:space="preserve"> Возвращение в основную тональность должно происходить также с помощью гармонической ноты.</w:t>
      </w:r>
      <w:r w:rsidR="00DD7A32" w:rsidRPr="00DD7A32">
        <w:rPr>
          <w:lang w:val="ru-RU"/>
        </w:rPr>
        <w:t xml:space="preserve"> </w:t>
      </w:r>
      <w:commentRangeStart w:id="387"/>
      <w:r w:rsidR="00DD7A32">
        <w:rPr>
          <w:lang w:val="ru-RU"/>
        </w:rPr>
        <w:t xml:space="preserve">В упражнениях в минорной тональности необходимо избегать </w:t>
      </w:r>
      <w:commentRangeEnd w:id="387"/>
      <w:r w:rsidR="00FA47E1">
        <w:rPr>
          <w:rStyle w:val="a8"/>
        </w:rPr>
        <w:commentReference w:id="387"/>
      </w:r>
      <w:r w:rsidR="00DD7A32">
        <w:rPr>
          <w:lang w:val="ru-RU"/>
        </w:rPr>
        <w:t xml:space="preserve">перехода в параллельный мажор через аккорд </w:t>
      </w:r>
      <w:r w:rsidR="00DD7A32">
        <w:t>III</w:t>
      </w:r>
      <w:r w:rsidR="00DD7A32" w:rsidRPr="00DD7A32">
        <w:rPr>
          <w:lang w:val="ru-RU"/>
        </w:rPr>
        <w:t xml:space="preserve"> </w:t>
      </w:r>
      <w:r w:rsidR="00DD7A32">
        <w:rPr>
          <w:lang w:val="ru-RU"/>
        </w:rPr>
        <w:t xml:space="preserve">ступени. </w:t>
      </w:r>
    </w:p>
    <w:p w14:paraId="0CC3BAF4" w14:textId="7010690B" w:rsidR="00DD7A32" w:rsidRDefault="00DD7A32" w:rsidP="00005DBE">
      <w:pPr>
        <w:ind w:firstLine="360"/>
        <w:rPr>
          <w:lang w:val="ru-RU"/>
        </w:rPr>
      </w:pPr>
      <w:r w:rsidRPr="00BE3A22">
        <w:rPr>
          <w:lang w:val="ru-RU"/>
        </w:rPr>
        <w:t>Хроматический интервал всегда запрещен.</w:t>
      </w:r>
    </w:p>
    <w:p w14:paraId="409AB6E5" w14:textId="7BF6CE5D" w:rsidR="00FA47E1" w:rsidRDefault="00FA47E1" w:rsidP="00FA47E1">
      <w:pPr>
        <w:pStyle w:val="3"/>
      </w:pPr>
      <w:bookmarkStart w:id="388" w:name="_Toc513984263"/>
      <w:bookmarkStart w:id="389" w:name="OLE_LINK131"/>
      <w:bookmarkStart w:id="390" w:name="OLE_LINK132"/>
      <w:r>
        <w:t>Задержания, проходящие и вспомогательные ноты</w:t>
      </w:r>
      <w:bookmarkEnd w:id="388"/>
    </w:p>
    <w:bookmarkEnd w:id="389"/>
    <w:bookmarkEnd w:id="390"/>
    <w:p w14:paraId="4657B235" w14:textId="7EFE2B71" w:rsidR="00FA47E1" w:rsidRDefault="00FA47E1" w:rsidP="00FA47E1">
      <w:pPr>
        <w:pStyle w:val="4"/>
      </w:pPr>
      <w:r>
        <w:t>Задержания</w:t>
      </w:r>
    </w:p>
    <w:p w14:paraId="77D59571" w14:textId="7FBD4B88" w:rsidR="00FA47E1" w:rsidRDefault="00E33D23" w:rsidP="00FA47E1">
      <w:pPr>
        <w:pStyle w:val="5"/>
        <w:rPr>
          <w:lang w:val="ru-RU"/>
        </w:rPr>
      </w:pPr>
      <w:r>
        <w:rPr>
          <w:lang w:val="ru-RU"/>
        </w:rPr>
        <w:t>З</w:t>
      </w:r>
      <w:r w:rsidR="00FA47E1">
        <w:rPr>
          <w:lang w:val="ru-RU"/>
        </w:rPr>
        <w:t>адержани</w:t>
      </w:r>
      <w:r w:rsidR="00DC0A6F">
        <w:rPr>
          <w:lang w:val="ru-RU"/>
        </w:rPr>
        <w:t>я</w:t>
      </w:r>
      <w:r>
        <w:rPr>
          <w:lang w:val="ru-RU"/>
        </w:rPr>
        <w:t>, разрешающиеся</w:t>
      </w:r>
      <w:r w:rsidR="00FA47E1">
        <w:rPr>
          <w:lang w:val="ru-RU"/>
        </w:rPr>
        <w:t xml:space="preserve"> </w:t>
      </w:r>
      <w:r w:rsidR="00DC0A6F">
        <w:rPr>
          <w:lang w:val="ru-RU"/>
        </w:rPr>
        <w:t>вниз</w:t>
      </w:r>
    </w:p>
    <w:p w14:paraId="5C2E4FA5" w14:textId="2866F4FB" w:rsidR="00FA47E1" w:rsidRDefault="00DC0A6F" w:rsidP="00DC0A6F">
      <w:pPr>
        <w:ind w:firstLine="360"/>
        <w:rPr>
          <w:lang w:val="ru-RU"/>
        </w:rPr>
      </w:pPr>
      <w:bookmarkStart w:id="391" w:name="OLE_LINK98"/>
      <w:bookmarkStart w:id="392" w:name="OLE_LINK99"/>
      <w:r>
        <w:rPr>
          <w:lang w:val="ru-RU"/>
        </w:rPr>
        <w:t>Разрешение задержания вниз используется для всех ступеней тональности.</w:t>
      </w:r>
    </w:p>
    <w:bookmarkEnd w:id="391"/>
    <w:bookmarkEnd w:id="392"/>
    <w:p w14:paraId="10D10573" w14:textId="64AB5484" w:rsidR="00DC0A6F" w:rsidRPr="003C695D" w:rsidRDefault="00DC0A6F" w:rsidP="00DC0A6F">
      <w:pPr>
        <w:ind w:firstLine="360"/>
        <w:rPr>
          <w:lang w:val="ru-RU"/>
        </w:rPr>
      </w:pPr>
      <w:r>
        <w:rPr>
          <w:lang w:val="ru-RU"/>
        </w:rPr>
        <w:t xml:space="preserve">Только шестая </w:t>
      </w:r>
      <w:r w:rsidRPr="004834C2">
        <w:rPr>
          <w:lang w:val="ru-RU"/>
        </w:rPr>
        <w:t>повышенная</w:t>
      </w:r>
      <w:r>
        <w:rPr>
          <w:lang w:val="ru-RU"/>
        </w:rPr>
        <w:t xml:space="preserve"> ступень при восходящем движении в мелодическом миноре не может разрешаться вниз.</w:t>
      </w:r>
    </w:p>
    <w:p w14:paraId="1BD628B8" w14:textId="45D57B96" w:rsidR="005301DF" w:rsidRDefault="00E33D23" w:rsidP="005301DF">
      <w:pPr>
        <w:pStyle w:val="5"/>
        <w:rPr>
          <w:lang w:val="ru-RU"/>
        </w:rPr>
      </w:pPr>
      <w:r>
        <w:rPr>
          <w:lang w:val="ru-RU"/>
        </w:rPr>
        <w:t>З</w:t>
      </w:r>
      <w:r w:rsidR="005301DF">
        <w:rPr>
          <w:lang w:val="ru-RU"/>
        </w:rPr>
        <w:t>адержания</w:t>
      </w:r>
      <w:r>
        <w:rPr>
          <w:lang w:val="ru-RU"/>
        </w:rPr>
        <w:t>, разрешающиеся</w:t>
      </w:r>
      <w:r w:rsidR="005301DF">
        <w:rPr>
          <w:lang w:val="ru-RU"/>
        </w:rPr>
        <w:t xml:space="preserve"> вверх</w:t>
      </w:r>
    </w:p>
    <w:p w14:paraId="1DC96903" w14:textId="4D295A05" w:rsidR="005578F3" w:rsidRDefault="005301DF" w:rsidP="005301DF">
      <w:pPr>
        <w:ind w:firstLine="360"/>
        <w:rPr>
          <w:lang w:val="ru-RU"/>
        </w:rPr>
      </w:pPr>
      <w:r>
        <w:rPr>
          <w:lang w:val="ru-RU"/>
        </w:rPr>
        <w:t>Разрешение задержания вверх может быть исполь</w:t>
      </w:r>
      <w:r w:rsidR="00042137">
        <w:rPr>
          <w:lang w:val="ru-RU"/>
        </w:rPr>
        <w:t>зовано в следующих случаях:</w:t>
      </w:r>
    </w:p>
    <w:p w14:paraId="53E9458F" w14:textId="7E846A8E" w:rsidR="005578F3" w:rsidRDefault="005578F3" w:rsidP="005578F3">
      <w:pPr>
        <w:pStyle w:val="a7"/>
        <w:numPr>
          <w:ilvl w:val="0"/>
          <w:numId w:val="25"/>
        </w:numPr>
        <w:rPr>
          <w:lang w:val="ru-RU"/>
        </w:rPr>
      </w:pPr>
      <w:bookmarkStart w:id="393" w:name="OLE_LINK119"/>
      <w:bookmarkStart w:id="394" w:name="OLE_LINK120"/>
      <w:r>
        <w:rPr>
          <w:lang w:val="ru-RU"/>
        </w:rPr>
        <w:t xml:space="preserve">Разрешение </w:t>
      </w:r>
      <w:r w:rsidR="00D11F62" w:rsidRPr="002601B4">
        <w:rPr>
          <w:lang w:val="ru-RU"/>
        </w:rPr>
        <w:t xml:space="preserve">вводного тона </w:t>
      </w:r>
      <w:r>
        <w:rPr>
          <w:lang w:val="ru-RU"/>
        </w:rPr>
        <w:t>в т</w:t>
      </w:r>
      <w:r w:rsidR="00266DB9">
        <w:rPr>
          <w:lang w:val="ru-RU"/>
        </w:rPr>
        <w:t>онику</w:t>
      </w:r>
      <w:r>
        <w:rPr>
          <w:lang w:val="ru-RU"/>
        </w:rPr>
        <w:t xml:space="preserve"> </w:t>
      </w:r>
      <w:commentRangeStart w:id="395"/>
      <w:r>
        <w:rPr>
          <w:lang w:val="ru-RU"/>
        </w:rPr>
        <w:t>минорной тональности</w:t>
      </w:r>
      <w:commentRangeEnd w:id="395"/>
      <w:r>
        <w:rPr>
          <w:rStyle w:val="a8"/>
        </w:rPr>
        <w:commentReference w:id="395"/>
      </w:r>
      <w:r>
        <w:rPr>
          <w:lang w:val="ru-RU"/>
        </w:rPr>
        <w:t>:</w:t>
      </w:r>
    </w:p>
    <w:bookmarkEnd w:id="393"/>
    <w:bookmarkEnd w:id="394"/>
    <w:p w14:paraId="394B5FF5" w14:textId="1AA0B790" w:rsidR="00042137" w:rsidRPr="00042137" w:rsidRDefault="00042137" w:rsidP="00042137">
      <w:pPr>
        <w:jc w:val="center"/>
        <w:rPr>
          <w:lang w:val="ru-RU"/>
        </w:rPr>
      </w:pPr>
      <w:r>
        <w:rPr>
          <w:noProof/>
        </w:rPr>
        <w:drawing>
          <wp:inline distT="0" distB="0" distL="0" distR="0" wp14:anchorId="22AED466" wp14:editId="0AEB443E">
            <wp:extent cx="3103418" cy="446431"/>
            <wp:effectExtent l="114300" t="114300" r="116205" b="1060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67557" cy="455658"/>
                    </a:xfrm>
                    <a:prstGeom prst="rect">
                      <a:avLst/>
                    </a:prstGeom>
                    <a:effectLst>
                      <a:glow rad="101600">
                        <a:schemeClr val="accent6">
                          <a:satMod val="175000"/>
                          <a:alpha val="40000"/>
                        </a:schemeClr>
                      </a:glow>
                    </a:effectLst>
                  </pic:spPr>
                </pic:pic>
              </a:graphicData>
            </a:graphic>
          </wp:inline>
        </w:drawing>
      </w:r>
    </w:p>
    <w:p w14:paraId="371E6693" w14:textId="7EA5BAC3" w:rsidR="005578F3" w:rsidRDefault="00266DB9" w:rsidP="005578F3">
      <w:pPr>
        <w:pStyle w:val="a7"/>
        <w:numPr>
          <w:ilvl w:val="0"/>
          <w:numId w:val="25"/>
        </w:numPr>
        <w:rPr>
          <w:lang w:val="ru-RU"/>
        </w:rPr>
      </w:pPr>
      <w:r>
        <w:rPr>
          <w:lang w:val="ru-RU"/>
        </w:rPr>
        <w:t>Задержание консонансом:</w:t>
      </w:r>
    </w:p>
    <w:p w14:paraId="36FACC8B" w14:textId="5E8F443A" w:rsidR="00042137" w:rsidRPr="00042137" w:rsidRDefault="00042137" w:rsidP="00042137">
      <w:pPr>
        <w:jc w:val="center"/>
        <w:rPr>
          <w:lang w:val="ru-RU"/>
        </w:rPr>
      </w:pPr>
      <w:r>
        <w:rPr>
          <w:noProof/>
        </w:rPr>
        <w:drawing>
          <wp:inline distT="0" distB="0" distL="0" distR="0" wp14:anchorId="3939559D" wp14:editId="613534CC">
            <wp:extent cx="3408218" cy="450739"/>
            <wp:effectExtent l="114300" t="114300" r="116205" b="1212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62761" cy="457952"/>
                    </a:xfrm>
                    <a:prstGeom prst="rect">
                      <a:avLst/>
                    </a:prstGeom>
                    <a:effectLst>
                      <a:glow rad="101600">
                        <a:schemeClr val="accent6">
                          <a:satMod val="175000"/>
                          <a:alpha val="40000"/>
                        </a:schemeClr>
                      </a:glow>
                    </a:effectLst>
                  </pic:spPr>
                </pic:pic>
              </a:graphicData>
            </a:graphic>
          </wp:inline>
        </w:drawing>
      </w:r>
    </w:p>
    <w:p w14:paraId="2AEAAB0E" w14:textId="387F4D99" w:rsidR="003D798F" w:rsidRDefault="003D798F" w:rsidP="003D798F">
      <w:pPr>
        <w:pStyle w:val="a7"/>
        <w:ind w:left="360"/>
        <w:rPr>
          <w:lang w:val="ru-RU"/>
        </w:rPr>
      </w:pPr>
      <w:r>
        <w:rPr>
          <w:lang w:val="ru-RU"/>
        </w:rPr>
        <w:t xml:space="preserve">В последнем случае чистая квинта может рассматриваться как гармоническая нота – в этом случае такт будет включать </w:t>
      </w:r>
      <w:r w:rsidR="00AD53DA">
        <w:rPr>
          <w:lang w:val="ru-RU"/>
        </w:rPr>
        <w:t>две гармонии</w:t>
      </w:r>
      <w:r>
        <w:rPr>
          <w:lang w:val="ru-RU"/>
        </w:rPr>
        <w:t>.</w:t>
      </w:r>
    </w:p>
    <w:p w14:paraId="2206334C" w14:textId="2E229D8E" w:rsidR="005301DF" w:rsidRDefault="008A5881" w:rsidP="008A5881">
      <w:pPr>
        <w:pStyle w:val="5"/>
        <w:rPr>
          <w:lang w:val="ru-RU"/>
        </w:rPr>
      </w:pPr>
      <w:r>
        <w:rPr>
          <w:lang w:val="ru-RU"/>
        </w:rPr>
        <w:t>Подготовка задержания</w:t>
      </w:r>
    </w:p>
    <w:p w14:paraId="7C558023" w14:textId="50EE1833" w:rsidR="008A5881" w:rsidRDefault="008A5881" w:rsidP="008A5881">
      <w:pPr>
        <w:pStyle w:val="a7"/>
        <w:numPr>
          <w:ilvl w:val="0"/>
          <w:numId w:val="26"/>
        </w:numPr>
        <w:rPr>
          <w:lang w:val="ru-RU"/>
        </w:rPr>
      </w:pPr>
      <w:r>
        <w:rPr>
          <w:lang w:val="ru-RU"/>
        </w:rPr>
        <w:t>Подготовка задержания должна иметь длительность не меньше половинной ноты:</w:t>
      </w:r>
    </w:p>
    <w:p w14:paraId="59234606" w14:textId="09C7E050" w:rsidR="0053545A" w:rsidRPr="0053545A" w:rsidRDefault="0053545A" w:rsidP="0053545A">
      <w:pPr>
        <w:jc w:val="center"/>
        <w:rPr>
          <w:lang w:val="ru-RU"/>
        </w:rPr>
      </w:pPr>
      <w:r>
        <w:rPr>
          <w:noProof/>
        </w:rPr>
        <w:drawing>
          <wp:inline distT="0" distB="0" distL="0" distR="0" wp14:anchorId="055C999F" wp14:editId="7F12A81A">
            <wp:extent cx="1808018" cy="419973"/>
            <wp:effectExtent l="114300" t="114300" r="116205" b="11366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08018" cy="41997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A206E43" wp14:editId="73F40EDD">
            <wp:extent cx="2140527" cy="429587"/>
            <wp:effectExtent l="114300" t="114300" r="107950" b="1231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35132" cy="448573"/>
                    </a:xfrm>
                    <a:prstGeom prst="rect">
                      <a:avLst/>
                    </a:prstGeom>
                    <a:effectLst>
                      <a:glow rad="101600">
                        <a:schemeClr val="accent2">
                          <a:satMod val="175000"/>
                          <a:alpha val="40000"/>
                        </a:schemeClr>
                      </a:glow>
                    </a:effectLst>
                  </pic:spPr>
                </pic:pic>
              </a:graphicData>
            </a:graphic>
          </wp:inline>
        </w:drawing>
      </w:r>
    </w:p>
    <w:p w14:paraId="1DE38191" w14:textId="28E6DFC4" w:rsidR="008A5881" w:rsidRDefault="008A5881" w:rsidP="008A5881">
      <w:pPr>
        <w:pStyle w:val="a7"/>
        <w:ind w:left="360"/>
        <w:rPr>
          <w:lang w:val="ru-RU"/>
        </w:rPr>
      </w:pPr>
      <w:r>
        <w:rPr>
          <w:lang w:val="ru-RU"/>
        </w:rPr>
        <w:t>Начиная с 5 голосов, задержание может быть подготовлено целой нотой.</w:t>
      </w:r>
    </w:p>
    <w:p w14:paraId="3C805C27" w14:textId="53F52212" w:rsidR="008A5881" w:rsidRDefault="00A27625" w:rsidP="008A5881">
      <w:pPr>
        <w:pStyle w:val="a7"/>
        <w:numPr>
          <w:ilvl w:val="0"/>
          <w:numId w:val="26"/>
        </w:numPr>
        <w:rPr>
          <w:lang w:val="ru-RU"/>
        </w:rPr>
      </w:pPr>
      <w:r>
        <w:rPr>
          <w:lang w:val="ru-RU"/>
        </w:rPr>
        <w:t>Задержание квинты не должно подготавливаться квинтой, а задержание октавы не должно подготавливаться октавой:</w:t>
      </w:r>
    </w:p>
    <w:p w14:paraId="7E28F18A" w14:textId="7C30B4C0" w:rsidR="0053545A" w:rsidRPr="0053545A" w:rsidRDefault="0053545A" w:rsidP="0053545A">
      <w:pPr>
        <w:jc w:val="center"/>
        <w:rPr>
          <w:lang w:val="ru-RU"/>
        </w:rPr>
      </w:pPr>
      <w:r>
        <w:rPr>
          <w:noProof/>
        </w:rPr>
        <w:drawing>
          <wp:inline distT="0" distB="0" distL="0" distR="0" wp14:anchorId="73931771" wp14:editId="592F3F10">
            <wp:extent cx="3068781" cy="476064"/>
            <wp:effectExtent l="114300" t="114300" r="113030" b="1149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824" cy="493601"/>
                    </a:xfrm>
                    <a:prstGeom prst="rect">
                      <a:avLst/>
                    </a:prstGeom>
                    <a:effectLst>
                      <a:glow rad="101600">
                        <a:schemeClr val="accent2">
                          <a:satMod val="175000"/>
                          <a:alpha val="40000"/>
                        </a:schemeClr>
                      </a:glow>
                    </a:effectLst>
                  </pic:spPr>
                </pic:pic>
              </a:graphicData>
            </a:graphic>
          </wp:inline>
        </w:drawing>
      </w:r>
    </w:p>
    <w:p w14:paraId="15A00024" w14:textId="531AF25F" w:rsidR="00A27625" w:rsidRDefault="00A27625" w:rsidP="00A27625">
      <w:pPr>
        <w:pStyle w:val="a7"/>
        <w:ind w:left="360"/>
        <w:rPr>
          <w:lang w:val="ru-RU"/>
        </w:rPr>
      </w:pPr>
      <w:r w:rsidRPr="0053545A">
        <w:rPr>
          <w:b/>
          <w:u w:val="single"/>
          <w:lang w:val="ru-RU"/>
        </w:rPr>
        <w:t>Исключение</w:t>
      </w:r>
      <w:r>
        <w:rPr>
          <w:lang w:val="ru-RU"/>
        </w:rPr>
        <w:t>:</w:t>
      </w:r>
    </w:p>
    <w:p w14:paraId="46A56ABB" w14:textId="1F9C5EC7" w:rsidR="00A27625" w:rsidRDefault="00A27625" w:rsidP="00A27625">
      <w:pPr>
        <w:pStyle w:val="a7"/>
        <w:ind w:left="360"/>
        <w:rPr>
          <w:lang w:val="ru-RU"/>
        </w:rPr>
      </w:pPr>
      <w:r>
        <w:rPr>
          <w:lang w:val="ru-RU"/>
        </w:rPr>
        <w:lastRenderedPageBreak/>
        <w:t xml:space="preserve">Это </w:t>
      </w:r>
      <w:r w:rsidR="005C1F13">
        <w:rPr>
          <w:lang w:val="ru-RU"/>
        </w:rPr>
        <w:t>допустимо</w:t>
      </w:r>
      <w:r>
        <w:rPr>
          <w:lang w:val="ru-RU"/>
        </w:rPr>
        <w:t xml:space="preserve"> только в случае, если </w:t>
      </w:r>
      <w:r w:rsidR="00C027ED">
        <w:rPr>
          <w:lang w:val="ru-RU"/>
        </w:rPr>
        <w:t>второй</w:t>
      </w:r>
      <w:r>
        <w:rPr>
          <w:lang w:val="ru-RU"/>
        </w:rPr>
        <w:t xml:space="preserve"> голос развивается во время разрешения задержания:</w:t>
      </w:r>
    </w:p>
    <w:p w14:paraId="01030FD4" w14:textId="17B2882E" w:rsidR="008A5881" w:rsidRDefault="0053545A" w:rsidP="0053545A">
      <w:pPr>
        <w:jc w:val="center"/>
        <w:rPr>
          <w:lang w:val="ru-RU"/>
        </w:rPr>
      </w:pPr>
      <w:r>
        <w:rPr>
          <w:noProof/>
        </w:rPr>
        <w:drawing>
          <wp:inline distT="0" distB="0" distL="0" distR="0" wp14:anchorId="7B657F96" wp14:editId="1F93719B">
            <wp:extent cx="4301836" cy="561414"/>
            <wp:effectExtent l="114300" t="114300" r="118110" b="1054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2129" cy="586248"/>
                    </a:xfrm>
                    <a:prstGeom prst="rect">
                      <a:avLst/>
                    </a:prstGeom>
                    <a:effectLst>
                      <a:glow rad="101600">
                        <a:schemeClr val="accent4">
                          <a:satMod val="175000"/>
                          <a:alpha val="40000"/>
                        </a:schemeClr>
                      </a:glow>
                    </a:effectLst>
                  </pic:spPr>
                </pic:pic>
              </a:graphicData>
            </a:graphic>
          </wp:inline>
        </w:drawing>
      </w:r>
    </w:p>
    <w:p w14:paraId="371F04C2" w14:textId="476B696C" w:rsidR="0053545A" w:rsidRDefault="00E33D23" w:rsidP="00E33D23">
      <w:pPr>
        <w:pStyle w:val="5"/>
        <w:rPr>
          <w:lang w:val="ru-RU"/>
        </w:rPr>
      </w:pPr>
      <w:r>
        <w:rPr>
          <w:lang w:val="ru-RU"/>
        </w:rPr>
        <w:t>Разрешение задержания</w:t>
      </w:r>
    </w:p>
    <w:p w14:paraId="7EB824B4" w14:textId="1958B344" w:rsidR="00E33D23" w:rsidRDefault="006C52AF" w:rsidP="00E33D23">
      <w:pPr>
        <w:rPr>
          <w:lang w:val="ru-RU"/>
        </w:rPr>
      </w:pPr>
      <w:r>
        <w:rPr>
          <w:lang w:val="ru-RU"/>
        </w:rPr>
        <w:t>Задержание должно разрешаться на третью долю такта:</w:t>
      </w:r>
    </w:p>
    <w:p w14:paraId="7AE1FC09" w14:textId="3C009A3A" w:rsidR="006C52AF" w:rsidRDefault="006C52AF" w:rsidP="006C52AF">
      <w:pPr>
        <w:jc w:val="center"/>
        <w:rPr>
          <w:lang w:val="ru-RU"/>
        </w:rPr>
      </w:pPr>
      <w:r>
        <w:rPr>
          <w:noProof/>
        </w:rPr>
        <w:drawing>
          <wp:inline distT="0" distB="0" distL="0" distR="0" wp14:anchorId="5CC9DE07" wp14:editId="3A9FB323">
            <wp:extent cx="1925781" cy="412668"/>
            <wp:effectExtent l="114300" t="114300" r="113030" b="12128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95010" cy="42750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6B75C093" wp14:editId="1C56762F">
            <wp:extent cx="2161310" cy="438415"/>
            <wp:effectExtent l="114300" t="114300" r="106045" b="11430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70147" cy="460492"/>
                    </a:xfrm>
                    <a:prstGeom prst="rect">
                      <a:avLst/>
                    </a:prstGeom>
                    <a:effectLst>
                      <a:glow rad="101600">
                        <a:schemeClr val="accent2">
                          <a:satMod val="175000"/>
                          <a:alpha val="40000"/>
                        </a:schemeClr>
                      </a:glow>
                    </a:effectLst>
                  </pic:spPr>
                </pic:pic>
              </a:graphicData>
            </a:graphic>
          </wp:inline>
        </w:drawing>
      </w:r>
    </w:p>
    <w:p w14:paraId="7DA05C5C" w14:textId="7135FAF1" w:rsidR="006C52AF" w:rsidRDefault="006C52AF" w:rsidP="00E33D23">
      <w:pPr>
        <w:rPr>
          <w:lang w:val="ru-RU"/>
        </w:rPr>
      </w:pPr>
      <w:r>
        <w:rPr>
          <w:lang w:val="ru-RU"/>
        </w:rPr>
        <w:t>Однако, между задержанием и разрешением может находиться другая гармоническая нота</w:t>
      </w:r>
      <w:commentRangeStart w:id="396"/>
      <w:r w:rsidR="00FF4354">
        <w:rPr>
          <w:rStyle w:val="a5"/>
          <w:lang w:val="ru-RU"/>
        </w:rPr>
        <w:footnoteReference w:id="23"/>
      </w:r>
      <w:commentRangeEnd w:id="396"/>
      <w:r w:rsidR="00151473">
        <w:rPr>
          <w:rStyle w:val="a8"/>
        </w:rPr>
        <w:commentReference w:id="396"/>
      </w:r>
      <w:r>
        <w:rPr>
          <w:lang w:val="ru-RU"/>
        </w:rPr>
        <w:t>:</w:t>
      </w:r>
    </w:p>
    <w:p w14:paraId="093E829D" w14:textId="355EBFBA" w:rsidR="006C52AF" w:rsidRPr="006C52AF" w:rsidRDefault="006C52AF" w:rsidP="006C52AF">
      <w:pPr>
        <w:jc w:val="center"/>
      </w:pPr>
      <w:r>
        <w:rPr>
          <w:noProof/>
        </w:rPr>
        <w:drawing>
          <wp:inline distT="0" distB="0" distL="0" distR="0" wp14:anchorId="0EEE1EA9" wp14:editId="68651F6C">
            <wp:extent cx="5243541" cy="548220"/>
            <wp:effectExtent l="114300" t="114300" r="109855" b="1187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6309" cy="565238"/>
                    </a:xfrm>
                    <a:prstGeom prst="rect">
                      <a:avLst/>
                    </a:prstGeom>
                    <a:effectLst>
                      <a:glow rad="101600">
                        <a:schemeClr val="accent4">
                          <a:satMod val="175000"/>
                          <a:alpha val="40000"/>
                        </a:schemeClr>
                      </a:glow>
                    </a:effectLst>
                  </pic:spPr>
                </pic:pic>
              </a:graphicData>
            </a:graphic>
          </wp:inline>
        </w:drawing>
      </w:r>
    </w:p>
    <w:p w14:paraId="198FBDF9" w14:textId="6246C286" w:rsidR="006C52AF" w:rsidRDefault="006C52AF" w:rsidP="00E33D23">
      <w:pPr>
        <w:rPr>
          <w:lang w:val="ru-RU"/>
        </w:rPr>
      </w:pPr>
      <w:r w:rsidRPr="006C52AF">
        <w:rPr>
          <w:b/>
          <w:u w:val="single"/>
          <w:lang w:val="ru-RU"/>
        </w:rPr>
        <w:t>Исключени</w:t>
      </w:r>
      <w:r w:rsidR="000D3E75">
        <w:rPr>
          <w:b/>
          <w:u w:val="single"/>
          <w:lang w:val="ru-RU"/>
        </w:rPr>
        <w:t>е</w:t>
      </w:r>
      <w:r>
        <w:rPr>
          <w:lang w:val="ru-RU"/>
        </w:rPr>
        <w:t>:</w:t>
      </w:r>
    </w:p>
    <w:p w14:paraId="1529272D" w14:textId="0F03CD36" w:rsidR="006C52AF" w:rsidRDefault="006C52AF" w:rsidP="00E33D23">
      <w:pPr>
        <w:rPr>
          <w:lang w:val="ru-RU"/>
        </w:rPr>
      </w:pPr>
      <w:r>
        <w:rPr>
          <w:lang w:val="ru-RU"/>
        </w:rPr>
        <w:t xml:space="preserve">Допустимо </w:t>
      </w:r>
      <w:r w:rsidRPr="00146B6E">
        <w:rPr>
          <w:lang w:val="ru-RU"/>
        </w:rPr>
        <w:t xml:space="preserve">более раннее разрешение задержания, при условии, </w:t>
      </w:r>
      <w:commentRangeStart w:id="397"/>
      <w:r w:rsidRPr="00146B6E">
        <w:rPr>
          <w:lang w:val="ru-RU"/>
        </w:rPr>
        <w:t xml:space="preserve">что </w:t>
      </w:r>
      <w:r w:rsidR="000477F9" w:rsidRPr="00146B6E">
        <w:rPr>
          <w:lang w:val="ru-RU"/>
        </w:rPr>
        <w:t xml:space="preserve">задерживаемая </w:t>
      </w:r>
      <w:r w:rsidRPr="00146B6E">
        <w:rPr>
          <w:lang w:val="ru-RU"/>
        </w:rPr>
        <w:t>гармоническая нота все еще находится на третью долю та</w:t>
      </w:r>
      <w:commentRangeEnd w:id="397"/>
      <w:r w:rsidR="00146B6E">
        <w:rPr>
          <w:rStyle w:val="a8"/>
        </w:rPr>
        <w:commentReference w:id="397"/>
      </w:r>
      <w:r w:rsidRPr="00146B6E">
        <w:rPr>
          <w:lang w:val="ru-RU"/>
        </w:rPr>
        <w:t>кта</w:t>
      </w:r>
      <w:r>
        <w:rPr>
          <w:lang w:val="ru-RU"/>
        </w:rPr>
        <w:t>:</w:t>
      </w:r>
    </w:p>
    <w:p w14:paraId="0878D5B1" w14:textId="393CF3F4" w:rsidR="006C52AF" w:rsidRDefault="006C52AF" w:rsidP="00E33D23">
      <w:pPr>
        <w:rPr>
          <w:lang w:val="ru-RU"/>
        </w:rPr>
      </w:pPr>
      <w:r>
        <w:rPr>
          <w:noProof/>
        </w:rPr>
        <w:drawing>
          <wp:inline distT="0" distB="0" distL="0" distR="0" wp14:anchorId="7267A87C" wp14:editId="2C95E976">
            <wp:extent cx="6152515" cy="563245"/>
            <wp:effectExtent l="114300" t="114300" r="114935" b="1225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563245"/>
                    </a:xfrm>
                    <a:prstGeom prst="rect">
                      <a:avLst/>
                    </a:prstGeom>
                    <a:effectLst>
                      <a:glow rad="101600">
                        <a:schemeClr val="accent4">
                          <a:satMod val="175000"/>
                          <a:alpha val="40000"/>
                        </a:schemeClr>
                      </a:glow>
                    </a:effectLst>
                  </pic:spPr>
                </pic:pic>
              </a:graphicData>
            </a:graphic>
          </wp:inline>
        </w:drawing>
      </w:r>
    </w:p>
    <w:p w14:paraId="05AC955D" w14:textId="0E2A288A" w:rsidR="006C52AF" w:rsidRDefault="006C52AF" w:rsidP="00E33D23">
      <w:pPr>
        <w:rPr>
          <w:lang w:val="ru-RU"/>
        </w:rPr>
      </w:pPr>
      <w:r>
        <w:rPr>
          <w:lang w:val="ru-RU"/>
        </w:rPr>
        <w:t>При удвоении разрешения задержания избегайте прямого движения в октаву:</w:t>
      </w:r>
    </w:p>
    <w:p w14:paraId="0261F35A" w14:textId="2127D916" w:rsidR="006C52AF" w:rsidRDefault="006C52AF" w:rsidP="006C52AF">
      <w:pPr>
        <w:jc w:val="center"/>
        <w:rPr>
          <w:lang w:val="ru-RU"/>
        </w:rPr>
      </w:pPr>
      <w:r>
        <w:rPr>
          <w:noProof/>
        </w:rPr>
        <w:drawing>
          <wp:inline distT="0" distB="0" distL="0" distR="0" wp14:anchorId="22DE22B8" wp14:editId="2C004370">
            <wp:extent cx="2847109" cy="937792"/>
            <wp:effectExtent l="114300" t="114300" r="106045" b="11049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98719" cy="954792"/>
                    </a:xfrm>
                    <a:prstGeom prst="rect">
                      <a:avLst/>
                    </a:prstGeom>
                    <a:effectLst>
                      <a:glow rad="101600">
                        <a:schemeClr val="accent2">
                          <a:satMod val="175000"/>
                          <a:alpha val="40000"/>
                        </a:schemeClr>
                      </a:glow>
                    </a:effectLst>
                  </pic:spPr>
                </pic:pic>
              </a:graphicData>
            </a:graphic>
          </wp:inline>
        </w:drawing>
      </w:r>
    </w:p>
    <w:p w14:paraId="10BFD9B7" w14:textId="59E44789" w:rsidR="006C52AF" w:rsidRDefault="007472E6" w:rsidP="007472E6">
      <w:pPr>
        <w:pStyle w:val="5"/>
        <w:rPr>
          <w:lang w:val="ru-RU"/>
        </w:rPr>
      </w:pPr>
      <w:r>
        <w:rPr>
          <w:lang w:val="ru-RU"/>
        </w:rPr>
        <w:t>Задерживаемая и задерживающая ноты</w:t>
      </w:r>
    </w:p>
    <w:p w14:paraId="25993E72" w14:textId="7087D63C" w:rsidR="007472E6" w:rsidRDefault="007472E6" w:rsidP="00C26D44">
      <w:pPr>
        <w:ind w:firstLine="360"/>
        <w:rPr>
          <w:lang w:val="ru-RU"/>
        </w:rPr>
      </w:pPr>
      <w:r>
        <w:rPr>
          <w:lang w:val="ru-RU"/>
        </w:rPr>
        <w:t xml:space="preserve">Задерживаемая нота </w:t>
      </w:r>
      <w:commentRangeStart w:id="398"/>
      <w:r>
        <w:rPr>
          <w:lang w:val="ru-RU"/>
        </w:rPr>
        <w:t xml:space="preserve">не должна </w:t>
      </w:r>
      <w:commentRangeEnd w:id="398"/>
      <w:r w:rsidR="00DB0065">
        <w:rPr>
          <w:rStyle w:val="a8"/>
        </w:rPr>
        <w:commentReference w:id="398"/>
      </w:r>
      <w:r>
        <w:rPr>
          <w:lang w:val="ru-RU"/>
        </w:rPr>
        <w:t xml:space="preserve">звучать </w:t>
      </w:r>
      <w:commentRangeStart w:id="399"/>
      <w:r>
        <w:rPr>
          <w:lang w:val="ru-RU"/>
        </w:rPr>
        <w:t xml:space="preserve">одновременно с задерживающей </w:t>
      </w:r>
      <w:commentRangeEnd w:id="399"/>
      <w:r w:rsidR="007B6103">
        <w:rPr>
          <w:rStyle w:val="a8"/>
        </w:rPr>
        <w:commentReference w:id="399"/>
      </w:r>
      <w:r>
        <w:rPr>
          <w:lang w:val="ru-RU"/>
        </w:rPr>
        <w:t xml:space="preserve">за исключением случая, когда задерживаемая нота </w:t>
      </w:r>
      <w:commentRangeStart w:id="400"/>
      <w:r>
        <w:rPr>
          <w:lang w:val="ru-RU"/>
        </w:rPr>
        <w:t>находится в басу</w:t>
      </w:r>
      <w:commentRangeEnd w:id="400"/>
      <w:r w:rsidR="0004631E">
        <w:rPr>
          <w:rStyle w:val="a8"/>
        </w:rPr>
        <w:commentReference w:id="400"/>
      </w:r>
      <w:r>
        <w:rPr>
          <w:lang w:val="ru-RU"/>
        </w:rPr>
        <w:t xml:space="preserve">. В этом случае </w:t>
      </w:r>
      <w:r w:rsidR="00834A46">
        <w:rPr>
          <w:lang w:val="ru-RU"/>
        </w:rPr>
        <w:t>интервал между задерживающей</w:t>
      </w:r>
      <w:r w:rsidR="00BE47A7">
        <w:rPr>
          <w:lang w:val="ru-RU"/>
        </w:rPr>
        <w:t xml:space="preserve"> </w:t>
      </w:r>
      <w:r w:rsidR="00834A46">
        <w:rPr>
          <w:lang w:val="ru-RU"/>
        </w:rPr>
        <w:t xml:space="preserve">и задерживаемой </w:t>
      </w:r>
      <w:r w:rsidR="00B33D8F">
        <w:rPr>
          <w:lang w:val="ru-RU"/>
        </w:rPr>
        <w:t>нотами должен быть не меньше нон</w:t>
      </w:r>
      <w:r w:rsidR="00834A46">
        <w:rPr>
          <w:lang w:val="ru-RU"/>
        </w:rPr>
        <w:t>ы</w:t>
      </w:r>
      <w:r w:rsidR="00C26D44">
        <w:rPr>
          <w:lang w:val="ru-RU"/>
        </w:rPr>
        <w:t>:</w:t>
      </w:r>
    </w:p>
    <w:p w14:paraId="2632C00C" w14:textId="3CD84B99" w:rsidR="00EF28AD" w:rsidRDefault="00EF28AD" w:rsidP="00EF28AD">
      <w:pPr>
        <w:jc w:val="center"/>
        <w:rPr>
          <w:lang w:val="ru-RU"/>
        </w:rPr>
      </w:pPr>
      <w:r>
        <w:rPr>
          <w:noProof/>
        </w:rPr>
        <w:lastRenderedPageBreak/>
        <w:drawing>
          <wp:inline distT="0" distB="0" distL="0" distR="0" wp14:anchorId="1289A475" wp14:editId="6C1B54CF">
            <wp:extent cx="2847109" cy="1022553"/>
            <wp:effectExtent l="114300" t="114300" r="106045" b="1206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24893" cy="1050490"/>
                    </a:xfrm>
                    <a:prstGeom prst="rect">
                      <a:avLst/>
                    </a:prstGeom>
                    <a:effectLst>
                      <a:glow rad="101600">
                        <a:schemeClr val="accent2">
                          <a:satMod val="175000"/>
                          <a:alpha val="40000"/>
                        </a:schemeClr>
                      </a:glow>
                    </a:effectLst>
                  </pic:spPr>
                </pic:pic>
              </a:graphicData>
            </a:graphic>
          </wp:inline>
        </w:drawing>
      </w:r>
      <w:r>
        <w:rPr>
          <w:noProof/>
        </w:rPr>
        <w:drawing>
          <wp:inline distT="0" distB="0" distL="0" distR="0" wp14:anchorId="4BF2AF07" wp14:editId="3FBFC006">
            <wp:extent cx="2750128" cy="1008380"/>
            <wp:effectExtent l="114300" t="114300" r="107950" b="1155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78382" cy="1018740"/>
                    </a:xfrm>
                    <a:prstGeom prst="rect">
                      <a:avLst/>
                    </a:prstGeom>
                    <a:effectLst>
                      <a:glow rad="101600">
                        <a:schemeClr val="accent4">
                          <a:satMod val="175000"/>
                          <a:alpha val="40000"/>
                        </a:schemeClr>
                      </a:glow>
                    </a:effectLst>
                  </pic:spPr>
                </pic:pic>
              </a:graphicData>
            </a:graphic>
          </wp:inline>
        </w:drawing>
      </w:r>
    </w:p>
    <w:p w14:paraId="52C48897" w14:textId="5A18FFBF" w:rsidR="00C26D44" w:rsidRDefault="00C26D44" w:rsidP="00C26D44">
      <w:pPr>
        <w:ind w:firstLine="360"/>
        <w:rPr>
          <w:lang w:val="ru-RU"/>
        </w:rPr>
      </w:pPr>
      <w:r w:rsidRPr="00CA214A">
        <w:rPr>
          <w:lang w:val="ru-RU"/>
        </w:rPr>
        <w:t xml:space="preserve">Интервал между задерживающей и задерживаемой нотой </w:t>
      </w:r>
      <w:r w:rsidR="000E1E15">
        <w:rPr>
          <w:lang w:val="ru-RU"/>
        </w:rPr>
        <w:t xml:space="preserve">может быть большой секундой в </w:t>
      </w:r>
      <w:commentRangeStart w:id="401"/>
      <w:r w:rsidR="000E1E15">
        <w:rPr>
          <w:lang w:val="ru-RU"/>
        </w:rPr>
        <w:t>следующим примере</w:t>
      </w:r>
      <w:commentRangeEnd w:id="401"/>
      <w:r w:rsidR="000E1E15">
        <w:rPr>
          <w:rStyle w:val="a8"/>
        </w:rPr>
        <w:commentReference w:id="401"/>
      </w:r>
      <w:r>
        <w:rPr>
          <w:lang w:val="ru-RU"/>
        </w:rPr>
        <w:t>:</w:t>
      </w:r>
    </w:p>
    <w:p w14:paraId="45F203C7" w14:textId="378446E5" w:rsidR="00EF28AD" w:rsidRDefault="005F5741" w:rsidP="005F5741">
      <w:pPr>
        <w:jc w:val="center"/>
        <w:rPr>
          <w:lang w:val="ru-RU"/>
        </w:rPr>
      </w:pPr>
      <w:r>
        <w:rPr>
          <w:noProof/>
        </w:rPr>
        <w:drawing>
          <wp:inline distT="0" distB="0" distL="0" distR="0" wp14:anchorId="675E19F2" wp14:editId="4524387B">
            <wp:extent cx="2957945" cy="909603"/>
            <wp:effectExtent l="114300" t="114300" r="109220" b="1193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77687" cy="915674"/>
                    </a:xfrm>
                    <a:prstGeom prst="rect">
                      <a:avLst/>
                    </a:prstGeom>
                    <a:effectLst>
                      <a:glow rad="101600">
                        <a:schemeClr val="accent4">
                          <a:satMod val="175000"/>
                          <a:alpha val="40000"/>
                        </a:schemeClr>
                      </a:glow>
                    </a:effectLst>
                  </pic:spPr>
                </pic:pic>
              </a:graphicData>
            </a:graphic>
          </wp:inline>
        </w:drawing>
      </w:r>
    </w:p>
    <w:p w14:paraId="68A085B2" w14:textId="6618426A" w:rsidR="00FF4354" w:rsidRDefault="00481313" w:rsidP="00481313">
      <w:pPr>
        <w:rPr>
          <w:lang w:val="ru-RU"/>
        </w:rPr>
      </w:pPr>
      <w:r w:rsidRPr="00481313">
        <w:rPr>
          <w:b/>
          <w:u w:val="single"/>
          <w:lang w:val="ru-RU"/>
        </w:rPr>
        <w:t>Исключени</w:t>
      </w:r>
      <w:r>
        <w:rPr>
          <w:b/>
          <w:u w:val="single"/>
          <w:lang w:val="ru-RU"/>
        </w:rPr>
        <w:t>е</w:t>
      </w:r>
      <w:r>
        <w:rPr>
          <w:lang w:val="ru-RU"/>
        </w:rPr>
        <w:t>:</w:t>
      </w:r>
    </w:p>
    <w:p w14:paraId="58743328" w14:textId="46625144" w:rsidR="00481313" w:rsidRDefault="00481313" w:rsidP="00BC1216">
      <w:pPr>
        <w:ind w:firstLine="360"/>
        <w:rPr>
          <w:lang w:val="ru-RU"/>
        </w:rPr>
      </w:pPr>
      <w:r w:rsidRPr="00F710A4">
        <w:rPr>
          <w:lang w:val="ru-RU"/>
        </w:rPr>
        <w:t xml:space="preserve">Начиная с 4 голосов </w:t>
      </w:r>
      <w:r w:rsidR="00F710A4">
        <w:rPr>
          <w:lang w:val="ru-RU"/>
        </w:rPr>
        <w:t>задерживающая</w:t>
      </w:r>
      <w:r w:rsidRPr="00F710A4">
        <w:rPr>
          <w:lang w:val="ru-RU"/>
        </w:rPr>
        <w:t xml:space="preserve"> нота может звучать одновременно с </w:t>
      </w:r>
      <w:r w:rsidR="00F710A4">
        <w:rPr>
          <w:lang w:val="ru-RU"/>
        </w:rPr>
        <w:t>задерживаемой</w:t>
      </w:r>
      <w:r w:rsidRPr="00F710A4">
        <w:rPr>
          <w:lang w:val="ru-RU"/>
        </w:rPr>
        <w:t xml:space="preserve">, </w:t>
      </w:r>
      <w:r w:rsidR="00D50E6F">
        <w:rPr>
          <w:lang w:val="ru-RU"/>
        </w:rPr>
        <w:t>если</w:t>
      </w:r>
      <w:r w:rsidRPr="00F710A4">
        <w:rPr>
          <w:lang w:val="ru-RU"/>
        </w:rPr>
        <w:t xml:space="preserve"> </w:t>
      </w:r>
      <w:r w:rsidR="00DC1438">
        <w:rPr>
          <w:lang w:val="ru-RU"/>
        </w:rPr>
        <w:t>задерживаемая нота</w:t>
      </w:r>
      <w:r w:rsidR="00F710A4">
        <w:rPr>
          <w:lang w:val="ru-RU"/>
        </w:rPr>
        <w:t xml:space="preserve"> </w:t>
      </w:r>
      <w:r w:rsidRPr="00F710A4">
        <w:rPr>
          <w:lang w:val="ru-RU"/>
        </w:rPr>
        <w:t xml:space="preserve">размещается не в </w:t>
      </w:r>
      <w:r w:rsidR="00A1788F">
        <w:rPr>
          <w:lang w:val="ru-RU"/>
        </w:rPr>
        <w:t>одном из крайних голосах</w:t>
      </w:r>
      <w:r w:rsidRPr="00F710A4">
        <w:rPr>
          <w:lang w:val="ru-RU"/>
        </w:rPr>
        <w:t xml:space="preserve">, и </w:t>
      </w:r>
      <w:r w:rsidR="00BA42FA">
        <w:rPr>
          <w:lang w:val="ru-RU"/>
        </w:rPr>
        <w:t xml:space="preserve">при этом </w:t>
      </w:r>
      <w:r w:rsidRPr="00F710A4">
        <w:rPr>
          <w:lang w:val="ru-RU"/>
        </w:rPr>
        <w:t xml:space="preserve">голоса двигаются </w:t>
      </w:r>
      <w:commentRangeStart w:id="402"/>
      <w:r w:rsidRPr="00F710A4">
        <w:rPr>
          <w:lang w:val="ru-RU"/>
        </w:rPr>
        <w:t>противоположно и поступенно</w:t>
      </w:r>
      <w:commentRangeEnd w:id="402"/>
      <w:r w:rsidR="00F710A4" w:rsidRPr="00BC1216">
        <w:rPr>
          <w:lang w:val="ru-RU"/>
        </w:rPr>
        <w:commentReference w:id="402"/>
      </w:r>
      <w:r>
        <w:rPr>
          <w:lang w:val="ru-RU"/>
        </w:rPr>
        <w:t>:</w:t>
      </w:r>
    </w:p>
    <w:p w14:paraId="02B83054" w14:textId="36FA771E" w:rsidR="00EF28AD" w:rsidRDefault="00EF28AD" w:rsidP="00F51769">
      <w:pPr>
        <w:jc w:val="center"/>
        <w:rPr>
          <w:lang w:val="ru-RU"/>
        </w:rPr>
      </w:pPr>
      <w:r>
        <w:rPr>
          <w:noProof/>
        </w:rPr>
        <w:drawing>
          <wp:inline distT="0" distB="0" distL="0" distR="0" wp14:anchorId="67AE0960" wp14:editId="49F8D65F">
            <wp:extent cx="5666509" cy="1019960"/>
            <wp:effectExtent l="114300" t="114300" r="106045" b="1231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24752" cy="1030444"/>
                    </a:xfrm>
                    <a:prstGeom prst="rect">
                      <a:avLst/>
                    </a:prstGeom>
                    <a:effectLst>
                      <a:glow rad="101600">
                        <a:schemeClr val="accent4">
                          <a:satMod val="175000"/>
                          <a:alpha val="40000"/>
                        </a:schemeClr>
                      </a:glow>
                    </a:effectLst>
                  </pic:spPr>
                </pic:pic>
              </a:graphicData>
            </a:graphic>
          </wp:inline>
        </w:drawing>
      </w:r>
    </w:p>
    <w:p w14:paraId="41B89888" w14:textId="40160BD6" w:rsidR="00525EEB" w:rsidRDefault="00525EEB" w:rsidP="00BC1216">
      <w:pPr>
        <w:ind w:firstLine="360"/>
        <w:rPr>
          <w:lang w:val="ru-RU"/>
        </w:rPr>
      </w:pPr>
      <w:r w:rsidRPr="00CE6F77">
        <w:rPr>
          <w:lang w:val="ru-RU"/>
        </w:rPr>
        <w:t xml:space="preserve">Ни в коем случае задерживающая нота не должна звучать одновременно с задерживаемой, </w:t>
      </w:r>
      <w:r w:rsidR="007E554D" w:rsidRPr="00CE6F77">
        <w:rPr>
          <w:lang w:val="ru-RU"/>
        </w:rPr>
        <w:t xml:space="preserve">если при этом задерживающая нота находится ниже в </w:t>
      </w:r>
      <w:r w:rsidR="00182B78" w:rsidRPr="00CE6F77">
        <w:rPr>
          <w:lang w:val="ru-RU"/>
        </w:rPr>
        <w:t>момент их одновременного</w:t>
      </w:r>
      <w:r w:rsidR="00182B78">
        <w:rPr>
          <w:lang w:val="ru-RU"/>
        </w:rPr>
        <w:t xml:space="preserve"> звучания</w:t>
      </w:r>
      <w:r>
        <w:rPr>
          <w:lang w:val="ru-RU"/>
        </w:rPr>
        <w:t>:</w:t>
      </w:r>
    </w:p>
    <w:p w14:paraId="4BAF78CE" w14:textId="40E43AF7" w:rsidR="00525EEB" w:rsidRDefault="00525EEB" w:rsidP="00525EEB">
      <w:pPr>
        <w:jc w:val="center"/>
        <w:rPr>
          <w:lang w:val="ru-RU"/>
        </w:rPr>
      </w:pPr>
      <w:r>
        <w:rPr>
          <w:noProof/>
        </w:rPr>
        <w:drawing>
          <wp:inline distT="0" distB="0" distL="0" distR="0" wp14:anchorId="542BDA4C" wp14:editId="58A22BAC">
            <wp:extent cx="3810000" cy="1119641"/>
            <wp:effectExtent l="114300" t="114300" r="114300" b="1187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2271" cy="1135002"/>
                    </a:xfrm>
                    <a:prstGeom prst="rect">
                      <a:avLst/>
                    </a:prstGeom>
                    <a:effectLst>
                      <a:glow rad="101600">
                        <a:schemeClr val="accent2">
                          <a:satMod val="175000"/>
                          <a:alpha val="40000"/>
                        </a:schemeClr>
                      </a:glow>
                    </a:effectLst>
                  </pic:spPr>
                </pic:pic>
              </a:graphicData>
            </a:graphic>
          </wp:inline>
        </w:drawing>
      </w:r>
    </w:p>
    <w:p w14:paraId="0EB6F498" w14:textId="18A47EC6" w:rsidR="00BC1216" w:rsidRDefault="00BC1216" w:rsidP="00BC1216">
      <w:pPr>
        <w:pStyle w:val="4"/>
      </w:pPr>
      <w:r>
        <w:t>Проходящие и вспомогательные ноты</w:t>
      </w:r>
    </w:p>
    <w:p w14:paraId="79A03C55" w14:textId="22EBD242" w:rsidR="00BC1216" w:rsidRDefault="00BC1216" w:rsidP="00BC1216">
      <w:pPr>
        <w:pStyle w:val="5"/>
        <w:rPr>
          <w:lang w:val="ru-RU"/>
        </w:rPr>
      </w:pPr>
      <w:r>
        <w:rPr>
          <w:lang w:val="ru-RU"/>
        </w:rPr>
        <w:t>Проходящие и вспомогательные ноты</w:t>
      </w:r>
    </w:p>
    <w:p w14:paraId="4BEDF3F6" w14:textId="77777777" w:rsidR="00BC1216" w:rsidRPr="00BC1216" w:rsidRDefault="00BC1216" w:rsidP="00BC1216">
      <w:pPr>
        <w:rPr>
          <w:lang w:val="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BC1216" w:rsidRPr="00782885" w14:paraId="0D16E8DB" w14:textId="77777777" w:rsidTr="00BC1216">
        <w:tc>
          <w:tcPr>
            <w:tcW w:w="4839" w:type="dxa"/>
          </w:tcPr>
          <w:p w14:paraId="777D15C2" w14:textId="1FFF6070" w:rsidR="00BC1216" w:rsidRDefault="00BC1216" w:rsidP="00BC1216">
            <w:pPr>
              <w:rPr>
                <w:lang w:val="ru-RU"/>
              </w:rPr>
            </w:pPr>
            <w:r>
              <w:rPr>
                <w:lang w:val="ru-RU"/>
              </w:rPr>
              <w:t>Нисходящие и восходящие проходящие ноты</w:t>
            </w:r>
          </w:p>
        </w:tc>
        <w:tc>
          <w:tcPr>
            <w:tcW w:w="4840" w:type="dxa"/>
          </w:tcPr>
          <w:p w14:paraId="14B8B57B" w14:textId="1E544BC7" w:rsidR="00BC1216" w:rsidRDefault="00BC1216" w:rsidP="00BC1216">
            <w:pPr>
              <w:rPr>
                <w:lang w:val="ru-RU"/>
              </w:rPr>
            </w:pPr>
            <w:r>
              <w:rPr>
                <w:lang w:val="ru-RU"/>
              </w:rPr>
              <w:t>Верхние и нижние вспомогательные ноты</w:t>
            </w:r>
          </w:p>
        </w:tc>
      </w:tr>
      <w:tr w:rsidR="00BC1216" w14:paraId="1A8A82D0" w14:textId="77777777" w:rsidTr="00BC1216">
        <w:tc>
          <w:tcPr>
            <w:tcW w:w="4839" w:type="dxa"/>
          </w:tcPr>
          <w:p w14:paraId="42EFE3BD" w14:textId="5A845104" w:rsidR="00BC1216" w:rsidRDefault="00BC1216" w:rsidP="00BC1216">
            <w:pPr>
              <w:rPr>
                <w:lang w:val="ru-RU"/>
              </w:rPr>
            </w:pPr>
            <w:r>
              <w:rPr>
                <w:noProof/>
              </w:rPr>
              <w:lastRenderedPageBreak/>
              <w:drawing>
                <wp:inline distT="0" distB="0" distL="0" distR="0" wp14:anchorId="3F98B8C5" wp14:editId="1E5955EF">
                  <wp:extent cx="2602223" cy="376302"/>
                  <wp:effectExtent l="114300" t="114300" r="103505" b="1193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70891" cy="400693"/>
                          </a:xfrm>
                          <a:prstGeom prst="rect">
                            <a:avLst/>
                          </a:prstGeom>
                          <a:effectLst>
                            <a:glow rad="101600">
                              <a:schemeClr val="accent6">
                                <a:satMod val="175000"/>
                                <a:alpha val="40000"/>
                              </a:schemeClr>
                            </a:glow>
                          </a:effectLst>
                        </pic:spPr>
                      </pic:pic>
                    </a:graphicData>
                  </a:graphic>
                </wp:inline>
              </w:drawing>
            </w:r>
          </w:p>
        </w:tc>
        <w:tc>
          <w:tcPr>
            <w:tcW w:w="4840" w:type="dxa"/>
          </w:tcPr>
          <w:p w14:paraId="08009CC2" w14:textId="2702E46E" w:rsidR="00BC1216" w:rsidRDefault="00BC1216" w:rsidP="00BC1216">
            <w:pPr>
              <w:rPr>
                <w:lang w:val="ru-RU"/>
              </w:rPr>
            </w:pPr>
            <w:r>
              <w:rPr>
                <w:noProof/>
              </w:rPr>
              <w:drawing>
                <wp:inline distT="0" distB="0" distL="0" distR="0" wp14:anchorId="35021366" wp14:editId="432BB650">
                  <wp:extent cx="2543907" cy="359744"/>
                  <wp:effectExtent l="114300" t="114300" r="104140" b="1168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91236" cy="380578"/>
                          </a:xfrm>
                          <a:prstGeom prst="rect">
                            <a:avLst/>
                          </a:prstGeom>
                          <a:effectLst>
                            <a:glow rad="101600">
                              <a:schemeClr val="accent6">
                                <a:satMod val="175000"/>
                                <a:alpha val="40000"/>
                              </a:schemeClr>
                            </a:glow>
                          </a:effectLst>
                        </pic:spPr>
                      </pic:pic>
                    </a:graphicData>
                  </a:graphic>
                </wp:inline>
              </w:drawing>
            </w:r>
          </w:p>
        </w:tc>
      </w:tr>
    </w:tbl>
    <w:p w14:paraId="32520DFA" w14:textId="602580BE" w:rsidR="00BC1216" w:rsidRDefault="00BC1216" w:rsidP="00BC1216">
      <w:pPr>
        <w:ind w:firstLine="360"/>
        <w:rPr>
          <w:lang w:val="ru-RU"/>
        </w:rPr>
      </w:pPr>
      <w:r>
        <w:rPr>
          <w:lang w:val="ru-RU"/>
        </w:rPr>
        <w:t xml:space="preserve">Обычно проходящие и вспомогательные ноты </w:t>
      </w:r>
      <w:r w:rsidR="00B5186E">
        <w:rPr>
          <w:lang w:val="ru-RU"/>
        </w:rPr>
        <w:t>приходятся на слабую долю</w:t>
      </w:r>
      <w:r>
        <w:rPr>
          <w:lang w:val="ru-RU"/>
        </w:rPr>
        <w:t>.</w:t>
      </w:r>
      <w:r w:rsidR="00DF4557" w:rsidRPr="00DF4557">
        <w:rPr>
          <w:lang w:val="ru-RU"/>
        </w:rPr>
        <w:t xml:space="preserve"> </w:t>
      </w:r>
      <w:r w:rsidR="00DF4557">
        <w:rPr>
          <w:lang w:val="ru-RU"/>
        </w:rPr>
        <w:t xml:space="preserve">В качестве исключения на </w:t>
      </w:r>
      <w:r w:rsidR="00DF4557" w:rsidRPr="0077281D">
        <w:rPr>
          <w:lang w:val="ru-RU"/>
        </w:rPr>
        <w:t>первую</w:t>
      </w:r>
      <w:r w:rsidR="00DF4557">
        <w:rPr>
          <w:lang w:val="ru-RU"/>
        </w:rPr>
        <w:t xml:space="preserve"> до</w:t>
      </w:r>
      <w:r w:rsidR="00513542">
        <w:rPr>
          <w:lang w:val="ru-RU"/>
        </w:rPr>
        <w:t>лю допускается проходящая нота од</w:t>
      </w:r>
      <w:r w:rsidR="00513542" w:rsidRPr="00513542">
        <w:rPr>
          <w:lang w:val="ru-RU"/>
        </w:rPr>
        <w:t xml:space="preserve">новременно с </w:t>
      </w:r>
      <w:r w:rsidR="00421B3A">
        <w:rPr>
          <w:lang w:val="ru-RU"/>
        </w:rPr>
        <w:t>задержание</w:t>
      </w:r>
      <w:r w:rsidR="00513542" w:rsidRPr="0077281D">
        <w:rPr>
          <w:lang w:val="ru-RU"/>
        </w:rPr>
        <w:t>м</w:t>
      </w:r>
      <w:r w:rsidR="00421B3A">
        <w:rPr>
          <w:lang w:val="ru-RU"/>
        </w:rPr>
        <w:t xml:space="preserve">, </w:t>
      </w:r>
      <w:r w:rsidR="0057750D" w:rsidRPr="0057750D">
        <w:rPr>
          <w:lang w:val="ru-RU"/>
        </w:rPr>
        <w:t>особенно</w:t>
      </w:r>
      <w:r w:rsidR="0057750D" w:rsidRPr="00513542">
        <w:rPr>
          <w:lang w:val="ru-RU"/>
        </w:rPr>
        <w:t xml:space="preserve"> </w:t>
      </w:r>
      <w:r w:rsidR="00421B3A" w:rsidRPr="0057750D">
        <w:rPr>
          <w:lang w:val="ru-RU"/>
        </w:rPr>
        <w:t>при условии пр</w:t>
      </w:r>
      <w:r w:rsidR="00421B3A">
        <w:rPr>
          <w:lang w:val="ru-RU"/>
        </w:rPr>
        <w:t xml:space="preserve">отивоположного </w:t>
      </w:r>
      <w:commentRangeStart w:id="403"/>
      <w:r w:rsidR="00421B3A">
        <w:rPr>
          <w:lang w:val="ru-RU"/>
        </w:rPr>
        <w:t>поступенного движения</w:t>
      </w:r>
      <w:commentRangeEnd w:id="403"/>
      <w:r w:rsidR="00C15303">
        <w:rPr>
          <w:rStyle w:val="a8"/>
        </w:rPr>
        <w:commentReference w:id="403"/>
      </w:r>
      <w:r w:rsidR="00421B3A">
        <w:rPr>
          <w:lang w:val="ru-RU"/>
        </w:rPr>
        <w:t>:</w:t>
      </w:r>
    </w:p>
    <w:p w14:paraId="71BF7C1D" w14:textId="539753CB" w:rsidR="00947F0D" w:rsidRDefault="00947F0D" w:rsidP="00947F0D">
      <w:pPr>
        <w:jc w:val="center"/>
        <w:rPr>
          <w:lang w:val="ru-RU"/>
        </w:rPr>
      </w:pPr>
      <w:r>
        <w:rPr>
          <w:noProof/>
        </w:rPr>
        <w:drawing>
          <wp:inline distT="0" distB="0" distL="0" distR="0" wp14:anchorId="6F767619" wp14:editId="6CE4CA36">
            <wp:extent cx="5210908" cy="944406"/>
            <wp:effectExtent l="114300" t="114300" r="104140" b="1225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59433" cy="953200"/>
                    </a:xfrm>
                    <a:prstGeom prst="rect">
                      <a:avLst/>
                    </a:prstGeom>
                    <a:effectLst>
                      <a:glow rad="101600">
                        <a:schemeClr val="accent4">
                          <a:satMod val="175000"/>
                          <a:alpha val="40000"/>
                        </a:schemeClr>
                      </a:glow>
                    </a:effectLst>
                  </pic:spPr>
                </pic:pic>
              </a:graphicData>
            </a:graphic>
          </wp:inline>
        </w:drawing>
      </w:r>
    </w:p>
    <w:p w14:paraId="3661AD49" w14:textId="7899BBEA" w:rsidR="00947F0D" w:rsidRDefault="00947F0D" w:rsidP="00BC1216">
      <w:pPr>
        <w:ind w:firstLine="360"/>
        <w:rPr>
          <w:lang w:val="ru-RU"/>
        </w:rPr>
      </w:pPr>
      <w:bookmarkStart w:id="404" w:name="OLE_LINK127"/>
      <w:bookmarkStart w:id="405" w:name="OLE_LINK128"/>
      <w:bookmarkStart w:id="406" w:name="OLE_LINK137"/>
      <w:r>
        <w:rPr>
          <w:lang w:val="ru-RU"/>
        </w:rPr>
        <w:t>Когда гармония не меняется на протяжении двух тактов, проходящая или вспомогательная нота может находиться на сильн</w:t>
      </w:r>
      <w:r w:rsidR="00725CAC">
        <w:rPr>
          <w:lang w:val="ru-RU"/>
        </w:rPr>
        <w:t>ой доле второго такта</w:t>
      </w:r>
      <w:r>
        <w:rPr>
          <w:lang w:val="ru-RU"/>
        </w:rPr>
        <w:t>.</w:t>
      </w:r>
    </w:p>
    <w:bookmarkEnd w:id="404"/>
    <w:bookmarkEnd w:id="405"/>
    <w:bookmarkEnd w:id="406"/>
    <w:p w14:paraId="3CCAFC3D" w14:textId="19B9E8C9" w:rsidR="000407C0" w:rsidRDefault="002C7BA5" w:rsidP="000407C0">
      <w:pPr>
        <w:pStyle w:val="5"/>
        <w:rPr>
          <w:lang w:val="ru-RU"/>
        </w:rPr>
      </w:pPr>
      <w:r w:rsidRPr="002C7BA5">
        <w:rPr>
          <w:lang w:val="ru-RU"/>
        </w:rPr>
        <w:t xml:space="preserve">Одновременное звучание </w:t>
      </w:r>
      <w:r w:rsidR="000407C0">
        <w:rPr>
          <w:lang w:val="ru-RU"/>
        </w:rPr>
        <w:t>мелодически</w:t>
      </w:r>
      <w:r w:rsidRPr="002C7BA5">
        <w:rPr>
          <w:lang w:val="ru-RU"/>
        </w:rPr>
        <w:t>х</w:t>
      </w:r>
      <w:r w:rsidR="000407C0">
        <w:rPr>
          <w:lang w:val="ru-RU"/>
        </w:rPr>
        <w:t xml:space="preserve"> и гармонически</w:t>
      </w:r>
      <w:r w:rsidRPr="002C7BA5">
        <w:rPr>
          <w:lang w:val="ru-RU"/>
        </w:rPr>
        <w:t>х</w:t>
      </w:r>
      <w:r w:rsidR="000407C0">
        <w:rPr>
          <w:lang w:val="ru-RU"/>
        </w:rPr>
        <w:t xml:space="preserve"> нот</w:t>
      </w:r>
    </w:p>
    <w:p w14:paraId="11325AFC" w14:textId="4FF218E6" w:rsidR="000407C0" w:rsidRDefault="007E502E" w:rsidP="000407C0">
      <w:pPr>
        <w:ind w:firstLine="360"/>
        <w:rPr>
          <w:lang w:val="ru-RU"/>
        </w:rPr>
      </w:pPr>
      <w:r w:rsidRPr="007E502E">
        <w:rPr>
          <w:lang w:val="ru-RU"/>
        </w:rPr>
        <w:t>Одновременное звучание</w:t>
      </w:r>
      <w:r w:rsidR="000407C0" w:rsidRPr="007E502E">
        <w:rPr>
          <w:lang w:val="ru-RU"/>
        </w:rPr>
        <w:t xml:space="preserve"> </w:t>
      </w:r>
      <w:r w:rsidR="00F2319B" w:rsidRPr="007E502E">
        <w:rPr>
          <w:lang w:val="ru-RU"/>
        </w:rPr>
        <w:t xml:space="preserve">проходящих и вспомогательных нот с другими </w:t>
      </w:r>
      <w:r w:rsidRPr="007E502E">
        <w:rPr>
          <w:lang w:val="ru-RU"/>
        </w:rPr>
        <w:t>неаккордовым</w:t>
      </w:r>
      <w:r w:rsidRPr="008F723D">
        <w:rPr>
          <w:lang w:val="ru-RU"/>
        </w:rPr>
        <w:t>и</w:t>
      </w:r>
      <w:r w:rsidR="00F2319B" w:rsidRPr="007E502E">
        <w:rPr>
          <w:lang w:val="ru-RU"/>
        </w:rPr>
        <w:t xml:space="preserve"> и </w:t>
      </w:r>
      <w:r w:rsidRPr="007E502E">
        <w:rPr>
          <w:lang w:val="ru-RU"/>
        </w:rPr>
        <w:t>аккордовыми звуками</w:t>
      </w:r>
      <w:r w:rsidR="00F2319B" w:rsidRPr="007E502E">
        <w:rPr>
          <w:lang w:val="ru-RU"/>
        </w:rPr>
        <w:t xml:space="preserve"> </w:t>
      </w:r>
      <w:r w:rsidRPr="007E502E">
        <w:rPr>
          <w:lang w:val="ru-RU"/>
        </w:rPr>
        <w:t>разрешено</w:t>
      </w:r>
      <w:r w:rsidR="00F2319B" w:rsidRPr="007E502E">
        <w:rPr>
          <w:lang w:val="ru-RU"/>
        </w:rPr>
        <w:t xml:space="preserve"> в противоположном движении</w:t>
      </w:r>
      <w:r w:rsidR="000407C0" w:rsidRPr="007E502E">
        <w:rPr>
          <w:lang w:val="ru-RU"/>
        </w:rPr>
        <w:t>.</w:t>
      </w:r>
    </w:p>
    <w:p w14:paraId="25E163A9" w14:textId="5BAFDDE6" w:rsidR="00F2319B" w:rsidRPr="008F723D" w:rsidRDefault="00F2319B" w:rsidP="000407C0">
      <w:pPr>
        <w:ind w:firstLine="360"/>
        <w:rPr>
          <w:lang w:val="ru-RU"/>
        </w:rPr>
      </w:pPr>
      <w:r w:rsidRPr="008F723D">
        <w:rPr>
          <w:lang w:val="ru-RU"/>
        </w:rPr>
        <w:t xml:space="preserve">При прямом движении эти соединения подчиняются правилам </w:t>
      </w:r>
      <w:bookmarkStart w:id="407" w:name="OLE_LINK133"/>
      <w:bookmarkStart w:id="408" w:name="OLE_LINK134"/>
      <w:bookmarkStart w:id="409" w:name="OLE_LINK135"/>
      <w:bookmarkStart w:id="410" w:name="OLE_LINK136"/>
      <w:r w:rsidRPr="008F723D">
        <w:rPr>
          <w:lang w:val="ru-RU"/>
        </w:rPr>
        <w:t>§</w:t>
      </w:r>
      <w:bookmarkEnd w:id="407"/>
      <w:bookmarkEnd w:id="408"/>
      <w:r w:rsidRPr="008F723D">
        <w:rPr>
          <w:lang w:val="ru-RU"/>
        </w:rPr>
        <w:t xml:space="preserve"> 44</w:t>
      </w:r>
      <w:bookmarkEnd w:id="409"/>
      <w:bookmarkEnd w:id="410"/>
      <w:r w:rsidRPr="008F723D">
        <w:rPr>
          <w:lang w:val="ru-RU"/>
        </w:rPr>
        <w:t xml:space="preserve">, </w:t>
      </w:r>
      <w:r w:rsidR="003B32FA" w:rsidRPr="008F723D">
        <w:rPr>
          <w:lang w:val="ru-RU"/>
        </w:rPr>
        <w:t>§</w:t>
      </w:r>
      <w:r w:rsidRPr="008F723D">
        <w:rPr>
          <w:lang w:val="ru-RU"/>
        </w:rPr>
        <w:t xml:space="preserve"> 45.</w:t>
      </w:r>
    </w:p>
    <w:p w14:paraId="36E64F58" w14:textId="0DB89ECC" w:rsidR="003B32FA" w:rsidRPr="003B32FA" w:rsidRDefault="003B32FA" w:rsidP="000407C0">
      <w:pPr>
        <w:ind w:firstLine="360"/>
        <w:rPr>
          <w:lang w:val="ru-RU"/>
        </w:rPr>
      </w:pPr>
      <w:r w:rsidRPr="008F723D">
        <w:rPr>
          <w:lang w:val="ru-RU"/>
        </w:rPr>
        <w:t>По косвенному движению в унисон см. § 53.</w:t>
      </w:r>
    </w:p>
    <w:p w14:paraId="03A88B70" w14:textId="3F74C148" w:rsidR="000407C0" w:rsidRDefault="003B32FA" w:rsidP="003B32FA">
      <w:pPr>
        <w:pStyle w:val="5"/>
        <w:rPr>
          <w:lang w:val="ru-RU"/>
        </w:rPr>
      </w:pPr>
      <w:r>
        <w:rPr>
          <w:lang w:val="ru-RU"/>
        </w:rPr>
        <w:t>Опевание и опеваемая нота</w:t>
      </w:r>
    </w:p>
    <w:p w14:paraId="7948253F" w14:textId="5FC9EA68" w:rsidR="008F723D" w:rsidRPr="00E60B4A" w:rsidRDefault="003B32FA" w:rsidP="007C5AF9">
      <w:pPr>
        <w:ind w:firstLine="360"/>
        <w:rPr>
          <w:lang w:val="ru-RU"/>
        </w:rPr>
      </w:pPr>
      <w:r w:rsidRPr="00E60B4A">
        <w:rPr>
          <w:lang w:val="ru-RU"/>
        </w:rPr>
        <w:t xml:space="preserve">Опевающая и опеваемая ноты могут звучать одновременно (опевание октавы). </w:t>
      </w:r>
    </w:p>
    <w:p w14:paraId="42D3CBE4" w14:textId="0968EC86" w:rsidR="003B32FA" w:rsidRPr="00E60B4A" w:rsidRDefault="003B32FA" w:rsidP="007C5AF9">
      <w:pPr>
        <w:ind w:firstLine="360"/>
        <w:rPr>
          <w:lang w:val="ru-RU"/>
        </w:rPr>
      </w:pPr>
      <w:r w:rsidRPr="00E60B4A">
        <w:rPr>
          <w:lang w:val="ru-RU"/>
        </w:rPr>
        <w:t>Нельзя опевать унисон.</w:t>
      </w:r>
    </w:p>
    <w:p w14:paraId="194673E6" w14:textId="3E42BBC2" w:rsidR="003B32FA" w:rsidRPr="00E60B4A" w:rsidRDefault="003B32FA" w:rsidP="007C5AF9">
      <w:pPr>
        <w:ind w:firstLine="360"/>
        <w:rPr>
          <w:lang w:val="ru-RU"/>
        </w:rPr>
      </w:pPr>
      <w:r w:rsidRPr="00E60B4A">
        <w:rPr>
          <w:lang w:val="ru-RU"/>
        </w:rPr>
        <w:t>По поводу использования проходящих и вспомогательных нот в мелодическом миноре см. § 34.</w:t>
      </w:r>
    </w:p>
    <w:sectPr w:rsidR="003B32FA" w:rsidRPr="00E60B4A">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5" w:author="Rualark Rualark" w:date="2018-11-03T09:33:00Z" w:initials="RR">
    <w:p w14:paraId="09E03F4F" w14:textId="5B8CF766" w:rsidR="006856EA" w:rsidRPr="006856EA" w:rsidRDefault="006856EA">
      <w:pPr>
        <w:pStyle w:val="a9"/>
        <w:rPr>
          <w:lang w:val="ru-RU"/>
        </w:rPr>
      </w:pPr>
      <w:r>
        <w:rPr>
          <w:rStyle w:val="a8"/>
        </w:rPr>
        <w:annotationRef/>
      </w:r>
      <w:r>
        <w:rPr>
          <w:lang w:val="ru-RU"/>
        </w:rPr>
        <w:t>Что это означает?</w:t>
      </w:r>
    </w:p>
  </w:comment>
  <w:comment w:id="100" w:author="Rualark Rualark" w:date="2018-08-24T10:09:00Z" w:initials="RR">
    <w:p w14:paraId="23A2A165" w14:textId="15E36336" w:rsidR="00C75D3A" w:rsidRPr="00C75D3A" w:rsidRDefault="00C75D3A">
      <w:pPr>
        <w:pStyle w:val="a9"/>
        <w:rPr>
          <w:lang w:val="ru-RU"/>
        </w:rPr>
      </w:pPr>
      <w:r>
        <w:rPr>
          <w:rStyle w:val="a8"/>
        </w:rPr>
        <w:annotationRef/>
      </w:r>
      <w:r>
        <w:rPr>
          <w:lang w:val="ru-RU"/>
        </w:rPr>
        <w:t>Добавить правило?</w:t>
      </w:r>
    </w:p>
  </w:comment>
  <w:comment w:id="107" w:author="Rualark Rualark" w:date="2018-04-14T15:32:00Z" w:initials="RR">
    <w:p w14:paraId="778001A3" w14:textId="0E85B5A9" w:rsidR="00767C31" w:rsidRPr="00442DFA" w:rsidRDefault="00442DFA">
      <w:pPr>
        <w:pStyle w:val="a9"/>
        <w:rPr>
          <w:lang w:val="ru-RU"/>
        </w:rPr>
      </w:pPr>
      <w:r>
        <w:rPr>
          <w:rStyle w:val="a8"/>
        </w:rPr>
        <w:annotationRef/>
      </w:r>
      <w:r>
        <w:rPr>
          <w:lang w:val="ru-RU"/>
        </w:rPr>
        <w:t>Квинты и кварты разрешены. А терции?</w:t>
      </w:r>
      <w:r w:rsidR="001A05DA">
        <w:rPr>
          <w:lang w:val="ru-RU"/>
        </w:rPr>
        <w:t xml:space="preserve"> </w:t>
      </w:r>
      <w:r w:rsidR="001A05DA" w:rsidRPr="001A05DA">
        <w:rPr>
          <w:b/>
          <w:lang w:val="ru-RU"/>
        </w:rPr>
        <w:t>Терции разрешены, но возможно Noel Gallon их запрещает из-за звучания пентатоники.</w:t>
      </w:r>
    </w:p>
  </w:comment>
  <w:comment w:id="108" w:author="Rualark Rualark" w:date="2018-04-30T14:57:00Z" w:initials="RR">
    <w:p w14:paraId="60D69E7D" w14:textId="58700BAA" w:rsidR="00F067E4" w:rsidRPr="00D03415" w:rsidRDefault="00F067E4">
      <w:pPr>
        <w:pStyle w:val="a9"/>
        <w:rPr>
          <w:lang w:val="ru-RU"/>
        </w:rPr>
      </w:pPr>
      <w:r>
        <w:rPr>
          <w:rStyle w:val="a8"/>
        </w:rPr>
        <w:annotationRef/>
      </w:r>
      <w:r>
        <w:rPr>
          <w:lang w:val="ru-RU"/>
        </w:rPr>
        <w:t>Не формализованное правило</w:t>
      </w:r>
      <w:r w:rsidR="002A0E27" w:rsidRPr="002A0E27">
        <w:rPr>
          <w:lang w:val="ru-RU"/>
        </w:rPr>
        <w:t>. Уже есть правило, которое считает количество нот, через которые произошли скачк</w:t>
      </w:r>
      <w:r w:rsidR="002A0E27" w:rsidRPr="00D03415">
        <w:rPr>
          <w:lang w:val="ru-RU"/>
        </w:rPr>
        <w:t>и.</w:t>
      </w:r>
    </w:p>
  </w:comment>
  <w:comment w:id="111" w:author="Rualark Rualark" w:date="2018-04-14T16:11:00Z" w:initials="RR">
    <w:p w14:paraId="6045F35D" w14:textId="4D79EDE3" w:rsidR="00664ED3" w:rsidRPr="00BC2DB9" w:rsidRDefault="005E2747">
      <w:pPr>
        <w:pStyle w:val="a9"/>
        <w:rPr>
          <w:lang w:val="ru-RU"/>
        </w:rPr>
      </w:pPr>
      <w:r>
        <w:rPr>
          <w:rStyle w:val="a8"/>
        </w:rPr>
        <w:annotationRef/>
      </w:r>
      <w:r>
        <w:rPr>
          <w:lang w:val="ru-RU"/>
        </w:rPr>
        <w:t>Я бы добавил, что это правило не критичное</w:t>
      </w:r>
      <w:r w:rsidR="00664ED3" w:rsidRPr="00664ED3">
        <w:rPr>
          <w:lang w:val="ru-RU"/>
        </w:rPr>
        <w:t xml:space="preserve">. </w:t>
      </w:r>
      <w:r w:rsidR="00664ED3" w:rsidRPr="00664ED3">
        <w:rPr>
          <w:b/>
          <w:lang w:val="ru-RU"/>
        </w:rPr>
        <w:t>Д</w:t>
      </w:r>
      <w:r w:rsidR="00664ED3" w:rsidRPr="00BC2DB9">
        <w:rPr>
          <w:b/>
          <w:lang w:val="ru-RU"/>
        </w:rPr>
        <w:t>а</w:t>
      </w:r>
    </w:p>
  </w:comment>
  <w:comment w:id="115" w:author="Rualark Rualark" w:date="2018-04-30T19:56:00Z" w:initials="RR">
    <w:p w14:paraId="6A382877" w14:textId="6E0BA342" w:rsidR="00584774" w:rsidRPr="00584774" w:rsidRDefault="00584774">
      <w:pPr>
        <w:pStyle w:val="a9"/>
        <w:rPr>
          <w:lang w:val="ru-RU"/>
        </w:rPr>
      </w:pPr>
      <w:r>
        <w:rPr>
          <w:rStyle w:val="a8"/>
        </w:rPr>
        <w:annotationRef/>
      </w:r>
      <w:r>
        <w:t>MGen</w:t>
      </w:r>
      <w:r w:rsidRPr="00584774">
        <w:rPr>
          <w:lang w:val="ru-RU"/>
        </w:rPr>
        <w:t xml:space="preserve">: </w:t>
      </w:r>
      <w:r w:rsidR="00181433">
        <w:rPr>
          <w:lang w:val="ru-RU"/>
        </w:rPr>
        <w:t>разрешено не только поступенное движение к предъему, но и скачок к предъему.</w:t>
      </w:r>
    </w:p>
  </w:comment>
  <w:comment w:id="123" w:author="Rualark Rualark" w:date="2018-10-28T14:26:00Z" w:initials="RR">
    <w:p w14:paraId="2F9AFC59" w14:textId="77777777" w:rsidR="00E92DF2" w:rsidRPr="00A54014" w:rsidRDefault="00E92DF2" w:rsidP="00E92DF2">
      <w:pPr>
        <w:pStyle w:val="a9"/>
        <w:rPr>
          <w:lang w:val="ru-RU"/>
        </w:rPr>
      </w:pPr>
      <w:r>
        <w:rPr>
          <w:rStyle w:val="a8"/>
        </w:rPr>
        <w:annotationRef/>
      </w:r>
      <w:r w:rsidRPr="001B6FAB">
        <w:t>MGen</w:t>
      </w:r>
      <w:r w:rsidRPr="00A54014">
        <w:rPr>
          <w:lang w:val="ru-RU"/>
        </w:rPr>
        <w:t xml:space="preserve">: </w:t>
      </w:r>
      <w:r>
        <w:rPr>
          <w:lang w:val="ru-RU"/>
        </w:rPr>
        <w:t>Сейчас</w:t>
      </w:r>
      <w:r w:rsidRPr="00A54014">
        <w:rPr>
          <w:lang w:val="ru-RU"/>
        </w:rPr>
        <w:t xml:space="preserve"> </w:t>
      </w:r>
      <w:r>
        <w:rPr>
          <w:lang w:val="ru-RU"/>
        </w:rPr>
        <w:t>хроматическое переченье</w:t>
      </w:r>
      <w:r w:rsidRPr="00A54014">
        <w:rPr>
          <w:lang w:val="ru-RU"/>
        </w:rPr>
        <w:t xml:space="preserve"> </w:t>
      </w:r>
      <w:r>
        <w:rPr>
          <w:lang w:val="ru-RU"/>
        </w:rPr>
        <w:t>запрещено</w:t>
      </w:r>
      <w:r w:rsidRPr="00A54014">
        <w:rPr>
          <w:lang w:val="ru-RU"/>
        </w:rPr>
        <w:t>.</w:t>
      </w:r>
      <w:r>
        <w:rPr>
          <w:lang w:val="ru-RU"/>
        </w:rPr>
        <w:t xml:space="preserve"> </w:t>
      </w:r>
      <w:r w:rsidRPr="009E7F8C">
        <w:rPr>
          <w:b/>
          <w:lang w:val="ru-RU"/>
        </w:rPr>
        <w:t>Можно разрешить, если хотя бы один из двух звуков неаккордовый.</w:t>
      </w:r>
      <w:r w:rsidRPr="00982942">
        <w:rPr>
          <w:lang w:val="ru-RU"/>
        </w:rPr>
        <w:t xml:space="preserve"> </w:t>
      </w:r>
      <w:r>
        <w:rPr>
          <w:lang w:val="ru-RU"/>
        </w:rPr>
        <w:t xml:space="preserve">Если оба звука аккордовые, то будет нарушение другого правила (аккорд с нотой </w:t>
      </w:r>
      <w:r>
        <w:t>VI</w:t>
      </w:r>
      <w:r w:rsidRPr="00A54014">
        <w:rPr>
          <w:lang w:val="ru-RU"/>
        </w:rPr>
        <w:t xml:space="preserve"> </w:t>
      </w:r>
      <w:r>
        <w:rPr>
          <w:lang w:val="ru-RU"/>
        </w:rPr>
        <w:t xml:space="preserve">около аккорда с нотой </w:t>
      </w:r>
      <w:r>
        <w:t>VI</w:t>
      </w:r>
      <w:r>
        <w:rPr>
          <w:lang w:val="ru-RU"/>
        </w:rPr>
        <w:t xml:space="preserve"># - и такое же правило есть для </w:t>
      </w:r>
      <w:r>
        <w:t>VII</w:t>
      </w:r>
      <w:r w:rsidRPr="00A54014">
        <w:rPr>
          <w:lang w:val="ru-RU"/>
        </w:rPr>
        <w:t xml:space="preserve">). </w:t>
      </w:r>
      <w:r>
        <w:rPr>
          <w:lang w:val="ru-RU"/>
        </w:rPr>
        <w:t xml:space="preserve">Таким образом, если оба звука должны быть аккордовыми, то правило хроматического переченья можно сделать зеленым и показывать только если хотя бы один звук неаккордовый. </w:t>
      </w:r>
      <w:r w:rsidRPr="009E7F8C">
        <w:rPr>
          <w:b/>
          <w:lang w:val="ru-RU"/>
        </w:rPr>
        <w:t>Это не нужно делать.</w:t>
      </w:r>
    </w:p>
    <w:p w14:paraId="67CFBC78" w14:textId="77777777" w:rsidR="00E92DF2" w:rsidRDefault="00E92DF2" w:rsidP="00E92DF2">
      <w:pPr>
        <w:pStyle w:val="a9"/>
        <w:rPr>
          <w:lang w:val="ru-RU"/>
        </w:rPr>
      </w:pPr>
    </w:p>
    <w:p w14:paraId="64AD18A0" w14:textId="277E3524" w:rsidR="00E92DF2" w:rsidRPr="00E92DF2" w:rsidRDefault="00E92DF2" w:rsidP="00E92DF2">
      <w:pPr>
        <w:pStyle w:val="a9"/>
        <w:rPr>
          <w:lang w:val="ru-RU"/>
        </w:rPr>
      </w:pPr>
      <w:r w:rsidRPr="00982942">
        <w:rPr>
          <w:lang w:val="ru-RU"/>
        </w:rPr>
        <w:t>Начиная с трех го</w:t>
      </w:r>
      <w:r>
        <w:rPr>
          <w:lang w:val="ru-RU"/>
        </w:rPr>
        <w:t xml:space="preserve">лосов, это особенно разрешено между </w:t>
      </w:r>
      <w:r w:rsidRPr="00982942">
        <w:rPr>
          <w:lang w:val="ru-RU"/>
        </w:rPr>
        <w:t>н</w:t>
      </w:r>
      <w:r>
        <w:rPr>
          <w:lang w:val="ru-RU"/>
        </w:rPr>
        <w:t>е</w:t>
      </w:r>
      <w:r w:rsidRPr="001B6FAB">
        <w:rPr>
          <w:lang w:val="ru-RU"/>
        </w:rPr>
        <w:t xml:space="preserve"> </w:t>
      </w:r>
      <w:r>
        <w:rPr>
          <w:lang w:val="ru-RU"/>
        </w:rPr>
        <w:t>крайними голосами, особенно при наличии расстояния между этими н</w:t>
      </w:r>
      <w:r w:rsidRPr="00982942">
        <w:rPr>
          <w:lang w:val="ru-RU"/>
        </w:rPr>
        <w:t>отами.</w:t>
      </w:r>
    </w:p>
  </w:comment>
  <w:comment w:id="157" w:author="Rualark Rualark" w:date="2018-08-26T12:37:00Z" w:initials="RR">
    <w:p w14:paraId="18BD8544" w14:textId="07182FA1" w:rsidR="001622F0" w:rsidRPr="001622F0" w:rsidRDefault="001622F0">
      <w:pPr>
        <w:pStyle w:val="a9"/>
        <w:rPr>
          <w:lang w:val="ru-RU"/>
        </w:rPr>
      </w:pPr>
      <w:r>
        <w:rPr>
          <w:rStyle w:val="a8"/>
        </w:rPr>
        <w:annotationRef/>
      </w:r>
      <w:r>
        <w:rPr>
          <w:lang w:val="ru-RU"/>
        </w:rPr>
        <w:t>Добавить правило</w:t>
      </w:r>
    </w:p>
  </w:comment>
  <w:comment w:id="159" w:author="Rualark Rualark" w:date="2018-04-26T22:32:00Z" w:initials="RR">
    <w:p w14:paraId="56625CA5" w14:textId="0070A2E0" w:rsidR="0014772F" w:rsidRDefault="0014772F">
      <w:pPr>
        <w:pStyle w:val="a9"/>
        <w:rPr>
          <w:rStyle w:val="a8"/>
          <w:lang w:val="ru-RU"/>
        </w:rPr>
      </w:pPr>
      <w:r>
        <w:rPr>
          <w:rStyle w:val="a8"/>
        </w:rPr>
        <w:annotationRef/>
      </w:r>
      <w:r w:rsidR="00E14A98">
        <w:rPr>
          <w:rStyle w:val="a8"/>
          <w:lang w:val="ru-RU"/>
        </w:rPr>
        <w:t>Аккорды в основном виде запрещены в любом случае, т.к. образуются параллельные квинты.</w:t>
      </w:r>
    </w:p>
    <w:p w14:paraId="7C250EF6" w14:textId="34BBFE49" w:rsidR="00C84F32" w:rsidRDefault="00C84F32">
      <w:pPr>
        <w:pStyle w:val="a9"/>
        <w:rPr>
          <w:rStyle w:val="a8"/>
          <w:lang w:val="ru-RU"/>
        </w:rPr>
      </w:pPr>
    </w:p>
    <w:p w14:paraId="2B1712C2" w14:textId="50DDB05B" w:rsidR="00C84F32" w:rsidRPr="00E14A98" w:rsidRDefault="00C84F32">
      <w:pPr>
        <w:pStyle w:val="a9"/>
        <w:rPr>
          <w:lang w:val="ru-RU"/>
        </w:rPr>
      </w:pPr>
      <w:r>
        <w:rPr>
          <w:rStyle w:val="a8"/>
          <w:lang w:val="ru-RU"/>
        </w:rPr>
        <w:t>Это правило должно быть запрещено только для первого разряда, т.к. в других разрядах сработает правило параллельных несовершенных консонансов.</w:t>
      </w:r>
    </w:p>
  </w:comment>
  <w:comment w:id="158" w:author="Rualark Rualark" w:date="2018-08-24T10:20:00Z" w:initials="RR">
    <w:p w14:paraId="7885B279" w14:textId="35634E41" w:rsidR="004E5B5E" w:rsidRPr="004E5B5E" w:rsidRDefault="004E5B5E">
      <w:pPr>
        <w:pStyle w:val="a9"/>
        <w:rPr>
          <w:lang w:val="ru-RU"/>
        </w:rPr>
      </w:pPr>
      <w:r>
        <w:rPr>
          <w:rStyle w:val="a8"/>
        </w:rPr>
        <w:annotationRef/>
      </w:r>
      <w:r>
        <w:rPr>
          <w:lang w:val="ru-RU"/>
        </w:rPr>
        <w:t>Добавить правило</w:t>
      </w:r>
    </w:p>
  </w:comment>
  <w:comment w:id="163" w:author="Rualark Rualark" w:date="2018-08-24T10:24:00Z" w:initials="RR">
    <w:p w14:paraId="3DBDD314" w14:textId="5C1086A2" w:rsidR="004E5B5E" w:rsidRPr="004E5B5E" w:rsidRDefault="004E5B5E">
      <w:pPr>
        <w:pStyle w:val="a9"/>
        <w:rPr>
          <w:lang w:val="ru-RU"/>
        </w:rPr>
      </w:pPr>
      <w:r>
        <w:rPr>
          <w:rStyle w:val="a8"/>
        </w:rPr>
        <w:annotationRef/>
      </w:r>
      <w:r>
        <w:rPr>
          <w:lang w:val="ru-RU"/>
        </w:rPr>
        <w:t>Добавить правило?</w:t>
      </w:r>
    </w:p>
  </w:comment>
  <w:comment w:id="172" w:author="Rualark Rualark" w:date="2018-08-24T10:36:00Z" w:initials="RR">
    <w:p w14:paraId="068929A5" w14:textId="21441A9E" w:rsidR="00563667" w:rsidRPr="00675B32" w:rsidRDefault="00563667">
      <w:pPr>
        <w:pStyle w:val="a9"/>
        <w:rPr>
          <w:lang w:val="ru-RU"/>
        </w:rPr>
      </w:pPr>
      <w:r>
        <w:rPr>
          <w:rStyle w:val="a8"/>
        </w:rPr>
        <w:annotationRef/>
      </w:r>
      <w:r w:rsidR="00DD1236">
        <w:rPr>
          <w:rStyle w:val="a8"/>
          <w:lang w:val="ru-RU"/>
        </w:rPr>
        <w:t xml:space="preserve">Такое правило почему-то не вводилось в 2 голосах. Нужно </w:t>
      </w:r>
      <w:r w:rsidR="00675B32">
        <w:rPr>
          <w:rStyle w:val="a8"/>
          <w:lang w:val="ru-RU"/>
        </w:rPr>
        <w:t>добавить?</w:t>
      </w:r>
    </w:p>
  </w:comment>
  <w:comment w:id="175" w:author="Rualark Rualark" w:date="2018-04-30T20:30:00Z" w:initials="RR">
    <w:p w14:paraId="2709396C" w14:textId="2B10C755" w:rsidR="006D1284" w:rsidRDefault="006D1284">
      <w:pPr>
        <w:pStyle w:val="a9"/>
        <w:rPr>
          <w:lang w:val="ru-RU"/>
        </w:rPr>
      </w:pPr>
      <w:r>
        <w:rPr>
          <w:rStyle w:val="a8"/>
        </w:rPr>
        <w:annotationRef/>
      </w:r>
      <w:r>
        <w:t>MGen</w:t>
      </w:r>
      <w:r w:rsidRPr="006D1284">
        <w:rPr>
          <w:lang w:val="ru-RU"/>
        </w:rPr>
        <w:t xml:space="preserve"> </w:t>
      </w:r>
      <w:r>
        <w:rPr>
          <w:lang w:val="ru-RU"/>
        </w:rPr>
        <w:t>предусматривает дополнительные исключения:</w:t>
      </w:r>
    </w:p>
    <w:p w14:paraId="1BF21ADC" w14:textId="7E3ED571" w:rsidR="006D1284" w:rsidRPr="00806E13" w:rsidRDefault="006D1284">
      <w:pPr>
        <w:pStyle w:val="a9"/>
        <w:rPr>
          <w:lang w:val="ru-RU"/>
        </w:rPr>
      </w:pPr>
      <w:r>
        <w:rPr>
          <w:lang w:val="ru-RU"/>
        </w:rPr>
        <w:t>- больше 4 нот между 5</w:t>
      </w:r>
      <w:r w:rsidRPr="006D1284">
        <w:rPr>
          <w:vertAlign w:val="superscript"/>
        </w:rPr>
        <w:t>th</w:t>
      </w:r>
      <w:r w:rsidRPr="003D7F1B">
        <w:rPr>
          <w:lang w:val="ru-RU"/>
        </w:rPr>
        <w:t xml:space="preserve"> / 8</w:t>
      </w:r>
      <w:r>
        <w:t>va</w:t>
      </w:r>
      <w:r w:rsidR="00C30949" w:rsidRPr="00C30949">
        <w:rPr>
          <w:lang w:val="ru-RU"/>
        </w:rPr>
        <w:t xml:space="preserve">. </w:t>
      </w:r>
      <w:r w:rsidR="00CF682B">
        <w:rPr>
          <w:lang w:val="ru-RU"/>
        </w:rPr>
        <w:t>Можно у</w:t>
      </w:r>
      <w:r w:rsidR="00C30949" w:rsidRPr="008D03C7">
        <w:rPr>
          <w:lang w:val="ru-RU"/>
        </w:rPr>
        <w:t>брать это исключение</w:t>
      </w:r>
      <w:r w:rsidR="008D03C7" w:rsidRPr="008D03C7">
        <w:rPr>
          <w:lang w:val="ru-RU"/>
        </w:rPr>
        <w:t xml:space="preserve">, т.к. </w:t>
      </w:r>
      <w:r w:rsidR="00CF682B">
        <w:rPr>
          <w:lang w:val="ru-RU"/>
        </w:rPr>
        <w:t xml:space="preserve">оно не имеет музыкального смысла, при этом </w:t>
      </w:r>
      <w:r w:rsidR="008D03C7" w:rsidRPr="008D03C7">
        <w:rPr>
          <w:lang w:val="ru-RU"/>
        </w:rPr>
        <w:t xml:space="preserve">уже асимметрия решает этот </w:t>
      </w:r>
      <w:r w:rsidR="008D03C7" w:rsidRPr="00806E13">
        <w:rPr>
          <w:lang w:val="ru-RU"/>
        </w:rPr>
        <w:t>вопрос.</w:t>
      </w:r>
    </w:p>
    <w:p w14:paraId="3C327693" w14:textId="5246A820" w:rsidR="00BB5956" w:rsidRPr="00993550" w:rsidRDefault="00BB5956">
      <w:pPr>
        <w:pStyle w:val="a9"/>
        <w:rPr>
          <w:lang w:val="ru-RU"/>
        </w:rPr>
      </w:pPr>
      <w:r>
        <w:rPr>
          <w:lang w:val="ru-RU"/>
        </w:rPr>
        <w:t xml:space="preserve">- </w:t>
      </w:r>
      <w:r w:rsidR="00CF682B">
        <w:rPr>
          <w:lang w:val="ru-RU"/>
        </w:rPr>
        <w:t>противоположное</w:t>
      </w:r>
      <w:r>
        <w:rPr>
          <w:lang w:val="ru-RU"/>
        </w:rPr>
        <w:t xml:space="preserve"> движение в последний интервал</w:t>
      </w:r>
    </w:p>
    <w:p w14:paraId="13BFC78A" w14:textId="7AB85036" w:rsidR="00BB5956" w:rsidRPr="003D7F1B" w:rsidRDefault="00BB5956">
      <w:pPr>
        <w:pStyle w:val="a9"/>
        <w:rPr>
          <w:lang w:val="ru-RU"/>
        </w:rPr>
      </w:pPr>
      <w:r>
        <w:rPr>
          <w:lang w:val="ru-RU"/>
        </w:rPr>
        <w:t>- асимметричные интервалы</w:t>
      </w:r>
      <w:r w:rsidR="000D3E77">
        <w:rPr>
          <w:lang w:val="ru-RU"/>
        </w:rPr>
        <w:t xml:space="preserve"> (разные доли)</w:t>
      </w:r>
    </w:p>
  </w:comment>
  <w:comment w:id="176" w:author="Rualark Rualark" w:date="2018-04-29T18:40:00Z" w:initials="RR">
    <w:p w14:paraId="7F9D2148" w14:textId="332D4921" w:rsidR="00D56301" w:rsidRPr="005006D7" w:rsidRDefault="00D56301">
      <w:pPr>
        <w:pStyle w:val="a9"/>
        <w:rPr>
          <w:lang w:val="ru-RU"/>
        </w:rPr>
      </w:pPr>
      <w:r>
        <w:rPr>
          <w:rStyle w:val="a8"/>
        </w:rPr>
        <w:annotationRef/>
      </w:r>
      <w:r>
        <w:rPr>
          <w:lang w:val="ru-RU"/>
        </w:rPr>
        <w:t>Включая двойное опевание, камбиату и проходящий диссонанс на первую долю</w:t>
      </w:r>
      <w:r w:rsidR="008B65E7">
        <w:rPr>
          <w:lang w:val="ru-RU"/>
        </w:rPr>
        <w:t>, когда они разрешены?</w:t>
      </w:r>
      <w:r w:rsidR="0071246E" w:rsidRPr="0071246E">
        <w:rPr>
          <w:lang w:val="ru-RU"/>
        </w:rPr>
        <w:t xml:space="preserve"> </w:t>
      </w:r>
      <w:r w:rsidR="0071246E">
        <w:rPr>
          <w:lang w:val="ru-RU"/>
        </w:rPr>
        <w:t xml:space="preserve">Сейчас в </w:t>
      </w:r>
      <w:r w:rsidR="0071246E">
        <w:t>MGen</w:t>
      </w:r>
      <w:r w:rsidR="0071246E" w:rsidRPr="0071246E">
        <w:rPr>
          <w:lang w:val="ru-RU"/>
        </w:rPr>
        <w:t xml:space="preserve"> </w:t>
      </w:r>
      <w:r w:rsidR="0071246E">
        <w:rPr>
          <w:lang w:val="ru-RU"/>
        </w:rPr>
        <w:t>разрешено только в случае окружения ноты поступенным движением, поэтому двойное опевание и камбиата не помогает.</w:t>
      </w:r>
      <w:r w:rsidR="006C35CB" w:rsidRPr="006C35CB">
        <w:rPr>
          <w:lang w:val="ru-RU"/>
        </w:rPr>
        <w:t xml:space="preserve"> </w:t>
      </w:r>
      <w:r w:rsidR="005006D7">
        <w:rPr>
          <w:lang w:val="ru-RU"/>
        </w:rPr>
        <w:t xml:space="preserve">Лучше учитывать только ноты в поступенном движении, т.к. скачки будут выделять квинту. Для октавы это невозможно. Поэтому, в </w:t>
      </w:r>
      <w:r w:rsidR="005006D7">
        <w:t>MGen</w:t>
      </w:r>
      <w:r w:rsidR="005006D7" w:rsidRPr="00C06264">
        <w:rPr>
          <w:lang w:val="ru-RU"/>
        </w:rPr>
        <w:t xml:space="preserve"> </w:t>
      </w:r>
      <w:r w:rsidR="005006D7">
        <w:rPr>
          <w:lang w:val="ru-RU"/>
        </w:rPr>
        <w:t>сделать лучше, чем здесь.</w:t>
      </w:r>
    </w:p>
  </w:comment>
  <w:comment w:id="177" w:author="Rualark Rualark" w:date="2018-04-30T20:32:00Z" w:initials="RR">
    <w:p w14:paraId="6614E932" w14:textId="1C7E7691" w:rsidR="00682367" w:rsidRPr="00C06264" w:rsidRDefault="00682367">
      <w:pPr>
        <w:pStyle w:val="a9"/>
        <w:rPr>
          <w:lang w:val="ru-RU"/>
        </w:rPr>
      </w:pPr>
      <w:r>
        <w:rPr>
          <w:rStyle w:val="a8"/>
        </w:rPr>
        <w:annotationRef/>
      </w:r>
      <w:r>
        <w:t>MGen</w:t>
      </w:r>
      <w:r w:rsidRPr="00C001AD">
        <w:rPr>
          <w:lang w:val="ru-RU"/>
        </w:rPr>
        <w:t xml:space="preserve">: </w:t>
      </w:r>
      <w:r>
        <w:rPr>
          <w:lang w:val="ru-RU"/>
        </w:rPr>
        <w:t xml:space="preserve">квинты </w:t>
      </w:r>
      <w:r w:rsidR="00EB5215">
        <w:rPr>
          <w:lang w:val="ru-RU"/>
        </w:rPr>
        <w:t xml:space="preserve">разрешены только в случае интервалов </w:t>
      </w:r>
      <w:r w:rsidR="00EB5215" w:rsidRPr="00EB5215">
        <w:rPr>
          <w:lang w:val="ru-RU"/>
        </w:rPr>
        <w:t>5</w:t>
      </w:r>
      <w:r w:rsidR="00EB5215" w:rsidRPr="00EB5215">
        <w:rPr>
          <w:vertAlign w:val="superscript"/>
        </w:rPr>
        <w:t>th</w:t>
      </w:r>
      <w:r w:rsidR="00EB5215" w:rsidRPr="00EB5215">
        <w:rPr>
          <w:lang w:val="ru-RU"/>
        </w:rPr>
        <w:t>-6</w:t>
      </w:r>
      <w:r w:rsidR="00EB5215" w:rsidRPr="00F4529D">
        <w:rPr>
          <w:vertAlign w:val="superscript"/>
        </w:rPr>
        <w:t>th</w:t>
      </w:r>
      <w:r w:rsidR="00C06264">
        <w:rPr>
          <w:vertAlign w:val="superscript"/>
          <w:lang w:val="ru-RU"/>
        </w:rPr>
        <w:t xml:space="preserve"> </w:t>
      </w:r>
      <w:r w:rsidR="00C06264" w:rsidRPr="0078435E">
        <w:rPr>
          <w:b/>
          <w:lang w:val="ru-RU"/>
        </w:rPr>
        <w:t>Да, это более правильно, чем здесь.</w:t>
      </w:r>
    </w:p>
  </w:comment>
  <w:comment w:id="184" w:author="Rualark Rualark" w:date="2018-08-26T19:29:00Z" w:initials="RR">
    <w:p w14:paraId="5AC77283" w14:textId="59F394DC" w:rsidR="00622547" w:rsidRPr="00622547" w:rsidRDefault="00622547">
      <w:pPr>
        <w:pStyle w:val="a9"/>
        <w:rPr>
          <w:lang w:val="ru-RU"/>
        </w:rPr>
      </w:pPr>
      <w:r>
        <w:rPr>
          <w:rStyle w:val="a8"/>
        </w:rPr>
        <w:annotationRef/>
      </w:r>
      <w:r>
        <w:rPr>
          <w:lang w:val="ru-RU"/>
        </w:rPr>
        <w:t>В любых размерах? Слабая доля – это любая доля кроме первой?</w:t>
      </w:r>
    </w:p>
  </w:comment>
  <w:comment w:id="187" w:author="Rualark Rualark" w:date="2018-04-30T20:39:00Z" w:initials="RR">
    <w:p w14:paraId="7046B6DC" w14:textId="4DD57777" w:rsidR="00C001AD" w:rsidRDefault="00C001AD">
      <w:pPr>
        <w:pStyle w:val="a9"/>
        <w:rPr>
          <w:lang w:val="ru-RU"/>
        </w:rPr>
      </w:pPr>
      <w:r>
        <w:rPr>
          <w:rStyle w:val="a8"/>
        </w:rPr>
        <w:annotationRef/>
      </w:r>
      <w:r>
        <w:rPr>
          <w:lang w:val="ru-RU"/>
        </w:rPr>
        <w:t xml:space="preserve">В </w:t>
      </w:r>
      <w:r>
        <w:t>MGen</w:t>
      </w:r>
      <w:r w:rsidRPr="00C001AD">
        <w:rPr>
          <w:lang w:val="ru-RU"/>
        </w:rPr>
        <w:t xml:space="preserve"> </w:t>
      </w:r>
      <w:r>
        <w:rPr>
          <w:lang w:val="ru-RU"/>
        </w:rPr>
        <w:t xml:space="preserve">есть исключение: </w:t>
      </w:r>
    </w:p>
    <w:p w14:paraId="1154E3DB" w14:textId="4863AE8B" w:rsidR="00C001AD" w:rsidRPr="00C001AD" w:rsidRDefault="00C001AD">
      <w:pPr>
        <w:pStyle w:val="a9"/>
        <w:rPr>
          <w:lang w:val="ru-RU"/>
        </w:rPr>
      </w:pPr>
      <w:r>
        <w:rPr>
          <w:lang w:val="ru-RU"/>
        </w:rPr>
        <w:t>- каденция</w:t>
      </w:r>
    </w:p>
  </w:comment>
  <w:comment w:id="205" w:author="Rualark Rualark" w:date="2018-04-30T21:12:00Z" w:initials="RR">
    <w:p w14:paraId="138FB9DC" w14:textId="23C5AC44" w:rsidR="002533F2" w:rsidRPr="002533F2" w:rsidRDefault="002533F2">
      <w:pPr>
        <w:pStyle w:val="a9"/>
        <w:rPr>
          <w:lang w:val="ru-RU"/>
        </w:rPr>
      </w:pPr>
      <w:r>
        <w:rPr>
          <w:rStyle w:val="a8"/>
        </w:rPr>
        <w:annotationRef/>
      </w:r>
      <w:bookmarkStart w:id="206" w:name="OLE_LINK277"/>
      <w:bookmarkStart w:id="207" w:name="OLE_LINK278"/>
      <w:bookmarkStart w:id="208" w:name="_Hlk512889017"/>
      <w:r>
        <w:rPr>
          <w:lang w:val="ru-RU"/>
        </w:rPr>
        <w:t>Наверное глупый вопрос, но почему на сильную долю разрешены диссонансы, если в параграфе 5 они были запрещены?</w:t>
      </w:r>
      <w:bookmarkEnd w:id="206"/>
      <w:bookmarkEnd w:id="207"/>
      <w:bookmarkEnd w:id="208"/>
      <w:r w:rsidR="00AA35CD">
        <w:rPr>
          <w:lang w:val="ru-RU"/>
        </w:rPr>
        <w:t xml:space="preserve"> – Это не сильная доля</w:t>
      </w:r>
    </w:p>
  </w:comment>
  <w:comment w:id="217" w:author="Rualark Rualark" w:date="2018-10-26T09:25:00Z" w:initials="RR">
    <w:p w14:paraId="3EB134A6" w14:textId="701F5476" w:rsidR="00611878" w:rsidRDefault="00611878">
      <w:pPr>
        <w:pStyle w:val="a9"/>
        <w:rPr>
          <w:lang w:val="ru-RU"/>
        </w:rPr>
      </w:pPr>
      <w:r>
        <w:rPr>
          <w:rStyle w:val="a8"/>
        </w:rPr>
        <w:annotationRef/>
      </w:r>
      <w:r>
        <w:rPr>
          <w:lang w:val="ru-RU"/>
        </w:rPr>
        <w:t>Запрещать только в крайних голосах или во всех?</w:t>
      </w:r>
    </w:p>
    <w:p w14:paraId="7CF81B8A" w14:textId="1CA523EF" w:rsidR="00BB7EA7" w:rsidRDefault="00BB7EA7">
      <w:pPr>
        <w:pStyle w:val="a9"/>
        <w:rPr>
          <w:b/>
          <w:lang w:val="ru-RU"/>
        </w:rPr>
      </w:pPr>
      <w:r w:rsidRPr="00BB7EA7">
        <w:rPr>
          <w:b/>
          <w:lang w:val="ru-RU"/>
        </w:rPr>
        <w:t xml:space="preserve">В любых голосах это образует </w:t>
      </w:r>
      <w:r w:rsidRPr="00BB7EA7">
        <w:rPr>
          <w:b/>
        </w:rPr>
        <w:t>overlap</w:t>
      </w:r>
      <w:r w:rsidRPr="00BB7EA7">
        <w:rPr>
          <w:b/>
          <w:lang w:val="ru-RU"/>
        </w:rPr>
        <w:t xml:space="preserve">, поэтому </w:t>
      </w:r>
      <w:r w:rsidR="007B00AF">
        <w:rPr>
          <w:b/>
          <w:lang w:val="ru-RU"/>
        </w:rPr>
        <w:t xml:space="preserve">отдельного правила вводить </w:t>
      </w:r>
      <w:r w:rsidR="00021801">
        <w:rPr>
          <w:b/>
          <w:lang w:val="ru-RU"/>
        </w:rPr>
        <w:t xml:space="preserve">в теории </w:t>
      </w:r>
      <w:r w:rsidR="007B00AF">
        <w:rPr>
          <w:b/>
          <w:lang w:val="ru-RU"/>
        </w:rPr>
        <w:t xml:space="preserve">не нужно, </w:t>
      </w:r>
      <w:r w:rsidRPr="00BB7EA7">
        <w:rPr>
          <w:b/>
          <w:lang w:val="ru-RU"/>
        </w:rPr>
        <w:t xml:space="preserve">всегда </w:t>
      </w:r>
      <w:r w:rsidR="007B00AF">
        <w:rPr>
          <w:b/>
          <w:lang w:val="ru-RU"/>
        </w:rPr>
        <w:t xml:space="preserve">и так </w:t>
      </w:r>
      <w:r w:rsidR="006F63EE">
        <w:rPr>
          <w:b/>
          <w:lang w:val="ru-RU"/>
        </w:rPr>
        <w:t xml:space="preserve">будет ошибка, поскольку нельзя прямо прийти в секунду без </w:t>
      </w:r>
      <w:r w:rsidR="006F63EE">
        <w:rPr>
          <w:b/>
        </w:rPr>
        <w:t>over</w:t>
      </w:r>
      <w:r w:rsidR="00021801">
        <w:rPr>
          <w:b/>
        </w:rPr>
        <w:t>lap</w:t>
      </w:r>
      <w:r w:rsidR="00021801" w:rsidRPr="00021801">
        <w:rPr>
          <w:b/>
          <w:lang w:val="ru-RU"/>
        </w:rPr>
        <w:t>.</w:t>
      </w:r>
    </w:p>
    <w:p w14:paraId="06604C8A" w14:textId="28DC1A1B" w:rsidR="00021801" w:rsidRPr="00021801" w:rsidRDefault="00021801">
      <w:pPr>
        <w:pStyle w:val="a9"/>
        <w:rPr>
          <w:b/>
          <w:lang w:val="ru-RU"/>
        </w:rPr>
      </w:pPr>
      <w:r>
        <w:rPr>
          <w:b/>
          <w:lang w:val="ru-RU"/>
        </w:rPr>
        <w:t xml:space="preserve">Однако, для того, чтобы выделить данную ситуацию красным, нужно вводить отдельное правило. Другое дело, что поскольку прямое движение в секунду возможно только при </w:t>
      </w:r>
      <w:r>
        <w:rPr>
          <w:b/>
        </w:rPr>
        <w:t>overlap</w:t>
      </w:r>
      <w:r w:rsidRPr="00021801">
        <w:rPr>
          <w:b/>
          <w:lang w:val="ru-RU"/>
        </w:rPr>
        <w:t xml:space="preserve">, </w:t>
      </w:r>
      <w:r>
        <w:rPr>
          <w:b/>
          <w:lang w:val="ru-RU"/>
        </w:rPr>
        <w:t xml:space="preserve">должен выводиться только один флаг, с наибольшим </w:t>
      </w:r>
      <w:r>
        <w:rPr>
          <w:b/>
        </w:rPr>
        <w:t>severity</w:t>
      </w:r>
      <w:r>
        <w:rPr>
          <w:b/>
          <w:lang w:val="ru-RU"/>
        </w:rPr>
        <w:t>.</w:t>
      </w:r>
    </w:p>
  </w:comment>
  <w:comment w:id="219" w:author="Rualark Rualark" w:date="2018-10-25T21:58:00Z" w:initials="RR">
    <w:p w14:paraId="77E46CD9" w14:textId="6F561F53" w:rsidR="00271D00" w:rsidRDefault="00271D00">
      <w:pPr>
        <w:pStyle w:val="a9"/>
        <w:rPr>
          <w:rStyle w:val="a8"/>
          <w:b/>
          <w:lang w:val="ru-RU"/>
        </w:rPr>
      </w:pPr>
      <w:r>
        <w:rPr>
          <w:rStyle w:val="a8"/>
        </w:rPr>
        <w:annotationRef/>
      </w:r>
      <w:r w:rsidRPr="00DE2DBD">
        <w:rPr>
          <w:rStyle w:val="a8"/>
          <w:b/>
          <w:lang w:val="ru-RU"/>
        </w:rPr>
        <w:t xml:space="preserve">Разрешено и в двух голосах при отсутствии </w:t>
      </w:r>
      <w:r w:rsidRPr="00DE2DBD">
        <w:rPr>
          <w:rStyle w:val="a8"/>
          <w:b/>
        </w:rPr>
        <w:t>cantus</w:t>
      </w:r>
      <w:r w:rsidRPr="00DE2DBD">
        <w:rPr>
          <w:rStyle w:val="a8"/>
          <w:b/>
          <w:lang w:val="ru-RU"/>
        </w:rPr>
        <w:t xml:space="preserve"> (</w:t>
      </w:r>
      <w:r w:rsidRPr="00DE2DBD">
        <w:rPr>
          <w:rStyle w:val="a8"/>
          <w:b/>
        </w:rPr>
        <w:t>fleuri</w:t>
      </w:r>
      <w:r w:rsidRPr="00DE2DBD">
        <w:rPr>
          <w:rStyle w:val="a8"/>
          <w:b/>
          <w:lang w:val="ru-RU"/>
        </w:rPr>
        <w:t>).</w:t>
      </w:r>
    </w:p>
    <w:p w14:paraId="55FCACE9" w14:textId="1DAE2090" w:rsidR="00DE2DBD" w:rsidRPr="00DE2DBD" w:rsidRDefault="00DE2DBD">
      <w:pPr>
        <w:pStyle w:val="a9"/>
        <w:rPr>
          <w:lang w:val="ru-RU"/>
        </w:rPr>
      </w:pPr>
      <w:r w:rsidRPr="00DE2DBD">
        <w:rPr>
          <w:rStyle w:val="a8"/>
          <w:lang w:val="ru-RU"/>
        </w:rPr>
        <w:t>Как переписать</w:t>
      </w:r>
      <w:r w:rsidR="002E5016">
        <w:rPr>
          <w:rStyle w:val="a8"/>
          <w:lang w:val="ru-RU"/>
        </w:rPr>
        <w:t xml:space="preserve"> правило</w:t>
      </w:r>
      <w:r w:rsidRPr="00DE2DBD">
        <w:rPr>
          <w:rStyle w:val="a8"/>
          <w:lang w:val="ru-RU"/>
        </w:rPr>
        <w:t>?</w:t>
      </w:r>
    </w:p>
  </w:comment>
  <w:comment w:id="223" w:author="Rualark Rualark" w:date="2018-08-23T10:38:00Z" w:initials="RR">
    <w:p w14:paraId="32E90EA3" w14:textId="58FEDF8D" w:rsidR="00F30E3B" w:rsidRPr="00F30E3B" w:rsidRDefault="00F30E3B">
      <w:pPr>
        <w:pStyle w:val="a9"/>
        <w:rPr>
          <w:lang w:val="ru-RU"/>
        </w:rPr>
      </w:pPr>
      <w:r>
        <w:rPr>
          <w:rStyle w:val="a8"/>
        </w:rPr>
        <w:annotationRef/>
      </w:r>
      <w:r>
        <w:rPr>
          <w:lang w:val="ru-RU"/>
        </w:rPr>
        <w:t xml:space="preserve">В этом случае нарушается правило, что голос должен начинаться с ноты </w:t>
      </w:r>
      <w:r>
        <w:t>I</w:t>
      </w:r>
      <w:r w:rsidRPr="00F30E3B">
        <w:rPr>
          <w:lang w:val="ru-RU"/>
        </w:rPr>
        <w:t xml:space="preserve">, </w:t>
      </w:r>
      <w:r>
        <w:t>V</w:t>
      </w:r>
      <w:r>
        <w:rPr>
          <w:lang w:val="ru-RU"/>
        </w:rPr>
        <w:t xml:space="preserve"> ступени или </w:t>
      </w:r>
      <w:r>
        <w:t>III</w:t>
      </w:r>
      <w:r w:rsidRPr="00F30E3B">
        <w:rPr>
          <w:lang w:val="ru-RU"/>
        </w:rPr>
        <w:t xml:space="preserve"> </w:t>
      </w:r>
      <w:r>
        <w:rPr>
          <w:lang w:val="ru-RU"/>
        </w:rPr>
        <w:t>синкопы</w:t>
      </w:r>
    </w:p>
  </w:comment>
  <w:comment w:id="224" w:author="Rualark Rualark" w:date="2018-04-30T22:52:00Z" w:initials="RR">
    <w:p w14:paraId="0FC0A537" w14:textId="112F3F5D" w:rsidR="004F203A" w:rsidRPr="00A665AE" w:rsidRDefault="004F203A">
      <w:pPr>
        <w:pStyle w:val="a9"/>
        <w:rPr>
          <w:lang w:val="ru-RU"/>
        </w:rPr>
      </w:pPr>
      <w:r>
        <w:rPr>
          <w:rStyle w:val="a8"/>
        </w:rPr>
        <w:annotationRef/>
      </w:r>
      <w:r w:rsidR="008B65B9">
        <w:rPr>
          <w:lang w:val="ru-RU"/>
        </w:rPr>
        <w:t>В двух голосах это должно быть запрещено, н</w:t>
      </w:r>
      <w:r w:rsidR="005D24C6">
        <w:rPr>
          <w:lang w:val="ru-RU"/>
        </w:rPr>
        <w:t>о здесь написано, что разрешено, т.к. требование к третьему голосу вводится только в следующем абзаце.</w:t>
      </w:r>
      <w:r w:rsidR="00A665AE">
        <w:rPr>
          <w:lang w:val="ru-RU"/>
        </w:rPr>
        <w:t xml:space="preserve"> </w:t>
      </w:r>
      <w:r w:rsidR="00A665AE" w:rsidRPr="001F7897">
        <w:rPr>
          <w:b/>
          <w:lang w:val="ru-RU"/>
        </w:rPr>
        <w:t xml:space="preserve">В двухголосье это возможно только если диссонанс с голосом, не являющимся </w:t>
      </w:r>
      <w:r w:rsidR="00A665AE" w:rsidRPr="001F7897">
        <w:rPr>
          <w:b/>
        </w:rPr>
        <w:t>CF</w:t>
      </w:r>
      <w:r w:rsidR="00A665AE" w:rsidRPr="001F7897">
        <w:rPr>
          <w:b/>
          <w:lang w:val="ru-RU"/>
        </w:rPr>
        <w:t>.</w:t>
      </w:r>
    </w:p>
  </w:comment>
  <w:comment w:id="227" w:author="Rualark Rualark" w:date="2018-08-26T19:31:00Z" w:initials="RR">
    <w:p w14:paraId="70A2A618" w14:textId="03127556" w:rsidR="00622547" w:rsidRPr="00622547" w:rsidRDefault="00622547">
      <w:pPr>
        <w:pStyle w:val="a9"/>
        <w:rPr>
          <w:lang w:val="ru-RU"/>
        </w:rPr>
      </w:pPr>
      <w:r>
        <w:rPr>
          <w:rStyle w:val="a8"/>
        </w:rPr>
        <w:annotationRef/>
      </w:r>
      <w:r>
        <w:rPr>
          <w:rStyle w:val="a8"/>
          <w:lang w:val="ru-RU"/>
        </w:rPr>
        <w:t>Добавить правило?</w:t>
      </w:r>
      <w:r w:rsidR="00A20080">
        <w:rPr>
          <w:rStyle w:val="a8"/>
          <w:lang w:val="ru-RU"/>
        </w:rPr>
        <w:t xml:space="preserve"> </w:t>
      </w:r>
      <w:r w:rsidR="00A14633">
        <w:rPr>
          <w:rStyle w:val="a8"/>
          <w:b/>
          <w:lang w:val="ru-RU"/>
        </w:rPr>
        <w:t>Нет.</w:t>
      </w:r>
    </w:p>
  </w:comment>
  <w:comment w:id="228" w:author="Rualark Rualark" w:date="2018-04-30T22:50:00Z" w:initials="RR">
    <w:p w14:paraId="14753C19" w14:textId="703EEF1C" w:rsidR="00091651" w:rsidRPr="00091651" w:rsidRDefault="00091651">
      <w:pPr>
        <w:pStyle w:val="a9"/>
        <w:rPr>
          <w:lang w:val="ru-RU"/>
        </w:rPr>
      </w:pPr>
      <w:r>
        <w:rPr>
          <w:rStyle w:val="a8"/>
        </w:rPr>
        <w:annotationRef/>
      </w:r>
      <w:r>
        <w:t>MGen</w:t>
      </w:r>
      <w:r w:rsidRPr="00091651">
        <w:rPr>
          <w:lang w:val="ru-RU"/>
        </w:rPr>
        <w:t xml:space="preserve">: </w:t>
      </w:r>
      <w:r>
        <w:rPr>
          <w:lang w:val="ru-RU"/>
        </w:rPr>
        <w:t>нет разделения на сильное и слабое время. Разрешено 2 октавы и секунда, а также 2 октавы и терция на протяжении 3 нот</w:t>
      </w:r>
      <w:r w:rsidR="00E50A8C">
        <w:rPr>
          <w:lang w:val="ru-RU"/>
        </w:rPr>
        <w:t>.</w:t>
      </w:r>
      <w:r w:rsidR="009E5D1A">
        <w:rPr>
          <w:lang w:val="ru-RU"/>
        </w:rPr>
        <w:t xml:space="preserve"> Ок, но нужен анализ голосов.</w:t>
      </w:r>
    </w:p>
  </w:comment>
  <w:comment w:id="229" w:author="Rualark Rualark" w:date="2018-04-30T23:04:00Z" w:initials="RR">
    <w:p w14:paraId="4A39F6ED" w14:textId="2D175A9E" w:rsidR="00054A42" w:rsidRPr="00054A42" w:rsidRDefault="00054A42">
      <w:pPr>
        <w:pStyle w:val="a9"/>
        <w:rPr>
          <w:lang w:val="ru-RU"/>
        </w:rPr>
      </w:pPr>
      <w:r>
        <w:rPr>
          <w:rStyle w:val="a8"/>
        </w:rPr>
        <w:annotationRef/>
      </w:r>
      <w:r>
        <w:t>MGen</w:t>
      </w:r>
      <w:r w:rsidRPr="00054A42">
        <w:rPr>
          <w:lang w:val="ru-RU"/>
        </w:rPr>
        <w:t xml:space="preserve">: </w:t>
      </w:r>
      <w:r>
        <w:rPr>
          <w:lang w:val="ru-RU"/>
        </w:rPr>
        <w:t>Пересечения запрещены и не могут быть даже загружены.</w:t>
      </w:r>
      <w:r w:rsidR="0030023C">
        <w:rPr>
          <w:lang w:val="ru-RU"/>
        </w:rPr>
        <w:t xml:space="preserve"> Для 2 голосов это ограничение адекватное, а дальше нужно будет его снимать.</w:t>
      </w:r>
    </w:p>
  </w:comment>
  <w:comment w:id="244" w:author="Rualark Rualark" w:date="2018-05-03T23:39:00Z" w:initials="RR">
    <w:p w14:paraId="329265B2" w14:textId="68B7E04C" w:rsidR="0070713E" w:rsidRPr="00A0632E" w:rsidRDefault="0070713E">
      <w:pPr>
        <w:pStyle w:val="a9"/>
        <w:rPr>
          <w:lang w:val="ru-RU"/>
        </w:rPr>
      </w:pPr>
      <w:r>
        <w:rPr>
          <w:rStyle w:val="a8"/>
        </w:rPr>
        <w:annotationRef/>
      </w:r>
      <w:r w:rsidR="00F0000F">
        <w:rPr>
          <w:rStyle w:val="a8"/>
          <w:lang w:val="ru-RU"/>
        </w:rPr>
        <w:t xml:space="preserve">MGen: </w:t>
      </w:r>
      <w:r w:rsidR="00F0000F" w:rsidRPr="00A0632E">
        <w:rPr>
          <w:rStyle w:val="a8"/>
          <w:lang w:val="ru-RU"/>
        </w:rPr>
        <w:t>нельзя</w:t>
      </w:r>
    </w:p>
  </w:comment>
  <w:comment w:id="251" w:author="Rualark Rualark" w:date="2018-05-13T14:21:00Z" w:initials="RR">
    <w:p w14:paraId="4A945C43" w14:textId="79EF1E5A" w:rsidR="000F363C" w:rsidRDefault="000F363C">
      <w:pPr>
        <w:pStyle w:val="a9"/>
        <w:rPr>
          <w:lang w:val="ru-RU"/>
        </w:rPr>
      </w:pPr>
      <w:r>
        <w:rPr>
          <w:rStyle w:val="a8"/>
        </w:rPr>
        <w:annotationRef/>
      </w:r>
      <w:r>
        <w:t>MGen</w:t>
      </w:r>
      <w:r w:rsidRPr="000F363C">
        <w:rPr>
          <w:lang w:val="ru-RU"/>
        </w:rPr>
        <w:t>: есть други</w:t>
      </w:r>
      <w:r>
        <w:rPr>
          <w:lang w:val="ru-RU"/>
        </w:rPr>
        <w:t>е правила:</w:t>
      </w:r>
    </w:p>
    <w:p w14:paraId="3DA97AA8" w14:textId="29D34F22" w:rsidR="000F363C" w:rsidRDefault="000F363C">
      <w:pPr>
        <w:pStyle w:val="a9"/>
        <w:rPr>
          <w:lang w:val="ru-RU"/>
        </w:rPr>
      </w:pPr>
    </w:p>
    <w:p w14:paraId="2A8F857F" w14:textId="37E79AC2" w:rsidR="000F363C" w:rsidRDefault="000F363C">
      <w:pPr>
        <w:pStyle w:val="a9"/>
        <w:rPr>
          <w:lang w:val="ru-RU"/>
        </w:rPr>
      </w:pPr>
      <w:r>
        <w:rPr>
          <w:lang w:val="ru-RU"/>
        </w:rPr>
        <w:t>- запрещено движение в унисон из любой секунды, а не только из малой</w:t>
      </w:r>
    </w:p>
    <w:p w14:paraId="775A1A73" w14:textId="4D96E2CA" w:rsidR="000F363C" w:rsidRDefault="000F363C">
      <w:pPr>
        <w:pStyle w:val="a9"/>
        <w:rPr>
          <w:lang w:val="ru-RU"/>
        </w:rPr>
      </w:pPr>
      <w:r>
        <w:rPr>
          <w:lang w:val="ru-RU"/>
        </w:rPr>
        <w:t>- запрещено движение из унисона в малую секунду</w:t>
      </w:r>
    </w:p>
    <w:p w14:paraId="30874270" w14:textId="26652A7B" w:rsidR="000F363C" w:rsidRDefault="000F363C">
      <w:pPr>
        <w:pStyle w:val="a9"/>
        <w:rPr>
          <w:lang w:val="ru-RU"/>
        </w:rPr>
      </w:pPr>
      <w:r>
        <w:rPr>
          <w:lang w:val="ru-RU"/>
        </w:rPr>
        <w:t>- противоположное движение в унисон запрещено, т.к. пока только 2 голоса, где такое движение возможно только на сильную долю. При развитии на 3 голоса нужно будет разрешить.</w:t>
      </w:r>
    </w:p>
    <w:p w14:paraId="19E762CA" w14:textId="5CC599E6" w:rsidR="000F363C" w:rsidRDefault="000F363C">
      <w:pPr>
        <w:pStyle w:val="a9"/>
        <w:rPr>
          <w:lang w:val="ru-RU"/>
        </w:rPr>
      </w:pPr>
    </w:p>
    <w:p w14:paraId="23AE0770" w14:textId="6A4DB7F4" w:rsidR="000F363C" w:rsidRDefault="000F363C">
      <w:pPr>
        <w:pStyle w:val="a9"/>
        <w:rPr>
          <w:lang w:val="ru-RU"/>
        </w:rPr>
      </w:pPr>
      <w:r>
        <w:rPr>
          <w:lang w:val="ru-RU"/>
        </w:rPr>
        <w:t>Что нужно сделать:</w:t>
      </w:r>
    </w:p>
    <w:p w14:paraId="4296FAD6" w14:textId="3521AC80" w:rsidR="000F363C" w:rsidRDefault="000F363C">
      <w:pPr>
        <w:pStyle w:val="a9"/>
        <w:rPr>
          <w:lang w:val="ru-RU"/>
        </w:rPr>
      </w:pPr>
    </w:p>
    <w:p w14:paraId="67E36C49" w14:textId="5EF66AE4" w:rsidR="000F363C" w:rsidRPr="001B139A" w:rsidRDefault="000F363C">
      <w:pPr>
        <w:pStyle w:val="a9"/>
        <w:rPr>
          <w:b/>
          <w:lang w:val="ru-RU"/>
        </w:rPr>
      </w:pPr>
      <w:r w:rsidRPr="001B139A">
        <w:rPr>
          <w:b/>
          <w:lang w:val="ru-RU"/>
        </w:rPr>
        <w:t xml:space="preserve">- </w:t>
      </w:r>
      <w:r w:rsidR="001B139A" w:rsidRPr="001B139A">
        <w:rPr>
          <w:b/>
          <w:lang w:val="ru-RU"/>
        </w:rPr>
        <w:t xml:space="preserve">косвенное </w:t>
      </w:r>
      <w:r w:rsidR="00A203FA" w:rsidRPr="001B139A">
        <w:rPr>
          <w:b/>
          <w:lang w:val="ru-RU"/>
        </w:rPr>
        <w:t xml:space="preserve">из малой секунды в унисон – </w:t>
      </w:r>
      <w:r w:rsidR="00A86999">
        <w:rPr>
          <w:b/>
          <w:lang w:val="ru-RU"/>
        </w:rPr>
        <w:t>красное</w:t>
      </w:r>
    </w:p>
    <w:p w14:paraId="2762C3F8" w14:textId="445A9AAA" w:rsidR="00A203FA" w:rsidRPr="00A86999" w:rsidRDefault="00A203FA">
      <w:pPr>
        <w:pStyle w:val="a9"/>
        <w:rPr>
          <w:b/>
          <w:lang w:val="ru-RU"/>
        </w:rPr>
      </w:pPr>
      <w:r w:rsidRPr="001B139A">
        <w:rPr>
          <w:b/>
          <w:lang w:val="ru-RU"/>
        </w:rPr>
        <w:t xml:space="preserve">- </w:t>
      </w:r>
      <w:r w:rsidR="001B139A" w:rsidRPr="001B139A">
        <w:rPr>
          <w:b/>
          <w:lang w:val="ru-RU"/>
        </w:rPr>
        <w:t xml:space="preserve">косвенное </w:t>
      </w:r>
      <w:r w:rsidRPr="001B139A">
        <w:rPr>
          <w:b/>
          <w:lang w:val="ru-RU"/>
        </w:rPr>
        <w:t xml:space="preserve">из большой секунды в унисон – </w:t>
      </w:r>
      <w:r w:rsidR="00A86999">
        <w:rPr>
          <w:b/>
          <w:lang w:val="ru-RU"/>
        </w:rPr>
        <w:t xml:space="preserve">зеленое </w:t>
      </w:r>
      <w:r w:rsidR="0022030E">
        <w:rPr>
          <w:b/>
          <w:lang w:val="ru-RU"/>
        </w:rPr>
        <w:t>разрешено</w:t>
      </w:r>
    </w:p>
    <w:p w14:paraId="6092DDE5" w14:textId="52D264D4" w:rsidR="00A203FA" w:rsidRPr="001B139A" w:rsidRDefault="00A203FA">
      <w:pPr>
        <w:pStyle w:val="a9"/>
        <w:rPr>
          <w:b/>
          <w:lang w:val="ru-RU"/>
        </w:rPr>
      </w:pPr>
      <w:r w:rsidRPr="001B139A">
        <w:rPr>
          <w:b/>
          <w:lang w:val="ru-RU"/>
        </w:rPr>
        <w:t>- запретить прямое движение в унисон</w:t>
      </w:r>
    </w:p>
    <w:p w14:paraId="12F1F949" w14:textId="5A1F9696" w:rsidR="000F363C" w:rsidRPr="00C15303" w:rsidRDefault="001B139A">
      <w:pPr>
        <w:pStyle w:val="a9"/>
        <w:rPr>
          <w:lang w:val="ru-RU"/>
        </w:rPr>
      </w:pPr>
      <w:r w:rsidRPr="00C15303">
        <w:rPr>
          <w:b/>
          <w:lang w:val="ru-RU"/>
        </w:rPr>
        <w:t>- противоположное движение в унисон разрешено</w:t>
      </w:r>
    </w:p>
  </w:comment>
  <w:comment w:id="254" w:author="Rualark Rualark" w:date="2018-05-13T14:28:00Z" w:initials="RR">
    <w:p w14:paraId="03830385" w14:textId="69FFC8B3" w:rsidR="00181962" w:rsidRPr="00181962" w:rsidRDefault="00181962">
      <w:pPr>
        <w:pStyle w:val="a9"/>
        <w:rPr>
          <w:lang w:val="ru-RU"/>
        </w:rPr>
      </w:pPr>
      <w:r>
        <w:rPr>
          <w:rStyle w:val="a8"/>
        </w:rPr>
        <w:annotationRef/>
      </w:r>
      <w:r>
        <w:t>MGen</w:t>
      </w:r>
      <w:r w:rsidRPr="00181962">
        <w:rPr>
          <w:lang w:val="ru-RU"/>
        </w:rPr>
        <w:t>:</w:t>
      </w:r>
    </w:p>
    <w:p w14:paraId="14C36295" w14:textId="26A9A2A8" w:rsidR="00181962" w:rsidRPr="006B3D58" w:rsidRDefault="00181962">
      <w:pPr>
        <w:pStyle w:val="a9"/>
        <w:rPr>
          <w:b/>
          <w:lang w:val="ru-RU"/>
        </w:rPr>
      </w:pPr>
      <w:r w:rsidRPr="006B3D58">
        <w:rPr>
          <w:b/>
          <w:lang w:val="ru-RU"/>
        </w:rPr>
        <w:t>- удалить правило запрета движения из унисона в малую секунду</w:t>
      </w:r>
    </w:p>
  </w:comment>
  <w:comment w:id="281" w:author="Rualark Rualark" w:date="2018-10-31T22:31:00Z" w:initials="RR">
    <w:p w14:paraId="27E813D4" w14:textId="2017737E" w:rsidR="006C318F" w:rsidRPr="006C318F" w:rsidRDefault="006C318F">
      <w:pPr>
        <w:pStyle w:val="a9"/>
        <w:rPr>
          <w:lang w:val="ru-RU"/>
        </w:rPr>
      </w:pPr>
      <w:r>
        <w:rPr>
          <w:rStyle w:val="a8"/>
        </w:rPr>
        <w:annotationRef/>
      </w:r>
      <w:r>
        <w:rPr>
          <w:lang w:val="ru-RU"/>
        </w:rPr>
        <w:t>Добавить такое правило?</w:t>
      </w:r>
    </w:p>
  </w:comment>
  <w:comment w:id="369" w:author="Rualark Rualark" w:date="2018-05-05T20:45:00Z" w:initials="RR">
    <w:p w14:paraId="3531897F" w14:textId="14FE2550" w:rsidR="0021356F" w:rsidRPr="0021356F" w:rsidRDefault="0021356F">
      <w:pPr>
        <w:pStyle w:val="a9"/>
        <w:rPr>
          <w:lang w:val="ru-RU"/>
        </w:rPr>
      </w:pPr>
      <w:r>
        <w:rPr>
          <w:rStyle w:val="a8"/>
        </w:rPr>
        <w:annotationRef/>
      </w:r>
      <w:r>
        <w:rPr>
          <w:lang w:val="ru-RU"/>
        </w:rPr>
        <w:t>В этом исключении написаны цифры 5 и 6</w:t>
      </w:r>
      <w:r w:rsidR="00421BC9">
        <w:rPr>
          <w:lang w:val="ru-RU"/>
        </w:rPr>
        <w:t xml:space="preserve"> (5 обозначает основной вид аккорда). Галлон считает это двумя аккордами, но на самом деле это уточнение обращение одного и того же аккорда.</w:t>
      </w:r>
    </w:p>
  </w:comment>
  <w:comment w:id="372" w:author="Rualark Rualark" w:date="2018-08-11T19:12:00Z" w:initials="RR">
    <w:p w14:paraId="19BA0F02" w14:textId="33C8030C" w:rsidR="00B54AFD" w:rsidRPr="001F7897" w:rsidRDefault="00B54AFD">
      <w:pPr>
        <w:pStyle w:val="a9"/>
        <w:rPr>
          <w:lang w:val="ru-RU"/>
        </w:rPr>
      </w:pPr>
      <w:r>
        <w:rPr>
          <w:rStyle w:val="a8"/>
        </w:rPr>
        <w:annotationRef/>
      </w:r>
      <w:r>
        <w:rPr>
          <w:rStyle w:val="a8"/>
          <w:lang w:val="ru-RU"/>
        </w:rPr>
        <w:t xml:space="preserve">Начиная с 3 голосов, можно заканчивать на </w:t>
      </w:r>
      <w:r>
        <w:rPr>
          <w:rStyle w:val="a8"/>
        </w:rPr>
        <w:t>I</w:t>
      </w:r>
      <w:r w:rsidRPr="00B54AFD">
        <w:rPr>
          <w:rStyle w:val="a8"/>
          <w:lang w:val="ru-RU"/>
        </w:rPr>
        <w:t xml:space="preserve"> </w:t>
      </w:r>
      <w:r>
        <w:rPr>
          <w:rStyle w:val="a8"/>
          <w:lang w:val="ru-RU"/>
        </w:rPr>
        <w:t xml:space="preserve">или </w:t>
      </w:r>
      <w:r>
        <w:rPr>
          <w:rStyle w:val="a8"/>
        </w:rPr>
        <w:t>V</w:t>
      </w:r>
      <w:r w:rsidRPr="00B54AFD">
        <w:rPr>
          <w:rStyle w:val="a8"/>
          <w:lang w:val="ru-RU"/>
        </w:rPr>
        <w:t xml:space="preserve"> </w:t>
      </w:r>
      <w:r>
        <w:rPr>
          <w:rStyle w:val="a8"/>
          <w:lang w:val="ru-RU"/>
        </w:rPr>
        <w:t xml:space="preserve">ступень во внутренних голосах. Во внешних голосах только ступень </w:t>
      </w:r>
      <w:r>
        <w:rPr>
          <w:rStyle w:val="a8"/>
        </w:rPr>
        <w:t>I</w:t>
      </w:r>
      <w:r w:rsidRPr="001F7897">
        <w:rPr>
          <w:rStyle w:val="a8"/>
          <w:lang w:val="ru-RU"/>
        </w:rPr>
        <w:t>.</w:t>
      </w:r>
    </w:p>
  </w:comment>
  <w:comment w:id="373" w:author="Rualark Rualark" w:date="2018-08-11T19:07:00Z" w:initials="RR">
    <w:p w14:paraId="0CB63DF7" w14:textId="3093C259" w:rsidR="00B54AFD" w:rsidRPr="00B54AFD" w:rsidRDefault="00B54AFD">
      <w:pPr>
        <w:pStyle w:val="a9"/>
        <w:rPr>
          <w:lang w:val="ru-RU"/>
        </w:rPr>
      </w:pPr>
      <w:r>
        <w:rPr>
          <w:rStyle w:val="a8"/>
        </w:rPr>
        <w:annotationRef/>
      </w:r>
      <w:r>
        <w:rPr>
          <w:lang w:val="ru-RU"/>
        </w:rPr>
        <w:t>И больше 3 голосов тоже</w:t>
      </w:r>
    </w:p>
  </w:comment>
  <w:comment w:id="374" w:author="Rualark Rualark" w:date="2018-08-11T19:06:00Z" w:initials="RR">
    <w:p w14:paraId="3C7204B9" w14:textId="153BC8AA" w:rsidR="00300B10" w:rsidRPr="00300B10" w:rsidRDefault="00300B10">
      <w:pPr>
        <w:pStyle w:val="a9"/>
        <w:rPr>
          <w:lang w:val="ru-RU"/>
        </w:rPr>
      </w:pPr>
      <w:r>
        <w:rPr>
          <w:rStyle w:val="a8"/>
        </w:rPr>
        <w:annotationRef/>
      </w:r>
      <w:r>
        <w:rPr>
          <w:lang w:val="ru-RU"/>
        </w:rPr>
        <w:t>А также целой</w:t>
      </w:r>
    </w:p>
  </w:comment>
  <w:comment w:id="375" w:author="Rualark Rualark" w:date="2018-08-11T19:08:00Z" w:initials="RR">
    <w:p w14:paraId="55C2554C" w14:textId="02412F23" w:rsidR="00B54AFD" w:rsidRPr="00B54AFD" w:rsidRDefault="00B54AFD">
      <w:pPr>
        <w:pStyle w:val="a9"/>
        <w:rPr>
          <w:lang w:val="ru-RU"/>
        </w:rPr>
      </w:pPr>
      <w:r>
        <w:rPr>
          <w:rStyle w:val="a8"/>
        </w:rPr>
        <w:annotationRef/>
      </w:r>
      <w:r>
        <w:rPr>
          <w:lang w:val="ru-RU"/>
        </w:rPr>
        <w:t>Это можно допустить и в двух голосах</w:t>
      </w:r>
    </w:p>
  </w:comment>
  <w:comment w:id="376" w:author="Rualark Rualark" w:date="2018-05-13T15:21:00Z" w:initials="RR">
    <w:p w14:paraId="0614A973" w14:textId="3FC5E8CA" w:rsidR="00FF5B3D" w:rsidRPr="00AE11C6" w:rsidRDefault="00FF5B3D">
      <w:pPr>
        <w:pStyle w:val="a9"/>
        <w:rPr>
          <w:lang w:val="ru-RU"/>
        </w:rPr>
      </w:pPr>
      <w:r>
        <w:rPr>
          <w:rStyle w:val="a8"/>
        </w:rPr>
        <w:annotationRef/>
      </w:r>
      <w:r>
        <w:t>MGen</w:t>
      </w:r>
      <w:r w:rsidRPr="004D5AB7">
        <w:rPr>
          <w:lang w:val="ru-RU"/>
        </w:rPr>
        <w:t xml:space="preserve">: </w:t>
      </w:r>
      <w:r w:rsidR="00AE11C6">
        <w:rPr>
          <w:lang w:val="ru-RU"/>
        </w:rPr>
        <w:t xml:space="preserve">всегда разрешено начало </w:t>
      </w:r>
      <w:r w:rsidR="00AE11C6">
        <w:t>I</w:t>
      </w:r>
      <w:r w:rsidR="00AE11C6" w:rsidRPr="00AE11C6">
        <w:rPr>
          <w:lang w:val="ru-RU"/>
        </w:rPr>
        <w:t>-</w:t>
      </w:r>
      <w:r w:rsidR="00AE11C6">
        <w:t>III</w:t>
      </w:r>
      <w:r w:rsidR="00AE11C6" w:rsidRPr="00AE11C6">
        <w:rPr>
          <w:lang w:val="ru-RU"/>
        </w:rPr>
        <w:t xml:space="preserve">, </w:t>
      </w:r>
      <w:r w:rsidR="00AE11C6">
        <w:rPr>
          <w:lang w:val="ru-RU"/>
        </w:rPr>
        <w:t xml:space="preserve">запрещено </w:t>
      </w:r>
      <w:r w:rsidR="00AE11C6">
        <w:t>III</w:t>
      </w:r>
      <w:r w:rsidR="00AE11C6" w:rsidRPr="00AE11C6">
        <w:rPr>
          <w:lang w:val="ru-RU"/>
        </w:rPr>
        <w:t>-</w:t>
      </w:r>
      <w:r w:rsidR="00AE11C6">
        <w:t>I</w:t>
      </w:r>
      <w:r w:rsidR="00D41C84" w:rsidRPr="00D41C84">
        <w:rPr>
          <w:lang w:val="ru-RU"/>
        </w:rPr>
        <w:t xml:space="preserve"> (это и у Галлона всегда запрещено)</w:t>
      </w:r>
      <w:r w:rsidR="00AE11C6" w:rsidRPr="00DD2566">
        <w:rPr>
          <w:lang w:val="ru-RU"/>
        </w:rPr>
        <w:t>.</w:t>
      </w:r>
    </w:p>
  </w:comment>
  <w:comment w:id="377" w:author="Rualark Rualark" w:date="2018-05-05T20:04:00Z" w:initials="RR">
    <w:p w14:paraId="4A09F2CD" w14:textId="255ED810" w:rsidR="00553DA2" w:rsidRPr="00D92CAE" w:rsidRDefault="00553DA2">
      <w:pPr>
        <w:pStyle w:val="a9"/>
        <w:rPr>
          <w:lang w:val="ru-RU"/>
        </w:rPr>
      </w:pPr>
      <w:r>
        <w:rPr>
          <w:rStyle w:val="a8"/>
        </w:rPr>
        <w:annotationRef/>
      </w:r>
      <w:r>
        <w:t>MGen</w:t>
      </w:r>
      <w:r w:rsidRPr="005C7587">
        <w:rPr>
          <w:lang w:val="ru-RU"/>
        </w:rPr>
        <w:t xml:space="preserve">: </w:t>
      </w:r>
      <w:r w:rsidR="00D92CAE">
        <w:rPr>
          <w:lang w:val="ru-RU"/>
        </w:rPr>
        <w:t xml:space="preserve">правила немного по-другому сформулированы, но приводят к такому же результату: разрешено два аккорда, из которых первый может быть </w:t>
      </w:r>
      <w:r w:rsidR="00D92CAE">
        <w:t>II</w:t>
      </w:r>
      <w:r w:rsidR="00D92CAE" w:rsidRPr="00D92CAE">
        <w:rPr>
          <w:lang w:val="ru-RU"/>
        </w:rPr>
        <w:t>.</w:t>
      </w:r>
    </w:p>
  </w:comment>
  <w:comment w:id="382" w:author="Rualark Rualark" w:date="2018-05-05T20:54:00Z" w:initials="RR">
    <w:p w14:paraId="70900327" w14:textId="3C054EB4" w:rsidR="00694745" w:rsidRPr="00E40561" w:rsidRDefault="00694745">
      <w:pPr>
        <w:pStyle w:val="a9"/>
        <w:rPr>
          <w:lang w:val="ru-RU"/>
        </w:rPr>
      </w:pPr>
      <w:r>
        <w:rPr>
          <w:rStyle w:val="a8"/>
        </w:rPr>
        <w:annotationRef/>
      </w:r>
      <w:r w:rsidR="00E40561">
        <w:rPr>
          <w:rStyle w:val="a8"/>
          <w:lang w:val="ru-RU"/>
        </w:rPr>
        <w:t>Больше трех голосов это уже будет нежелательно, т.к. будет утроение нот.</w:t>
      </w:r>
    </w:p>
  </w:comment>
  <w:comment w:id="385" w:author="Rualark Rualark" w:date="2018-05-13T18:13:00Z" w:initials="RR">
    <w:p w14:paraId="63BD005C" w14:textId="5ED7512A" w:rsidR="00DD2566" w:rsidRPr="004074AA" w:rsidRDefault="00DD2566">
      <w:pPr>
        <w:pStyle w:val="a9"/>
        <w:rPr>
          <w:lang w:val="ru-RU"/>
        </w:rPr>
      </w:pPr>
      <w:r>
        <w:rPr>
          <w:rStyle w:val="a8"/>
        </w:rPr>
        <w:annotationRef/>
      </w:r>
      <w:r>
        <w:t>MGen</w:t>
      </w:r>
      <w:r w:rsidRPr="004074AA">
        <w:rPr>
          <w:lang w:val="ru-RU"/>
        </w:rPr>
        <w:t xml:space="preserve">: </w:t>
      </w:r>
      <w:r>
        <w:rPr>
          <w:lang w:val="ru-RU"/>
        </w:rPr>
        <w:t xml:space="preserve">разрешено только в случае </w:t>
      </w:r>
      <w:r w:rsidRPr="004074AA">
        <w:rPr>
          <w:lang w:val="ru-RU"/>
        </w:rPr>
        <w:t>5</w:t>
      </w:r>
      <w:r w:rsidRPr="00DD2566">
        <w:rPr>
          <w:vertAlign w:val="superscript"/>
        </w:rPr>
        <w:t>th</w:t>
      </w:r>
      <w:r w:rsidRPr="004074AA">
        <w:rPr>
          <w:lang w:val="ru-RU"/>
        </w:rPr>
        <w:t>-6</w:t>
      </w:r>
      <w:r w:rsidRPr="00DD2566">
        <w:rPr>
          <w:vertAlign w:val="superscript"/>
        </w:rPr>
        <w:t>th</w:t>
      </w:r>
      <w:r w:rsidRPr="004074AA">
        <w:rPr>
          <w:lang w:val="ru-RU"/>
        </w:rPr>
        <w:t xml:space="preserve"> </w:t>
      </w:r>
    </w:p>
  </w:comment>
  <w:comment w:id="386" w:author="Rualark Rualark" w:date="2018-05-05T22:00:00Z" w:initials="RR">
    <w:p w14:paraId="1758AC97" w14:textId="3DA5BDAD" w:rsidR="00FA47E1" w:rsidRPr="00512B8A" w:rsidRDefault="00FA47E1">
      <w:pPr>
        <w:pStyle w:val="a9"/>
        <w:rPr>
          <w:lang w:val="ru-RU"/>
        </w:rPr>
      </w:pPr>
      <w:r>
        <w:rPr>
          <w:rStyle w:val="a8"/>
        </w:rPr>
        <w:annotationRef/>
      </w:r>
      <w:r w:rsidR="00512B8A">
        <w:rPr>
          <w:rStyle w:val="a8"/>
          <w:lang w:val="ru-RU"/>
        </w:rPr>
        <w:t>Дополнительные правила вводить не нужно, т.к. уже правила мелодического минора его запрещают.</w:t>
      </w:r>
    </w:p>
  </w:comment>
  <w:comment w:id="387" w:author="Rualark Rualark" w:date="2018-05-05T21:58:00Z" w:initials="RR">
    <w:p w14:paraId="4E381EEA" w14:textId="26050205" w:rsidR="00FA47E1" w:rsidRDefault="00FA47E1">
      <w:pPr>
        <w:pStyle w:val="a9"/>
        <w:rPr>
          <w:rStyle w:val="a8"/>
          <w:lang w:val="ru-RU"/>
        </w:rPr>
      </w:pPr>
      <w:r>
        <w:rPr>
          <w:rStyle w:val="a8"/>
        </w:rPr>
        <w:annotationRef/>
      </w:r>
      <w:r w:rsidR="00512B8A">
        <w:rPr>
          <w:rStyle w:val="a8"/>
          <w:lang w:val="ru-RU"/>
        </w:rPr>
        <w:t>Варианты модуляции:</w:t>
      </w:r>
    </w:p>
    <w:p w14:paraId="292B4BDD" w14:textId="1968AC3D" w:rsidR="00512B8A" w:rsidRDefault="00512B8A">
      <w:pPr>
        <w:pStyle w:val="a9"/>
        <w:rPr>
          <w:rStyle w:val="a8"/>
          <w:lang w:val="ru-RU"/>
        </w:rPr>
      </w:pPr>
      <w:r>
        <w:rPr>
          <w:rStyle w:val="a8"/>
          <w:lang w:val="ru-RU"/>
        </w:rPr>
        <w:t>- Модуляция из мажора в параллельный минор</w:t>
      </w:r>
    </w:p>
    <w:p w14:paraId="5FA4713B" w14:textId="44674088" w:rsidR="00512B8A" w:rsidRDefault="00512B8A">
      <w:pPr>
        <w:pStyle w:val="a9"/>
        <w:rPr>
          <w:rStyle w:val="a8"/>
          <w:lang w:val="ru-RU"/>
        </w:rPr>
      </w:pPr>
      <w:r>
        <w:rPr>
          <w:rStyle w:val="a8"/>
          <w:lang w:val="ru-RU"/>
        </w:rPr>
        <w:t>- Модуляция из минора в параллельный мажор</w:t>
      </w:r>
    </w:p>
    <w:p w14:paraId="4823873C" w14:textId="7DB6369B" w:rsidR="00512B8A" w:rsidRPr="00512B8A" w:rsidRDefault="00512B8A">
      <w:pPr>
        <w:pStyle w:val="a9"/>
        <w:rPr>
          <w:lang w:val="ru-RU"/>
        </w:rPr>
      </w:pPr>
      <w:r>
        <w:rPr>
          <w:rStyle w:val="a8"/>
          <w:lang w:val="ru-RU"/>
        </w:rPr>
        <w:t>- Модуляция в доминанту или субдоминанту</w:t>
      </w:r>
    </w:p>
  </w:comment>
  <w:comment w:id="395" w:author="Rualark Rualark" w:date="2018-05-05T22:17:00Z" w:initials="RR">
    <w:p w14:paraId="2AF1EAD5" w14:textId="781390A1" w:rsidR="005578F3" w:rsidRPr="004834C2" w:rsidRDefault="005578F3">
      <w:pPr>
        <w:pStyle w:val="a9"/>
        <w:rPr>
          <w:lang w:val="ru-RU"/>
        </w:rPr>
      </w:pPr>
      <w:r>
        <w:rPr>
          <w:rStyle w:val="a8"/>
        </w:rPr>
        <w:annotationRef/>
      </w:r>
      <w:r w:rsidR="004834C2">
        <w:rPr>
          <w:rStyle w:val="a8"/>
        </w:rPr>
        <w:t>MGen</w:t>
      </w:r>
      <w:r w:rsidR="004834C2" w:rsidRPr="004834C2">
        <w:rPr>
          <w:rStyle w:val="a8"/>
          <w:lang w:val="ru-RU"/>
        </w:rPr>
        <w:t xml:space="preserve">: </w:t>
      </w:r>
      <w:r w:rsidR="004834C2">
        <w:rPr>
          <w:rStyle w:val="a8"/>
          <w:lang w:val="ru-RU"/>
        </w:rPr>
        <w:t>также можно в мажорной</w:t>
      </w:r>
    </w:p>
  </w:comment>
  <w:comment w:id="396" w:author="Rualark Rualark" w:date="2018-05-13T20:05:00Z" w:initials="RR">
    <w:p w14:paraId="2B7B7C31" w14:textId="2BB63D2B" w:rsidR="00151473" w:rsidRPr="00151473" w:rsidRDefault="00151473">
      <w:pPr>
        <w:pStyle w:val="a9"/>
        <w:rPr>
          <w:lang w:val="ru-RU"/>
        </w:rPr>
      </w:pPr>
      <w:r>
        <w:t>MGen</w:t>
      </w:r>
      <w:r w:rsidRPr="00151473">
        <w:rPr>
          <w:lang w:val="ru-RU"/>
        </w:rPr>
        <w:t xml:space="preserve">: </w:t>
      </w:r>
      <w:r>
        <w:rPr>
          <w:rStyle w:val="a8"/>
        </w:rPr>
        <w:annotationRef/>
      </w:r>
      <w:r>
        <w:rPr>
          <w:lang w:val="ru-RU"/>
        </w:rPr>
        <w:t>Нет такого правила. Можно добавить правило, что негармоническая нота может быть на скачок, что делает параллельные совершенные консонансы возможными.</w:t>
      </w:r>
    </w:p>
  </w:comment>
  <w:comment w:id="397" w:author="Rualark Rualark" w:date="2018-05-06T14:28:00Z" w:initials="RR">
    <w:p w14:paraId="1C689D45" w14:textId="52CE82AD" w:rsidR="00CA7506" w:rsidRPr="00146B6E" w:rsidRDefault="00146B6E">
      <w:pPr>
        <w:pStyle w:val="a9"/>
        <w:rPr>
          <w:lang w:val="ru-RU"/>
        </w:rPr>
      </w:pPr>
      <w:r>
        <w:rPr>
          <w:rStyle w:val="a8"/>
        </w:rPr>
        <w:annotationRef/>
      </w:r>
      <w:r>
        <w:t>MGen</w:t>
      </w:r>
      <w:r w:rsidRPr="00146B6E">
        <w:rPr>
          <w:lang w:val="ru-RU"/>
        </w:rPr>
        <w:t xml:space="preserve">: </w:t>
      </w:r>
      <w:r>
        <w:rPr>
          <w:lang w:val="ru-RU"/>
        </w:rPr>
        <w:t>разрешение допустимо на 2, 3, 4 долю. После разрешения ограничений на движение мелодии нет.</w:t>
      </w:r>
    </w:p>
  </w:comment>
  <w:comment w:id="398" w:author="Rualark Rualark" w:date="2018-09-02T05:56:00Z" w:initials="RR">
    <w:p w14:paraId="3216D8EF" w14:textId="716B7A89" w:rsidR="00DB0065" w:rsidRPr="00DB0065" w:rsidRDefault="00DB0065">
      <w:pPr>
        <w:pStyle w:val="a9"/>
        <w:rPr>
          <w:lang w:val="ru-RU"/>
        </w:rPr>
      </w:pPr>
      <w:r>
        <w:rPr>
          <w:rStyle w:val="a8"/>
        </w:rPr>
        <w:annotationRef/>
      </w:r>
      <w:r>
        <w:rPr>
          <w:lang w:val="ru-RU"/>
        </w:rPr>
        <w:t xml:space="preserve">Подразумевается только звучание на сильную долю или любая другая нота, которая одновременно звучит? </w:t>
      </w:r>
      <w:r w:rsidR="0004631E">
        <w:rPr>
          <w:lang w:val="ru-RU"/>
        </w:rPr>
        <w:t>Только гармоническая нота или неаккордовая тоже?</w:t>
      </w:r>
    </w:p>
  </w:comment>
  <w:comment w:id="399" w:author="Rualark Rualark" w:date="2018-05-13T20:07:00Z" w:initials="RR">
    <w:p w14:paraId="7F1B4361" w14:textId="4D6121B0" w:rsidR="007B6103" w:rsidRDefault="007B6103">
      <w:pPr>
        <w:pStyle w:val="a9"/>
        <w:rPr>
          <w:lang w:val="ru-RU"/>
        </w:rPr>
      </w:pPr>
      <w:r>
        <w:rPr>
          <w:rStyle w:val="a8"/>
        </w:rPr>
        <w:annotationRef/>
      </w:r>
      <w:r>
        <w:rPr>
          <w:lang w:val="ru-RU"/>
        </w:rPr>
        <w:t>В двухголосом контрапункте это возможно только при разрешении септимы в октаву в нижнем голосе или при разрешении но</w:t>
      </w:r>
      <w:r w:rsidR="00BA6487" w:rsidRPr="00BA6487">
        <w:rPr>
          <w:lang w:val="ru-RU"/>
        </w:rPr>
        <w:t>н</w:t>
      </w:r>
      <w:r>
        <w:rPr>
          <w:lang w:val="ru-RU"/>
        </w:rPr>
        <w:t>ы в октаву в верхнем голосе.</w:t>
      </w:r>
    </w:p>
    <w:p w14:paraId="421FA70B" w14:textId="53581EFF" w:rsidR="007B6103" w:rsidRDefault="007B6103">
      <w:pPr>
        <w:pStyle w:val="a9"/>
        <w:rPr>
          <w:lang w:val="ru-RU"/>
        </w:rPr>
      </w:pPr>
    </w:p>
    <w:p w14:paraId="76A9F9D8" w14:textId="2256464A" w:rsidR="007B6103" w:rsidRDefault="007B6103">
      <w:pPr>
        <w:pStyle w:val="a9"/>
        <w:rPr>
          <w:lang w:val="ru-RU"/>
        </w:rPr>
      </w:pPr>
      <w:r>
        <w:rPr>
          <w:lang w:val="ru-RU"/>
        </w:rPr>
        <w:t xml:space="preserve">В </w:t>
      </w:r>
      <w:r>
        <w:t>MGen</w:t>
      </w:r>
      <w:r w:rsidRPr="007B6103">
        <w:rPr>
          <w:lang w:val="ru-RU"/>
        </w:rPr>
        <w:t xml:space="preserve"> </w:t>
      </w:r>
      <w:r>
        <w:rPr>
          <w:lang w:val="ru-RU"/>
        </w:rPr>
        <w:t>запрещены оба случая, а здесь запрещена только септима в октаву в нижнем голосе, а нона в октаву в верхнем голосе разрешена.</w:t>
      </w:r>
    </w:p>
    <w:p w14:paraId="62D34731" w14:textId="5E5F197C" w:rsidR="00BA6487" w:rsidRDefault="00BA6487">
      <w:pPr>
        <w:pStyle w:val="a9"/>
        <w:rPr>
          <w:lang w:val="ru-RU"/>
        </w:rPr>
      </w:pPr>
    </w:p>
    <w:p w14:paraId="01619F77" w14:textId="788B4DDF" w:rsidR="00BA6487" w:rsidRPr="00C15303" w:rsidRDefault="00BA6487">
      <w:pPr>
        <w:pStyle w:val="a9"/>
        <w:rPr>
          <w:b/>
          <w:lang w:val="ru-RU"/>
        </w:rPr>
      </w:pPr>
      <w:r w:rsidRPr="00C15303">
        <w:rPr>
          <w:b/>
          <w:lang w:val="ru-RU"/>
        </w:rPr>
        <w:t>Разрешить нону в октаву</w:t>
      </w:r>
      <w:r w:rsidR="005F052A" w:rsidRPr="00C15303">
        <w:rPr>
          <w:b/>
          <w:lang w:val="ru-RU"/>
        </w:rPr>
        <w:t xml:space="preserve"> (но не секунду)</w:t>
      </w:r>
      <w:r w:rsidRPr="00C15303">
        <w:rPr>
          <w:b/>
          <w:lang w:val="ru-RU"/>
        </w:rPr>
        <w:t>.</w:t>
      </w:r>
    </w:p>
  </w:comment>
  <w:comment w:id="400" w:author="Rualark Rualark" w:date="2018-09-02T05:59:00Z" w:initials="RR">
    <w:p w14:paraId="37E94BDC" w14:textId="5F1DBD7C" w:rsidR="0004631E" w:rsidRPr="0078435E" w:rsidRDefault="0004631E">
      <w:pPr>
        <w:pStyle w:val="a9"/>
        <w:rPr>
          <w:lang w:val="ru-RU"/>
        </w:rPr>
      </w:pPr>
      <w:r>
        <w:rPr>
          <w:rStyle w:val="a8"/>
        </w:rPr>
        <w:annotationRef/>
      </w:r>
      <w:r>
        <w:rPr>
          <w:lang w:val="ru-RU"/>
        </w:rPr>
        <w:t>Подразумевается только звучание на сильную долю или любая другая нота, которая одновременно звучит? Только гармоническая нота или неаккордовая тоже?</w:t>
      </w:r>
    </w:p>
  </w:comment>
  <w:comment w:id="401" w:author="Rualark Rualark" w:date="2018-05-06T14:36:00Z" w:initials="RR">
    <w:p w14:paraId="7C5AE5BC" w14:textId="58E632DB" w:rsidR="000E1E15" w:rsidRPr="0004631E" w:rsidRDefault="000E1E15">
      <w:pPr>
        <w:pStyle w:val="a9"/>
        <w:rPr>
          <w:lang w:val="ru-RU"/>
        </w:rPr>
      </w:pPr>
      <w:r>
        <w:rPr>
          <w:rStyle w:val="a8"/>
        </w:rPr>
        <w:annotationRef/>
      </w:r>
      <w:r w:rsidRPr="0004631E">
        <w:rPr>
          <w:b/>
          <w:lang w:val="ru-RU"/>
        </w:rPr>
        <w:t xml:space="preserve">Это возможно только </w:t>
      </w:r>
      <w:r w:rsidR="005068FF" w:rsidRPr="0004631E">
        <w:rPr>
          <w:b/>
          <w:lang w:val="ru-RU"/>
        </w:rPr>
        <w:t>начиная с</w:t>
      </w:r>
      <w:r w:rsidRPr="0004631E">
        <w:rPr>
          <w:b/>
          <w:lang w:val="ru-RU"/>
        </w:rPr>
        <w:t xml:space="preserve"> трех голосов или в </w:t>
      </w:r>
      <w:r w:rsidRPr="0004631E">
        <w:rPr>
          <w:b/>
        </w:rPr>
        <w:t>fleuri</w:t>
      </w:r>
      <w:r w:rsidRPr="0004631E">
        <w:rPr>
          <w:b/>
          <w:lang w:val="ru-RU"/>
        </w:rPr>
        <w:t xml:space="preserve">. Возможно </w:t>
      </w:r>
      <w:r w:rsidR="00405197" w:rsidRPr="0004631E">
        <w:rPr>
          <w:b/>
          <w:lang w:val="ru-RU"/>
        </w:rPr>
        <w:t xml:space="preserve">это </w:t>
      </w:r>
      <w:r w:rsidRPr="0004631E">
        <w:rPr>
          <w:b/>
          <w:lang w:val="ru-RU"/>
        </w:rPr>
        <w:t xml:space="preserve">потому, что </w:t>
      </w:r>
      <w:r w:rsidR="00CA214A" w:rsidRPr="0004631E">
        <w:rPr>
          <w:b/>
          <w:lang w:val="ru-RU"/>
        </w:rPr>
        <w:t xml:space="preserve">при этом </w:t>
      </w:r>
      <w:r w:rsidRPr="0004631E">
        <w:rPr>
          <w:b/>
          <w:lang w:val="ru-RU"/>
        </w:rPr>
        <w:t xml:space="preserve">одновременно нота </w:t>
      </w:r>
      <w:r w:rsidRPr="0004631E">
        <w:rPr>
          <w:b/>
        </w:rPr>
        <w:t>B</w:t>
      </w:r>
      <w:r w:rsidRPr="0004631E">
        <w:rPr>
          <w:b/>
          <w:lang w:val="ru-RU"/>
        </w:rPr>
        <w:t xml:space="preserve"> задерживается нотой </w:t>
      </w:r>
      <w:r w:rsidRPr="0004631E">
        <w:rPr>
          <w:b/>
        </w:rPr>
        <w:t>C</w:t>
      </w:r>
      <w:r w:rsidRPr="0004631E">
        <w:rPr>
          <w:b/>
          <w:lang w:val="ru-RU"/>
        </w:rPr>
        <w:t>.</w:t>
      </w:r>
      <w:r w:rsidR="0004631E" w:rsidRPr="0004631E">
        <w:rPr>
          <w:b/>
          <w:lang w:val="ru-RU"/>
        </w:rPr>
        <w:t xml:space="preserve"> </w:t>
      </w:r>
      <w:r w:rsidR="0004631E">
        <w:rPr>
          <w:lang w:val="ru-RU"/>
        </w:rPr>
        <w:t xml:space="preserve">Какая нота </w:t>
      </w:r>
      <w:r w:rsidR="0004631E">
        <w:t>B</w:t>
      </w:r>
      <w:r w:rsidR="0004631E" w:rsidRPr="0004631E">
        <w:rPr>
          <w:lang w:val="ru-RU"/>
        </w:rPr>
        <w:t>?</w:t>
      </w:r>
    </w:p>
  </w:comment>
  <w:comment w:id="402" w:author="Rualark Rualark" w:date="2018-05-06T14:49:00Z" w:initials="RR">
    <w:p w14:paraId="09DC1689" w14:textId="42CD59CB" w:rsidR="00F710A4" w:rsidRPr="001B47A9" w:rsidRDefault="00F710A4">
      <w:pPr>
        <w:pStyle w:val="a9"/>
        <w:rPr>
          <w:b/>
          <w:lang w:val="ru-RU"/>
        </w:rPr>
      </w:pPr>
      <w:r>
        <w:rPr>
          <w:rStyle w:val="a8"/>
        </w:rPr>
        <w:annotationRef/>
      </w:r>
      <w:r w:rsidRPr="001B47A9">
        <w:rPr>
          <w:b/>
        </w:rPr>
        <w:t>MGen</w:t>
      </w:r>
      <w:r w:rsidRPr="001B47A9">
        <w:rPr>
          <w:b/>
          <w:lang w:val="ru-RU"/>
        </w:rPr>
        <w:t>: такое ограничение на противоположное и поступенное движение не нужно.</w:t>
      </w:r>
    </w:p>
  </w:comment>
  <w:comment w:id="403" w:author="Rualark Rualark" w:date="2018-06-12T12:04:00Z" w:initials="RR">
    <w:p w14:paraId="1E4CDFDB" w14:textId="63E51171" w:rsidR="00C15303" w:rsidRPr="00C15303" w:rsidRDefault="00C15303">
      <w:pPr>
        <w:pStyle w:val="a9"/>
        <w:rPr>
          <w:lang w:val="ru-RU"/>
        </w:rPr>
      </w:pPr>
      <w:r>
        <w:rPr>
          <w:rStyle w:val="a8"/>
        </w:rPr>
        <w:annotationRef/>
      </w:r>
      <w:r>
        <w:rPr>
          <w:lang w:val="ru-RU"/>
        </w:rPr>
        <w:t xml:space="preserve">В </w:t>
      </w:r>
      <w:r>
        <w:t>MGen</w:t>
      </w:r>
      <w:r w:rsidRPr="00C15303">
        <w:rPr>
          <w:lang w:val="ru-RU"/>
        </w:rPr>
        <w:t xml:space="preserve"> </w:t>
      </w:r>
      <w:r>
        <w:rPr>
          <w:lang w:val="ru-RU"/>
        </w:rPr>
        <w:t>есть дополнительные условия</w:t>
      </w:r>
      <w:r w:rsidR="00A67C7B" w:rsidRPr="00A67C7B">
        <w:rPr>
          <w:lang w:val="ru-RU"/>
        </w:rPr>
        <w:t xml:space="preserve"> без задержания</w:t>
      </w:r>
      <w:r>
        <w:rPr>
          <w:lang w:val="ru-RU"/>
        </w:rPr>
        <w:t>: только не в басу, только в нисходящем поступенном движении, последующая нота должна быть консонансом.</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03F4F" w15:done="0"/>
  <w15:commentEx w15:paraId="23A2A165" w15:done="0"/>
  <w15:commentEx w15:paraId="778001A3" w15:done="1"/>
  <w15:commentEx w15:paraId="60D69E7D" w15:done="1"/>
  <w15:commentEx w15:paraId="6045F35D" w15:done="1"/>
  <w15:commentEx w15:paraId="6A382877" w15:done="1"/>
  <w15:commentEx w15:paraId="64AD18A0" w15:done="1"/>
  <w15:commentEx w15:paraId="18BD8544" w15:done="0"/>
  <w15:commentEx w15:paraId="2B1712C2" w15:done="1"/>
  <w15:commentEx w15:paraId="7885B279" w15:done="0"/>
  <w15:commentEx w15:paraId="3DBDD314" w15:done="0"/>
  <w15:commentEx w15:paraId="068929A5" w15:done="0"/>
  <w15:commentEx w15:paraId="13BFC78A" w15:done="1"/>
  <w15:commentEx w15:paraId="7F9D2148" w15:done="1"/>
  <w15:commentEx w15:paraId="6614E932" w15:done="1"/>
  <w15:commentEx w15:paraId="5AC77283" w15:done="0"/>
  <w15:commentEx w15:paraId="1154E3DB" w15:done="1"/>
  <w15:commentEx w15:paraId="138FB9DC" w15:done="1"/>
  <w15:commentEx w15:paraId="06604C8A" w15:done="1"/>
  <w15:commentEx w15:paraId="55FCACE9" w15:done="0"/>
  <w15:commentEx w15:paraId="32E90EA3" w15:done="0"/>
  <w15:commentEx w15:paraId="0FC0A537" w15:done="1"/>
  <w15:commentEx w15:paraId="70A2A618" w15:done="1"/>
  <w15:commentEx w15:paraId="14753C19" w15:done="1"/>
  <w15:commentEx w15:paraId="4A39F6ED" w15:done="1"/>
  <w15:commentEx w15:paraId="329265B2" w15:done="1"/>
  <w15:commentEx w15:paraId="12F1F949" w15:done="1"/>
  <w15:commentEx w15:paraId="14C36295" w15:done="1"/>
  <w15:commentEx w15:paraId="27E813D4" w15:done="0"/>
  <w15:commentEx w15:paraId="3531897F" w15:done="1"/>
  <w15:commentEx w15:paraId="19BA0F02" w15:done="1"/>
  <w15:commentEx w15:paraId="0CB63DF7" w15:done="1"/>
  <w15:commentEx w15:paraId="3C7204B9" w15:done="1"/>
  <w15:commentEx w15:paraId="55C2554C" w15:done="1"/>
  <w15:commentEx w15:paraId="0614A973" w15:done="1"/>
  <w15:commentEx w15:paraId="4A09F2CD" w15:done="1"/>
  <w15:commentEx w15:paraId="70900327" w15:done="1"/>
  <w15:commentEx w15:paraId="63BD005C" w15:done="1"/>
  <w15:commentEx w15:paraId="1758AC97" w15:done="1"/>
  <w15:commentEx w15:paraId="4823873C" w15:done="1"/>
  <w15:commentEx w15:paraId="2AF1EAD5" w15:done="1"/>
  <w15:commentEx w15:paraId="2B7B7C31" w15:done="1"/>
  <w15:commentEx w15:paraId="1C689D45" w15:done="1"/>
  <w15:commentEx w15:paraId="3216D8EF" w15:done="0"/>
  <w15:commentEx w15:paraId="01619F77" w15:done="1"/>
  <w15:commentEx w15:paraId="37E94BDC" w15:done="0"/>
  <w15:commentEx w15:paraId="7C5AE5BC" w15:done="0"/>
  <w15:commentEx w15:paraId="09DC1689" w15:done="0"/>
  <w15:commentEx w15:paraId="1E4CDFDB"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8E419" w14:textId="77777777" w:rsidR="00F1568E" w:rsidRDefault="00F1568E" w:rsidP="00F7102B">
      <w:pPr>
        <w:spacing w:after="0" w:line="240" w:lineRule="auto"/>
      </w:pPr>
      <w:r>
        <w:separator/>
      </w:r>
    </w:p>
  </w:endnote>
  <w:endnote w:type="continuationSeparator" w:id="0">
    <w:p w14:paraId="279E73AF" w14:textId="77777777" w:rsidR="00F1568E" w:rsidRDefault="00F1568E" w:rsidP="00F7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423E4" w14:textId="77777777" w:rsidR="00F1568E" w:rsidRDefault="00F1568E" w:rsidP="00F7102B">
      <w:pPr>
        <w:spacing w:after="0" w:line="240" w:lineRule="auto"/>
      </w:pPr>
      <w:r>
        <w:separator/>
      </w:r>
    </w:p>
  </w:footnote>
  <w:footnote w:type="continuationSeparator" w:id="0">
    <w:p w14:paraId="52CBF40C" w14:textId="77777777" w:rsidR="00F1568E" w:rsidRDefault="00F1568E" w:rsidP="00F7102B">
      <w:pPr>
        <w:spacing w:after="0" w:line="240" w:lineRule="auto"/>
      </w:pPr>
      <w:r>
        <w:continuationSeparator/>
      </w:r>
    </w:p>
  </w:footnote>
  <w:footnote w:id="1">
    <w:p w14:paraId="7C379E41" w14:textId="6D78C798" w:rsidR="005D572F" w:rsidRPr="00653B86" w:rsidRDefault="005D572F" w:rsidP="005D572F">
      <w:pPr>
        <w:pStyle w:val="a3"/>
      </w:pPr>
      <w:r>
        <w:rPr>
          <w:rStyle w:val="a5"/>
        </w:rPr>
        <w:footnoteRef/>
      </w:r>
      <w:r w:rsidRPr="005D572F">
        <w:t xml:space="preserve"> </w:t>
      </w:r>
      <w:r>
        <w:t>Exception</w:t>
      </w:r>
      <w:r w:rsidRPr="005D572F">
        <w:t xml:space="preserve">: </w:t>
      </w:r>
      <w:r>
        <w:t>short</w:t>
      </w:r>
      <w:r w:rsidRPr="005D572F">
        <w:t>-</w:t>
      </w:r>
      <w:r>
        <w:t>term</w:t>
      </w:r>
      <w:r w:rsidRPr="005D572F">
        <w:t xml:space="preserve"> </w:t>
      </w:r>
      <w:r>
        <w:t>modulations</w:t>
      </w:r>
      <w:r w:rsidRPr="005D572F">
        <w:t xml:space="preserve"> </w:t>
      </w:r>
      <w:r>
        <w:t>into</w:t>
      </w:r>
      <w:r w:rsidRPr="005D572F">
        <w:t xml:space="preserve"> </w:t>
      </w:r>
      <w:r>
        <w:t>adjacent</w:t>
      </w:r>
      <w:r w:rsidRPr="005D572F">
        <w:t xml:space="preserve"> </w:t>
      </w:r>
      <w:r>
        <w:t>mode</w:t>
      </w:r>
      <w:r w:rsidRPr="00653B86">
        <w:t xml:space="preserve"> (</w:t>
      </w:r>
      <w:r w:rsidR="001420D8" w:rsidRPr="00B50BA0">
        <w:t>see</w:t>
      </w:r>
      <w:r w:rsidRPr="00653B86">
        <w:t xml:space="preserve"> </w:t>
      </w:r>
      <w:bookmarkStart w:id="4" w:name="OLE_LINK3"/>
      <w:bookmarkStart w:id="5" w:name="OLE_LINK4"/>
      <w:bookmarkStart w:id="6" w:name="OLE_LINK7"/>
      <w:bookmarkStart w:id="7" w:name="OLE_LINK8"/>
      <w:bookmarkStart w:id="8" w:name="OLE_LINK90"/>
      <w:bookmarkStart w:id="9" w:name="OLE_LINK91"/>
      <w:r w:rsidRPr="00653B86">
        <w:rPr>
          <w:rFonts w:ascii="Times New Roman" w:hAnsi="Times New Roman" w:cs="Times New Roman"/>
        </w:rPr>
        <w:t>§</w:t>
      </w:r>
      <w:bookmarkEnd w:id="4"/>
      <w:bookmarkEnd w:id="5"/>
      <w:r w:rsidRPr="00653B86">
        <w:t>60</w:t>
      </w:r>
      <w:bookmarkEnd w:id="6"/>
      <w:bookmarkEnd w:id="7"/>
      <w:bookmarkEnd w:id="8"/>
      <w:bookmarkEnd w:id="9"/>
      <w:r w:rsidRPr="00653B86">
        <w:rPr>
          <w:rFonts w:ascii="Times New Roman" w:hAnsi="Times New Roman" w:cs="Times New Roman"/>
        </w:rPr>
        <w:t>)</w:t>
      </w:r>
      <w:r w:rsidRPr="00653B86">
        <w:t>.</w:t>
      </w:r>
    </w:p>
  </w:footnote>
  <w:footnote w:id="2">
    <w:p w14:paraId="499170F4" w14:textId="77777777" w:rsidR="00F31B29" w:rsidRDefault="008E2A4A">
      <w:pPr>
        <w:pStyle w:val="a3"/>
        <w:rPr>
          <w:ins w:id="15" w:author="Rualark Rualark" w:date="2018-10-26T11:50:00Z"/>
        </w:rPr>
      </w:pPr>
      <w:ins w:id="16" w:author="Rualark Rualark" w:date="2018-10-26T11:34:00Z">
        <w:r>
          <w:rPr>
            <w:rStyle w:val="a5"/>
          </w:rPr>
          <w:footnoteRef/>
        </w:r>
        <w:r w:rsidRPr="008E2A4A">
          <w:t xml:space="preserve"> </w:t>
        </w:r>
      </w:ins>
      <w:ins w:id="17" w:author="Rualark Rualark" w:date="2018-10-26T11:50:00Z">
        <w:r w:rsidR="00F31B29">
          <w:t>Exceptions:</w:t>
        </w:r>
      </w:ins>
    </w:p>
    <w:p w14:paraId="17C0AB4F" w14:textId="329139AC" w:rsidR="008E2A4A" w:rsidRDefault="008E2A4A" w:rsidP="00F31B29">
      <w:pPr>
        <w:pStyle w:val="a3"/>
        <w:rPr>
          <w:ins w:id="18" w:author="Rualark Rualark" w:date="2018-10-26T11:49:00Z"/>
        </w:rPr>
      </w:pPr>
      <w:ins w:id="19" w:author="Rualark Rualark" w:date="2018-10-26T11:34:00Z">
        <w:r>
          <w:t xml:space="preserve">Tritones </w:t>
        </w:r>
      </w:ins>
      <w:ins w:id="20" w:author="Rualark Rualark" w:date="2018-10-26T11:50:00Z">
        <w:r w:rsidR="00F31B29">
          <w:t xml:space="preserve">and 4th intervals </w:t>
        </w:r>
      </w:ins>
      <w:ins w:id="21" w:author="Rualark Rualark" w:date="2018-10-26T11:46:00Z">
        <w:r>
          <w:t xml:space="preserve">on first beat of harmony </w:t>
        </w:r>
      </w:ins>
      <w:ins w:id="22" w:author="Rualark Rualark" w:date="2018-10-26T11:34:00Z">
        <w:r>
          <w:t>are allowed</w:t>
        </w:r>
      </w:ins>
      <w:ins w:id="23" w:author="Rualark Rualark" w:date="2018-10-26T11:57:00Z">
        <w:r w:rsidR="00F31B29">
          <w:t xml:space="preserve"> </w:t>
        </w:r>
      </w:ins>
      <w:ins w:id="24" w:author="Rualark Rualark" w:date="2018-10-26T11:47:00Z">
        <w:r>
          <w:t xml:space="preserve">between chord tones if </w:t>
        </w:r>
      </w:ins>
      <w:ins w:id="25" w:author="Rualark Rualark" w:date="2018-10-26T18:18:00Z">
        <w:r w:rsidR="00A53F78">
          <w:t xml:space="preserve">these intervals are </w:t>
        </w:r>
      </w:ins>
      <w:ins w:id="26" w:author="Rualark Rualark" w:date="2018-10-26T11:48:00Z">
        <w:r>
          <w:t>formed without bass</w:t>
        </w:r>
      </w:ins>
      <w:ins w:id="27" w:author="Rualark Rualark" w:date="2018-10-26T11:49:00Z">
        <w:r>
          <w:t>.</w:t>
        </w:r>
      </w:ins>
    </w:p>
    <w:p w14:paraId="61F56E72" w14:textId="77777777" w:rsidR="007B26AD" w:rsidRDefault="007B26AD" w:rsidP="007B26AD">
      <w:pPr>
        <w:pStyle w:val="a3"/>
        <w:rPr>
          <w:ins w:id="28" w:author="Rualark Rualark" w:date="2018-10-26T11:58:00Z"/>
        </w:rPr>
      </w:pPr>
      <w:ins w:id="29" w:author="Rualark Rualark" w:date="2018-10-26T11:58:00Z">
        <w:r>
          <w:t>Passing downbeat dissonance (PDD) is allowed in species 1, 3, 5. In species 2, 4 PDD is allowed if absolutely needed.</w:t>
        </w:r>
      </w:ins>
    </w:p>
    <w:p w14:paraId="71725EC3" w14:textId="799D4F9F" w:rsidR="008E2A4A" w:rsidRPr="00F31B29" w:rsidRDefault="008E2A4A" w:rsidP="008E2A4A">
      <w:pPr>
        <w:pStyle w:val="a3"/>
      </w:pPr>
    </w:p>
  </w:footnote>
  <w:footnote w:id="3">
    <w:p w14:paraId="56DCF4EF" w14:textId="53654A0C" w:rsidR="00A53F78" w:rsidRPr="00A53F78" w:rsidRDefault="00A53F78">
      <w:pPr>
        <w:pStyle w:val="a3"/>
      </w:pPr>
      <w:ins w:id="33" w:author="Rualark Rualark" w:date="2018-10-26T18:20:00Z">
        <w:r>
          <w:rPr>
            <w:rStyle w:val="a5"/>
          </w:rPr>
          <w:footnoteRef/>
        </w:r>
        <w:r w:rsidRPr="00A53F78">
          <w:t xml:space="preserve"> </w:t>
        </w:r>
      </w:ins>
      <w:ins w:id="34" w:author="Rualark Rualark" w:date="2018-10-26T18:21:00Z">
        <w:r>
          <w:t>Exception: Tritones and 4th intervals can be formed by suspension resolution note if these intervals are formed without bass.</w:t>
        </w:r>
      </w:ins>
    </w:p>
  </w:footnote>
  <w:footnote w:id="4">
    <w:p w14:paraId="7C86651C" w14:textId="7E60E462" w:rsidR="00DF387B" w:rsidRPr="00C66993" w:rsidRDefault="00DF387B">
      <w:pPr>
        <w:pStyle w:val="a3"/>
      </w:pPr>
      <w:r>
        <w:rPr>
          <w:rStyle w:val="a5"/>
        </w:rPr>
        <w:footnoteRef/>
      </w:r>
      <w:r w:rsidRPr="00C66993">
        <w:t xml:space="preserve"> </w:t>
      </w:r>
      <w:r w:rsidR="00C66993">
        <w:t>Fifth</w:t>
      </w:r>
      <w:r w:rsidR="00C66993" w:rsidRPr="00C66993">
        <w:t xml:space="preserve"> </w:t>
      </w:r>
      <w:r w:rsidR="00C66993">
        <w:t>species</w:t>
      </w:r>
      <w:r w:rsidR="00C66993" w:rsidRPr="00C66993">
        <w:t xml:space="preserve"> </w:t>
      </w:r>
      <w:r w:rsidR="00C66993">
        <w:t>rhythm</w:t>
      </w:r>
      <w:r w:rsidR="00C66993" w:rsidRPr="00C66993">
        <w:t xml:space="preserve"> </w:t>
      </w:r>
      <w:r w:rsidR="00C66993">
        <w:t>also can</w:t>
      </w:r>
      <w:r w:rsidR="00C66993" w:rsidRPr="00C66993">
        <w:t xml:space="preserve"> </w:t>
      </w:r>
      <w:r w:rsidR="00C66993">
        <w:t>be</w:t>
      </w:r>
      <w:r w:rsidR="00C66993" w:rsidRPr="00C66993">
        <w:t xml:space="preserve"> </w:t>
      </w:r>
      <w:r w:rsidR="00C66993">
        <w:t>introduced in one of voices.</w:t>
      </w:r>
    </w:p>
  </w:footnote>
  <w:footnote w:id="5">
    <w:p w14:paraId="4150BE81" w14:textId="21833053" w:rsidR="007A3E0D" w:rsidRPr="00782885" w:rsidRDefault="007A3E0D" w:rsidP="007A3E0D">
      <w:pPr>
        <w:pStyle w:val="a3"/>
      </w:pPr>
      <w:bookmarkStart w:id="98" w:name="OLE_LINK148"/>
      <w:bookmarkStart w:id="99" w:name="OLE_LINK149"/>
      <w:r>
        <w:rPr>
          <w:rStyle w:val="a5"/>
        </w:rPr>
        <w:footnoteRef/>
      </w:r>
      <w:r w:rsidRPr="00C66993">
        <w:t xml:space="preserve"> </w:t>
      </w:r>
      <w:r w:rsidR="00C66993">
        <w:t>In</w:t>
      </w:r>
      <w:r w:rsidR="00C66993" w:rsidRPr="00C66993">
        <w:t xml:space="preserve"> </w:t>
      </w:r>
      <w:r w:rsidR="00C66993">
        <w:t>difficult</w:t>
      </w:r>
      <w:r w:rsidR="00C66993" w:rsidRPr="00C66993">
        <w:t xml:space="preserve"> </w:t>
      </w:r>
      <w:r w:rsidR="00C66993">
        <w:t>cases</w:t>
      </w:r>
      <w:r w:rsidR="00C66993" w:rsidRPr="00C66993">
        <w:t xml:space="preserve"> </w:t>
      </w:r>
      <w:r w:rsidR="00C66993">
        <w:t>these</w:t>
      </w:r>
      <w:r w:rsidR="00C66993" w:rsidRPr="00C66993">
        <w:t xml:space="preserve"> </w:t>
      </w:r>
      <w:r w:rsidR="00C66993">
        <w:t>rhythms</w:t>
      </w:r>
      <w:r w:rsidR="00C66993" w:rsidRPr="00C66993">
        <w:t xml:space="preserve"> </w:t>
      </w:r>
      <w:r w:rsidR="00C66993">
        <w:t>are</w:t>
      </w:r>
      <w:r w:rsidR="00C66993" w:rsidRPr="00C66993">
        <w:t xml:space="preserve"> </w:t>
      </w:r>
      <w:r w:rsidR="00C66993">
        <w:t>allowed</w:t>
      </w:r>
      <w:r w:rsidR="00C66993" w:rsidRPr="00C66993">
        <w:t xml:space="preserve"> </w:t>
      </w:r>
      <w:r w:rsidR="00C66993">
        <w:t>in</w:t>
      </w:r>
      <w:r w:rsidR="00C66993" w:rsidRPr="00C66993">
        <w:t xml:space="preserve"> 4 </w:t>
      </w:r>
      <w:r w:rsidR="00C66993">
        <w:t>voices</w:t>
      </w:r>
      <w:r w:rsidR="00C66993" w:rsidRPr="00C66993">
        <w:t xml:space="preserve"> </w:t>
      </w:r>
      <w:r w:rsidR="00C66993">
        <w:t>in</w:t>
      </w:r>
      <w:r w:rsidR="00C66993" w:rsidRPr="00C66993">
        <w:t xml:space="preserve"> </w:t>
      </w:r>
      <w:r w:rsidR="00C66993">
        <w:t>soprano</w:t>
      </w:r>
      <w:r w:rsidR="00C66993" w:rsidRPr="00C66993">
        <w:t>.</w:t>
      </w:r>
      <w:r w:rsidR="00C66993">
        <w:t xml:space="preserve"> Starting</w:t>
      </w:r>
      <w:r w:rsidR="00C66993" w:rsidRPr="00C66993">
        <w:t xml:space="preserve"> </w:t>
      </w:r>
      <w:r w:rsidR="00C66993">
        <w:t>from</w:t>
      </w:r>
      <w:r w:rsidR="00C66993" w:rsidRPr="00C66993">
        <w:t xml:space="preserve"> 5 </w:t>
      </w:r>
      <w:r w:rsidR="00C66993">
        <w:t>voices</w:t>
      </w:r>
      <w:r w:rsidR="00C66993" w:rsidRPr="00C66993">
        <w:t xml:space="preserve"> </w:t>
      </w:r>
      <w:r w:rsidR="00C66993">
        <w:t>whole</w:t>
      </w:r>
      <w:r w:rsidR="00C66993" w:rsidRPr="00C66993">
        <w:t xml:space="preserve"> </w:t>
      </w:r>
      <w:r w:rsidR="00C66993">
        <w:t>note</w:t>
      </w:r>
      <w:r w:rsidR="00C66993" w:rsidRPr="00C66993">
        <w:t xml:space="preserve"> </w:t>
      </w:r>
      <w:r w:rsidR="00C66993">
        <w:t>can</w:t>
      </w:r>
      <w:r w:rsidR="00C66993" w:rsidRPr="00C66993">
        <w:t xml:space="preserve"> </w:t>
      </w:r>
      <w:r w:rsidR="00C66993">
        <w:t>be</w:t>
      </w:r>
      <w:r w:rsidR="00C66993" w:rsidRPr="00C66993">
        <w:t xml:space="preserve"> </w:t>
      </w:r>
      <w:r w:rsidR="00C66993">
        <w:t>slurred</w:t>
      </w:r>
      <w:r w:rsidR="00C66993" w:rsidRPr="00C66993">
        <w:t xml:space="preserve"> </w:t>
      </w:r>
      <w:r w:rsidR="00C66993">
        <w:t>with</w:t>
      </w:r>
      <w:r w:rsidR="00C66993" w:rsidRPr="00C66993">
        <w:t xml:space="preserve"> </w:t>
      </w:r>
      <w:r w:rsidR="00C66993">
        <w:t>a</w:t>
      </w:r>
      <w:r w:rsidR="00C66993" w:rsidRPr="00C66993">
        <w:t xml:space="preserve"> </w:t>
      </w:r>
      <w:r w:rsidR="00C66993">
        <w:t>shorter</w:t>
      </w:r>
      <w:r w:rsidR="00C66993" w:rsidRPr="00C66993">
        <w:t xml:space="preserve"> </w:t>
      </w:r>
      <w:r w:rsidR="00C66993">
        <w:t>note.</w:t>
      </w:r>
      <w:bookmarkEnd w:id="98"/>
      <w:bookmarkEnd w:id="99"/>
    </w:p>
  </w:footnote>
  <w:footnote w:id="6">
    <w:p w14:paraId="68F12E66" w14:textId="73C3EDC4" w:rsidR="002323DD" w:rsidRPr="00290B0B" w:rsidRDefault="002323DD" w:rsidP="002323DD">
      <w:pPr>
        <w:pStyle w:val="a3"/>
      </w:pPr>
      <w:r>
        <w:rPr>
          <w:rStyle w:val="a5"/>
        </w:rPr>
        <w:footnoteRef/>
      </w:r>
      <w:r w:rsidRPr="00290B0B">
        <w:t xml:space="preserve"> </w:t>
      </w:r>
      <w:r w:rsidR="00290B0B">
        <w:t>At</w:t>
      </w:r>
      <w:r w:rsidR="00290B0B" w:rsidRPr="00290B0B">
        <w:t xml:space="preserve"> </w:t>
      </w:r>
      <w:r w:rsidR="00290B0B">
        <w:t>the</w:t>
      </w:r>
      <w:r w:rsidR="00290B0B" w:rsidRPr="00290B0B">
        <w:t xml:space="preserve"> </w:t>
      </w:r>
      <w:r w:rsidR="00290B0B">
        <w:t>same</w:t>
      </w:r>
      <w:r w:rsidR="00290B0B" w:rsidRPr="00290B0B">
        <w:t xml:space="preserve"> </w:t>
      </w:r>
      <w:r w:rsidR="00290B0B">
        <w:t>time</w:t>
      </w:r>
      <w:r w:rsidR="00290B0B" w:rsidRPr="00290B0B">
        <w:t xml:space="preserve"> </w:t>
      </w:r>
      <w:r w:rsidR="00290B0B">
        <w:t>four</w:t>
      </w:r>
      <w:r w:rsidR="00290B0B" w:rsidRPr="00290B0B">
        <w:t xml:space="preserve"> </w:t>
      </w:r>
      <w:r w:rsidR="00290B0B">
        <w:t>half</w:t>
      </w:r>
      <w:r w:rsidR="00290B0B" w:rsidRPr="00290B0B">
        <w:t xml:space="preserve"> </w:t>
      </w:r>
      <w:r w:rsidR="00290B0B">
        <w:t>notes</w:t>
      </w:r>
      <w:r w:rsidR="00290B0B" w:rsidRPr="00290B0B">
        <w:t xml:space="preserve"> </w:t>
      </w:r>
      <w:r w:rsidR="00290B0B">
        <w:t>or</w:t>
      </w:r>
      <w:r w:rsidR="00290B0B" w:rsidRPr="00290B0B">
        <w:t xml:space="preserve"> 8 </w:t>
      </w:r>
      <w:r w:rsidR="00290B0B">
        <w:t>quarter</w:t>
      </w:r>
      <w:r w:rsidR="00290B0B" w:rsidRPr="00290B0B">
        <w:t xml:space="preserve"> </w:t>
      </w:r>
      <w:r w:rsidR="00290B0B">
        <w:t>notes</w:t>
      </w:r>
      <w:r w:rsidR="00290B0B" w:rsidRPr="00290B0B">
        <w:t xml:space="preserve"> </w:t>
      </w:r>
      <w:r w:rsidR="00290B0B">
        <w:t>are</w:t>
      </w:r>
      <w:r w:rsidR="00290B0B" w:rsidRPr="00290B0B">
        <w:t xml:space="preserve"> </w:t>
      </w:r>
      <w:r w:rsidR="00290B0B">
        <w:t>allowed</w:t>
      </w:r>
      <w:r w:rsidR="00290B0B" w:rsidRPr="00290B0B">
        <w:t xml:space="preserve"> </w:t>
      </w:r>
      <w:r w:rsidR="00290B0B">
        <w:t>in</w:t>
      </w:r>
      <w:r w:rsidR="00290B0B" w:rsidRPr="00290B0B">
        <w:t xml:space="preserve"> </w:t>
      </w:r>
      <w:r w:rsidR="00290B0B">
        <w:t>three</w:t>
      </w:r>
      <w:r w:rsidR="00290B0B" w:rsidRPr="00290B0B">
        <w:t xml:space="preserve"> </w:t>
      </w:r>
      <w:r w:rsidR="00290B0B">
        <w:t>consecutive</w:t>
      </w:r>
      <w:r w:rsidR="00290B0B" w:rsidRPr="00290B0B">
        <w:t xml:space="preserve"> </w:t>
      </w:r>
      <w:r w:rsidR="00290B0B">
        <w:t>measures</w:t>
      </w:r>
      <w:r w:rsidRPr="00290B0B">
        <w:t>:</w:t>
      </w:r>
    </w:p>
    <w:p w14:paraId="078DF286" w14:textId="77777777" w:rsidR="002323DD" w:rsidRPr="008B0679" w:rsidRDefault="002323DD" w:rsidP="002323DD">
      <w:pPr>
        <w:pStyle w:val="a3"/>
        <w:rPr>
          <w:lang w:val="ru-RU"/>
        </w:rPr>
      </w:pPr>
      <w:r>
        <w:rPr>
          <w:noProof/>
        </w:rPr>
        <w:drawing>
          <wp:inline distT="0" distB="0" distL="0" distR="0" wp14:anchorId="6B9DAEA2" wp14:editId="1B416049">
            <wp:extent cx="4476750" cy="3506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68482" cy="373545"/>
                    </a:xfrm>
                    <a:prstGeom prst="rect">
                      <a:avLst/>
                    </a:prstGeom>
                  </pic:spPr>
                </pic:pic>
              </a:graphicData>
            </a:graphic>
          </wp:inline>
        </w:drawing>
      </w:r>
    </w:p>
  </w:footnote>
  <w:footnote w:id="7">
    <w:p w14:paraId="1E86899E" w14:textId="1F096714" w:rsidR="00442DFA" w:rsidRPr="00782885" w:rsidRDefault="00442DFA">
      <w:pPr>
        <w:pStyle w:val="a3"/>
      </w:pPr>
      <w:r>
        <w:rPr>
          <w:rStyle w:val="a5"/>
        </w:rPr>
        <w:footnoteRef/>
      </w:r>
      <w:r w:rsidRPr="00782885">
        <w:t xml:space="preserve"> </w:t>
      </w:r>
      <w:r w:rsidR="00290B0B">
        <w:t>Leaps</w:t>
      </w:r>
      <w:r w:rsidR="00290B0B" w:rsidRPr="00782885">
        <w:t xml:space="preserve"> </w:t>
      </w:r>
      <w:r w:rsidR="00290B0B">
        <w:t>of</w:t>
      </w:r>
      <w:r w:rsidR="00290B0B" w:rsidRPr="00782885">
        <w:t xml:space="preserve"> </w:t>
      </w:r>
      <w:r w:rsidR="00290B0B">
        <w:t>a</w:t>
      </w:r>
      <w:r w:rsidR="00290B0B" w:rsidRPr="00782885">
        <w:t xml:space="preserve"> 4</w:t>
      </w:r>
      <w:r w:rsidR="00290B0B">
        <w:t>th</w:t>
      </w:r>
      <w:r w:rsidR="00290B0B" w:rsidRPr="00782885">
        <w:t xml:space="preserve"> </w:t>
      </w:r>
      <w:r w:rsidR="00290B0B">
        <w:t>or</w:t>
      </w:r>
      <w:r w:rsidR="00290B0B" w:rsidRPr="00782885">
        <w:t xml:space="preserve"> 5</w:t>
      </w:r>
      <w:r w:rsidR="00290B0B">
        <w:t>th</w:t>
      </w:r>
      <w:r w:rsidR="00290B0B" w:rsidRPr="00782885">
        <w:t xml:space="preserve"> </w:t>
      </w:r>
      <w:r w:rsidR="00290B0B">
        <w:t>are</w:t>
      </w:r>
      <w:r w:rsidR="00290B0B" w:rsidRPr="00782885">
        <w:t xml:space="preserve"> </w:t>
      </w:r>
      <w:r w:rsidR="00290B0B">
        <w:t>allowed</w:t>
      </w:r>
      <w:r w:rsidR="00290B0B" w:rsidRPr="00782885">
        <w:t xml:space="preserve"> </w:t>
      </w:r>
      <w:r w:rsidR="00290B0B">
        <w:t>between</w:t>
      </w:r>
      <w:r w:rsidR="00290B0B" w:rsidRPr="00782885">
        <w:t xml:space="preserve"> </w:t>
      </w:r>
      <w:r w:rsidR="00290B0B">
        <w:t>measures</w:t>
      </w:r>
      <w:r w:rsidR="00290B0B" w:rsidRPr="00782885">
        <w:t xml:space="preserve"> </w:t>
      </w:r>
      <w:r w:rsidR="00290B0B">
        <w:t>as</w:t>
      </w:r>
      <w:r w:rsidR="00290B0B" w:rsidRPr="00782885">
        <w:t xml:space="preserve"> </w:t>
      </w:r>
      <w:r w:rsidR="00290B0B">
        <w:t>a</w:t>
      </w:r>
      <w:r w:rsidR="00290B0B" w:rsidRPr="00782885">
        <w:t xml:space="preserve"> </w:t>
      </w:r>
      <w:r w:rsidR="00290B0B">
        <w:t>last</w:t>
      </w:r>
      <w:r w:rsidR="00290B0B" w:rsidRPr="00782885">
        <w:t xml:space="preserve"> </w:t>
      </w:r>
      <w:r w:rsidR="00290B0B">
        <w:t>resource</w:t>
      </w:r>
      <w:r w:rsidR="00290B0B" w:rsidRPr="00782885">
        <w:t xml:space="preserve">, </w:t>
      </w:r>
      <w:r w:rsidR="00290B0B">
        <w:t>even</w:t>
      </w:r>
      <w:r w:rsidR="00290B0B" w:rsidRPr="00782885">
        <w:t xml:space="preserve"> </w:t>
      </w:r>
      <w:r w:rsidR="00290B0B">
        <w:t>if</w:t>
      </w:r>
      <w:r w:rsidR="00290B0B" w:rsidRPr="00782885">
        <w:t xml:space="preserve"> </w:t>
      </w:r>
      <w:r w:rsidR="00290B0B">
        <w:t>they</w:t>
      </w:r>
      <w:r w:rsidR="00290B0B" w:rsidRPr="00782885">
        <w:t xml:space="preserve"> </w:t>
      </w:r>
      <w:r w:rsidR="00290B0B">
        <w:t>are</w:t>
      </w:r>
      <w:r w:rsidR="00290B0B" w:rsidRPr="00782885">
        <w:t xml:space="preserve"> </w:t>
      </w:r>
      <w:r w:rsidR="00290B0B">
        <w:t>prepared</w:t>
      </w:r>
      <w:r w:rsidR="00290B0B" w:rsidRPr="00782885">
        <w:t xml:space="preserve"> </w:t>
      </w:r>
      <w:r w:rsidR="00290B0B">
        <w:t>by</w:t>
      </w:r>
      <w:r w:rsidR="00290B0B" w:rsidRPr="00782885">
        <w:t xml:space="preserve"> </w:t>
      </w:r>
      <w:r w:rsidR="00290B0B">
        <w:t>movement</w:t>
      </w:r>
      <w:r w:rsidR="00290B0B" w:rsidRPr="00782885">
        <w:t xml:space="preserve"> </w:t>
      </w:r>
      <w:r w:rsidR="00290B0B">
        <w:t>in</w:t>
      </w:r>
      <w:r w:rsidR="00290B0B" w:rsidRPr="00782885">
        <w:t xml:space="preserve"> </w:t>
      </w:r>
      <w:r w:rsidR="00290B0B">
        <w:t>the</w:t>
      </w:r>
      <w:r w:rsidR="00290B0B" w:rsidRPr="00782885">
        <w:t xml:space="preserve"> </w:t>
      </w:r>
      <w:r w:rsidR="00290B0B">
        <w:t>same</w:t>
      </w:r>
      <w:r w:rsidR="00290B0B" w:rsidRPr="00782885">
        <w:t xml:space="preserve"> </w:t>
      </w:r>
      <w:r w:rsidR="00290B0B">
        <w:t>direction</w:t>
      </w:r>
      <w:r w:rsidR="00290B0B" w:rsidRPr="00782885">
        <w:t>:</w:t>
      </w:r>
    </w:p>
    <w:p w14:paraId="5F2B38CA" w14:textId="48BCA9A0" w:rsidR="006D0FD0" w:rsidRPr="00442DFA" w:rsidRDefault="006D0FD0" w:rsidP="006D0FD0">
      <w:pPr>
        <w:pStyle w:val="a3"/>
        <w:jc w:val="center"/>
        <w:rPr>
          <w:lang w:val="ru-RU"/>
        </w:rPr>
      </w:pPr>
      <w:r>
        <w:rPr>
          <w:noProof/>
        </w:rPr>
        <w:drawing>
          <wp:inline distT="0" distB="0" distL="0" distR="0" wp14:anchorId="08C446C1" wp14:editId="4AAF59AA">
            <wp:extent cx="2878015" cy="460011"/>
            <wp:effectExtent l="114300" t="114300" r="113030" b="11176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31846" cy="468615"/>
                    </a:xfrm>
                    <a:prstGeom prst="rect">
                      <a:avLst/>
                    </a:prstGeom>
                    <a:effectLst>
                      <a:glow rad="101600">
                        <a:schemeClr val="accent4">
                          <a:satMod val="175000"/>
                          <a:alpha val="40000"/>
                        </a:schemeClr>
                      </a:glow>
                    </a:effectLst>
                  </pic:spPr>
                </pic:pic>
              </a:graphicData>
            </a:graphic>
          </wp:inline>
        </w:drawing>
      </w:r>
    </w:p>
  </w:footnote>
  <w:footnote w:id="8">
    <w:p w14:paraId="06F15495" w14:textId="1EE39624" w:rsidR="00CB5A18" w:rsidRPr="000138FC" w:rsidRDefault="00CB5A18">
      <w:pPr>
        <w:pStyle w:val="a3"/>
      </w:pPr>
      <w:r>
        <w:rPr>
          <w:rStyle w:val="a5"/>
        </w:rPr>
        <w:footnoteRef/>
      </w:r>
      <w:r w:rsidRPr="000138FC">
        <w:t xml:space="preserve"> </w:t>
      </w:r>
      <w:r w:rsidR="000138FC">
        <w:t>Starting</w:t>
      </w:r>
      <w:r w:rsidR="000138FC" w:rsidRPr="000138FC">
        <w:t xml:space="preserve"> </w:t>
      </w:r>
      <w:r w:rsidR="000138FC">
        <w:t>from</w:t>
      </w:r>
      <w:r w:rsidR="000138FC" w:rsidRPr="000138FC">
        <w:t xml:space="preserve"> </w:t>
      </w:r>
      <w:r w:rsidR="000138FC">
        <w:t>three</w:t>
      </w:r>
      <w:r w:rsidR="000138FC" w:rsidRPr="000138FC">
        <w:t xml:space="preserve"> </w:t>
      </w:r>
      <w:r w:rsidR="000138FC">
        <w:t>voices</w:t>
      </w:r>
      <w:r w:rsidR="000138FC" w:rsidRPr="000138FC">
        <w:t xml:space="preserve">, </w:t>
      </w:r>
      <w:r w:rsidR="000138FC">
        <w:t>a</w:t>
      </w:r>
      <w:r w:rsidR="000138FC" w:rsidRPr="000138FC">
        <w:t xml:space="preserve"> </w:t>
      </w:r>
      <w:r w:rsidR="000138FC">
        <w:t>half</w:t>
      </w:r>
      <w:r w:rsidR="000138FC" w:rsidRPr="000138FC">
        <w:t xml:space="preserve"> </w:t>
      </w:r>
      <w:r w:rsidR="000138FC">
        <w:t>note</w:t>
      </w:r>
      <w:r w:rsidR="000138FC" w:rsidRPr="000138FC">
        <w:t xml:space="preserve"> </w:t>
      </w:r>
      <w:r w:rsidR="000138FC">
        <w:t>or</w:t>
      </w:r>
      <w:r w:rsidR="000138FC" w:rsidRPr="000138FC">
        <w:t xml:space="preserve"> </w:t>
      </w:r>
      <w:r w:rsidR="000138FC">
        <w:t>quarter</w:t>
      </w:r>
      <w:r w:rsidR="000138FC" w:rsidRPr="000138FC">
        <w:t xml:space="preserve"> </w:t>
      </w:r>
      <w:r w:rsidR="000138FC">
        <w:t>note</w:t>
      </w:r>
      <w:r w:rsidR="000138FC" w:rsidRPr="000138FC">
        <w:t xml:space="preserve"> </w:t>
      </w:r>
      <w:r w:rsidR="000138FC">
        <w:t>can</w:t>
      </w:r>
      <w:r w:rsidR="000138FC" w:rsidRPr="000138FC">
        <w:t xml:space="preserve"> </w:t>
      </w:r>
      <w:r w:rsidR="000138FC">
        <w:t>be</w:t>
      </w:r>
      <w:r w:rsidR="000138FC" w:rsidRPr="000138FC">
        <w:t xml:space="preserve"> </w:t>
      </w:r>
      <w:r w:rsidR="000138FC">
        <w:t>repeated</w:t>
      </w:r>
      <w:r w:rsidR="000138FC" w:rsidRPr="000138FC">
        <w:t xml:space="preserve"> </w:t>
      </w:r>
      <w:r w:rsidR="000138FC">
        <w:t>between</w:t>
      </w:r>
      <w:r w:rsidR="000138FC" w:rsidRPr="000138FC">
        <w:t xml:space="preserve"> </w:t>
      </w:r>
      <w:r w:rsidR="000138FC">
        <w:t>penultimate</w:t>
      </w:r>
      <w:r w:rsidR="000138FC" w:rsidRPr="000138FC">
        <w:t xml:space="preserve"> </w:t>
      </w:r>
      <w:r w:rsidR="000138FC">
        <w:t>and</w:t>
      </w:r>
      <w:r w:rsidR="000138FC" w:rsidRPr="000138FC">
        <w:t xml:space="preserve"> </w:t>
      </w:r>
      <w:r w:rsidR="000138FC">
        <w:t>last</w:t>
      </w:r>
      <w:r w:rsidR="000138FC" w:rsidRPr="000138FC">
        <w:t xml:space="preserve"> </w:t>
      </w:r>
      <w:r w:rsidR="000138FC">
        <w:t>measure</w:t>
      </w:r>
      <w:r w:rsidR="000138FC" w:rsidRPr="000138FC">
        <w:t xml:space="preserve"> (</w:t>
      </w:r>
      <w:r w:rsidR="000138FC">
        <w:t>anticipation</w:t>
      </w:r>
      <w:r w:rsidR="000138FC" w:rsidRPr="000138FC">
        <w:t>)</w:t>
      </w:r>
      <w:r w:rsidRPr="000138FC">
        <w:t>:</w:t>
      </w:r>
    </w:p>
    <w:p w14:paraId="59232AAF" w14:textId="77026319" w:rsidR="00CB5A18" w:rsidRPr="00CB5A18" w:rsidRDefault="00CB5A18" w:rsidP="00CB5A18">
      <w:pPr>
        <w:pStyle w:val="a3"/>
        <w:jc w:val="center"/>
        <w:rPr>
          <w:lang w:val="ru-RU"/>
        </w:rPr>
      </w:pPr>
      <w:r>
        <w:rPr>
          <w:noProof/>
        </w:rPr>
        <w:drawing>
          <wp:inline distT="0" distB="0" distL="0" distR="0" wp14:anchorId="31A0BC6E" wp14:editId="039CED8C">
            <wp:extent cx="4333333" cy="409524"/>
            <wp:effectExtent l="114300" t="114300" r="105410" b="1054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333333" cy="409524"/>
                    </a:xfrm>
                    <a:prstGeom prst="rect">
                      <a:avLst/>
                    </a:prstGeom>
                    <a:effectLst>
                      <a:glow rad="101600">
                        <a:schemeClr val="accent4">
                          <a:satMod val="175000"/>
                          <a:alpha val="40000"/>
                        </a:schemeClr>
                      </a:glow>
                    </a:effectLst>
                  </pic:spPr>
                </pic:pic>
              </a:graphicData>
            </a:graphic>
          </wp:inline>
        </w:drawing>
      </w:r>
    </w:p>
  </w:footnote>
  <w:footnote w:id="9">
    <w:p w14:paraId="147F0377" w14:textId="639E1917" w:rsidR="00E7485B" w:rsidRDefault="00E7485B">
      <w:pPr>
        <w:pStyle w:val="a3"/>
        <w:rPr>
          <w:lang w:val="ru-RU"/>
        </w:rPr>
      </w:pPr>
      <w:r>
        <w:rPr>
          <w:rStyle w:val="a5"/>
        </w:rPr>
        <w:footnoteRef/>
      </w:r>
      <w:r w:rsidRPr="00E7485B">
        <w:rPr>
          <w:lang w:val="ru-RU"/>
        </w:rPr>
        <w:t xml:space="preserve"> </w:t>
      </w:r>
      <w:r>
        <w:rPr>
          <w:lang w:val="ru-RU"/>
        </w:rPr>
        <w:t>Количество пар голосов, которые необходимо контролировать, увеличивается с ростом количества голосов:</w:t>
      </w:r>
    </w:p>
    <w:tbl>
      <w:tblPr>
        <w:tblStyle w:val="a6"/>
        <w:tblW w:w="0" w:type="auto"/>
        <w:jc w:val="center"/>
        <w:tblLook w:val="04A0" w:firstRow="1" w:lastRow="0" w:firstColumn="1" w:lastColumn="0" w:noHBand="0" w:noVBand="1"/>
      </w:tblPr>
      <w:tblGrid>
        <w:gridCol w:w="1910"/>
        <w:gridCol w:w="2261"/>
      </w:tblGrid>
      <w:tr w:rsidR="00E7485B" w14:paraId="65C2C6FC" w14:textId="77777777" w:rsidTr="00E7485B">
        <w:trPr>
          <w:jc w:val="center"/>
        </w:trPr>
        <w:tc>
          <w:tcPr>
            <w:tcW w:w="0" w:type="auto"/>
          </w:tcPr>
          <w:p w14:paraId="2A7324AC" w14:textId="5EE740D8" w:rsidR="00E7485B" w:rsidRDefault="00E7485B">
            <w:pPr>
              <w:pStyle w:val="a3"/>
              <w:rPr>
                <w:lang w:val="ru-RU"/>
              </w:rPr>
            </w:pPr>
            <w:r>
              <w:rPr>
                <w:lang w:val="ru-RU"/>
              </w:rPr>
              <w:t>Количество голосов</w:t>
            </w:r>
          </w:p>
        </w:tc>
        <w:tc>
          <w:tcPr>
            <w:tcW w:w="0" w:type="auto"/>
          </w:tcPr>
          <w:p w14:paraId="1E52B3A7" w14:textId="03973438" w:rsidR="00E7485B" w:rsidRDefault="00E7485B" w:rsidP="00E7485B">
            <w:pPr>
              <w:pStyle w:val="a3"/>
              <w:rPr>
                <w:lang w:val="ru-RU"/>
              </w:rPr>
            </w:pPr>
            <w:r>
              <w:rPr>
                <w:lang w:val="ru-RU"/>
              </w:rPr>
              <w:t>Количество пар голосов</w:t>
            </w:r>
          </w:p>
        </w:tc>
      </w:tr>
      <w:tr w:rsidR="00E7485B" w14:paraId="689F5936" w14:textId="77777777" w:rsidTr="00E7485B">
        <w:trPr>
          <w:jc w:val="center"/>
        </w:trPr>
        <w:tc>
          <w:tcPr>
            <w:tcW w:w="0" w:type="auto"/>
          </w:tcPr>
          <w:p w14:paraId="7C58B006" w14:textId="090A07FD" w:rsidR="00E7485B" w:rsidRDefault="00E7485B">
            <w:pPr>
              <w:pStyle w:val="a3"/>
              <w:rPr>
                <w:lang w:val="ru-RU"/>
              </w:rPr>
            </w:pPr>
            <w:r>
              <w:rPr>
                <w:lang w:val="ru-RU"/>
              </w:rPr>
              <w:t>2</w:t>
            </w:r>
          </w:p>
        </w:tc>
        <w:tc>
          <w:tcPr>
            <w:tcW w:w="0" w:type="auto"/>
          </w:tcPr>
          <w:p w14:paraId="7165C765" w14:textId="60E13951" w:rsidR="00E7485B" w:rsidRDefault="00E7485B">
            <w:pPr>
              <w:pStyle w:val="a3"/>
              <w:rPr>
                <w:lang w:val="ru-RU"/>
              </w:rPr>
            </w:pPr>
            <w:r>
              <w:rPr>
                <w:lang w:val="ru-RU"/>
              </w:rPr>
              <w:t>1</w:t>
            </w:r>
          </w:p>
        </w:tc>
      </w:tr>
      <w:tr w:rsidR="00E7485B" w14:paraId="1EE43B01" w14:textId="77777777" w:rsidTr="00E7485B">
        <w:trPr>
          <w:jc w:val="center"/>
        </w:trPr>
        <w:tc>
          <w:tcPr>
            <w:tcW w:w="0" w:type="auto"/>
          </w:tcPr>
          <w:p w14:paraId="442E5FA2" w14:textId="53278FC7" w:rsidR="00E7485B" w:rsidRDefault="00E7485B">
            <w:pPr>
              <w:pStyle w:val="a3"/>
              <w:rPr>
                <w:lang w:val="ru-RU"/>
              </w:rPr>
            </w:pPr>
            <w:r>
              <w:rPr>
                <w:lang w:val="ru-RU"/>
              </w:rPr>
              <w:t>3</w:t>
            </w:r>
          </w:p>
        </w:tc>
        <w:tc>
          <w:tcPr>
            <w:tcW w:w="0" w:type="auto"/>
          </w:tcPr>
          <w:p w14:paraId="42179CB9" w14:textId="3B60D269" w:rsidR="00E7485B" w:rsidRDefault="00E7485B">
            <w:pPr>
              <w:pStyle w:val="a3"/>
              <w:rPr>
                <w:lang w:val="ru-RU"/>
              </w:rPr>
            </w:pPr>
            <w:r>
              <w:rPr>
                <w:lang w:val="ru-RU"/>
              </w:rPr>
              <w:t>3</w:t>
            </w:r>
          </w:p>
        </w:tc>
      </w:tr>
      <w:tr w:rsidR="00E7485B" w14:paraId="16AEEBE3" w14:textId="77777777" w:rsidTr="00E7485B">
        <w:trPr>
          <w:jc w:val="center"/>
        </w:trPr>
        <w:tc>
          <w:tcPr>
            <w:tcW w:w="0" w:type="auto"/>
          </w:tcPr>
          <w:p w14:paraId="34B84804" w14:textId="2FC3ACFF" w:rsidR="00E7485B" w:rsidRDefault="00E7485B">
            <w:pPr>
              <w:pStyle w:val="a3"/>
              <w:rPr>
                <w:lang w:val="ru-RU"/>
              </w:rPr>
            </w:pPr>
            <w:r>
              <w:rPr>
                <w:lang w:val="ru-RU"/>
              </w:rPr>
              <w:t>4</w:t>
            </w:r>
          </w:p>
        </w:tc>
        <w:tc>
          <w:tcPr>
            <w:tcW w:w="0" w:type="auto"/>
          </w:tcPr>
          <w:p w14:paraId="1CAF9334" w14:textId="0C74D4E6" w:rsidR="00E7485B" w:rsidRDefault="00E7485B">
            <w:pPr>
              <w:pStyle w:val="a3"/>
              <w:rPr>
                <w:lang w:val="ru-RU"/>
              </w:rPr>
            </w:pPr>
            <w:r>
              <w:rPr>
                <w:lang w:val="ru-RU"/>
              </w:rPr>
              <w:t>6</w:t>
            </w:r>
          </w:p>
        </w:tc>
      </w:tr>
      <w:tr w:rsidR="00E7485B" w14:paraId="5D0D6562" w14:textId="77777777" w:rsidTr="00E7485B">
        <w:trPr>
          <w:jc w:val="center"/>
        </w:trPr>
        <w:tc>
          <w:tcPr>
            <w:tcW w:w="0" w:type="auto"/>
          </w:tcPr>
          <w:p w14:paraId="3C7DDCC7" w14:textId="234BE4C2" w:rsidR="00E7485B" w:rsidRDefault="00E7485B">
            <w:pPr>
              <w:pStyle w:val="a3"/>
              <w:rPr>
                <w:lang w:val="ru-RU"/>
              </w:rPr>
            </w:pPr>
            <w:r>
              <w:rPr>
                <w:lang w:val="ru-RU"/>
              </w:rPr>
              <w:t>5</w:t>
            </w:r>
          </w:p>
        </w:tc>
        <w:tc>
          <w:tcPr>
            <w:tcW w:w="0" w:type="auto"/>
          </w:tcPr>
          <w:p w14:paraId="438B962F" w14:textId="2F443DEB" w:rsidR="00E7485B" w:rsidRDefault="00E7485B">
            <w:pPr>
              <w:pStyle w:val="a3"/>
              <w:rPr>
                <w:lang w:val="ru-RU"/>
              </w:rPr>
            </w:pPr>
            <w:r>
              <w:rPr>
                <w:lang w:val="ru-RU"/>
              </w:rPr>
              <w:t>10</w:t>
            </w:r>
          </w:p>
        </w:tc>
      </w:tr>
      <w:tr w:rsidR="00E7485B" w14:paraId="519EFF8D" w14:textId="77777777" w:rsidTr="00E7485B">
        <w:trPr>
          <w:jc w:val="center"/>
        </w:trPr>
        <w:tc>
          <w:tcPr>
            <w:tcW w:w="0" w:type="auto"/>
          </w:tcPr>
          <w:p w14:paraId="086B50DE" w14:textId="3193B9A6" w:rsidR="00E7485B" w:rsidRDefault="00E7485B">
            <w:pPr>
              <w:pStyle w:val="a3"/>
              <w:rPr>
                <w:lang w:val="ru-RU"/>
              </w:rPr>
            </w:pPr>
            <w:r>
              <w:rPr>
                <w:lang w:val="ru-RU"/>
              </w:rPr>
              <w:t>6</w:t>
            </w:r>
          </w:p>
        </w:tc>
        <w:tc>
          <w:tcPr>
            <w:tcW w:w="0" w:type="auto"/>
          </w:tcPr>
          <w:p w14:paraId="1809F8EB" w14:textId="1A63ECB2" w:rsidR="00E7485B" w:rsidRDefault="00E7485B">
            <w:pPr>
              <w:pStyle w:val="a3"/>
              <w:rPr>
                <w:lang w:val="ru-RU"/>
              </w:rPr>
            </w:pPr>
            <w:r>
              <w:rPr>
                <w:lang w:val="ru-RU"/>
              </w:rPr>
              <w:t>15</w:t>
            </w:r>
          </w:p>
        </w:tc>
      </w:tr>
      <w:tr w:rsidR="00E7485B" w14:paraId="4A937404" w14:textId="77777777" w:rsidTr="00E7485B">
        <w:trPr>
          <w:jc w:val="center"/>
        </w:trPr>
        <w:tc>
          <w:tcPr>
            <w:tcW w:w="0" w:type="auto"/>
          </w:tcPr>
          <w:p w14:paraId="1C3F08EB" w14:textId="0B45E09C" w:rsidR="00E7485B" w:rsidRDefault="00E7485B">
            <w:pPr>
              <w:pStyle w:val="a3"/>
              <w:rPr>
                <w:lang w:val="ru-RU"/>
              </w:rPr>
            </w:pPr>
            <w:r>
              <w:rPr>
                <w:lang w:val="ru-RU"/>
              </w:rPr>
              <w:t>7</w:t>
            </w:r>
          </w:p>
        </w:tc>
        <w:tc>
          <w:tcPr>
            <w:tcW w:w="0" w:type="auto"/>
          </w:tcPr>
          <w:p w14:paraId="3945EC9F" w14:textId="6272E132" w:rsidR="00E7485B" w:rsidRDefault="00E7485B">
            <w:pPr>
              <w:pStyle w:val="a3"/>
              <w:rPr>
                <w:lang w:val="ru-RU"/>
              </w:rPr>
            </w:pPr>
            <w:r>
              <w:rPr>
                <w:lang w:val="ru-RU"/>
              </w:rPr>
              <w:t>21</w:t>
            </w:r>
          </w:p>
        </w:tc>
      </w:tr>
      <w:tr w:rsidR="00E7485B" w14:paraId="59942492" w14:textId="77777777" w:rsidTr="00E7485B">
        <w:trPr>
          <w:jc w:val="center"/>
        </w:trPr>
        <w:tc>
          <w:tcPr>
            <w:tcW w:w="0" w:type="auto"/>
          </w:tcPr>
          <w:p w14:paraId="01EC27CC" w14:textId="12C68935" w:rsidR="00E7485B" w:rsidRDefault="00E7485B">
            <w:pPr>
              <w:pStyle w:val="a3"/>
              <w:rPr>
                <w:lang w:val="ru-RU"/>
              </w:rPr>
            </w:pPr>
            <w:r>
              <w:rPr>
                <w:lang w:val="ru-RU"/>
              </w:rPr>
              <w:t>8</w:t>
            </w:r>
          </w:p>
        </w:tc>
        <w:tc>
          <w:tcPr>
            <w:tcW w:w="0" w:type="auto"/>
          </w:tcPr>
          <w:p w14:paraId="5BBF6BB7" w14:textId="75D5AABC" w:rsidR="00E7485B" w:rsidRDefault="00E7485B">
            <w:pPr>
              <w:pStyle w:val="a3"/>
              <w:rPr>
                <w:lang w:val="ru-RU"/>
              </w:rPr>
            </w:pPr>
            <w:r>
              <w:rPr>
                <w:lang w:val="ru-RU"/>
              </w:rPr>
              <w:t>28</w:t>
            </w:r>
          </w:p>
        </w:tc>
      </w:tr>
    </w:tbl>
    <w:p w14:paraId="1D1CDC42" w14:textId="77777777" w:rsidR="00E7485B" w:rsidRPr="00E7485B" w:rsidRDefault="00E7485B">
      <w:pPr>
        <w:pStyle w:val="a3"/>
        <w:rPr>
          <w:lang w:val="ru-RU"/>
        </w:rPr>
      </w:pPr>
    </w:p>
  </w:footnote>
  <w:footnote w:id="10">
    <w:p w14:paraId="4469AB75" w14:textId="4F88A1A5" w:rsidR="00544966" w:rsidRPr="00544966" w:rsidRDefault="00544966">
      <w:pPr>
        <w:pStyle w:val="a3"/>
        <w:rPr>
          <w:lang w:val="ru-RU"/>
        </w:rPr>
      </w:pPr>
      <w:r>
        <w:rPr>
          <w:rStyle w:val="a5"/>
        </w:rPr>
        <w:footnoteRef/>
      </w:r>
      <w:r w:rsidRPr="00544966">
        <w:rPr>
          <w:lang w:val="ru-RU"/>
        </w:rPr>
        <w:t xml:space="preserve"> </w:t>
      </w:r>
      <w:r>
        <w:rPr>
          <w:lang w:val="ru-RU"/>
        </w:rPr>
        <w:t>Интервалы через октаву подчиняются тем же правилам, что и простые интервалы (например</w:t>
      </w:r>
      <w:r w:rsidR="008B519A">
        <w:rPr>
          <w:lang w:val="ru-RU"/>
        </w:rPr>
        <w:t>,</w:t>
      </w:r>
      <w:r>
        <w:rPr>
          <w:lang w:val="ru-RU"/>
        </w:rPr>
        <w:t xml:space="preserve"> децима и терция через октаву). Только унисон и октава, секунда и нона подчиняются отдельным правилам.</w:t>
      </w:r>
    </w:p>
  </w:footnote>
  <w:footnote w:id="11">
    <w:p w14:paraId="43BE1690" w14:textId="7F6BA728" w:rsidR="0014772F" w:rsidRDefault="0014772F">
      <w:pPr>
        <w:pStyle w:val="a3"/>
        <w:rPr>
          <w:lang w:val="ru-RU"/>
        </w:rPr>
      </w:pPr>
      <w:r>
        <w:rPr>
          <w:rStyle w:val="a5"/>
        </w:rPr>
        <w:footnoteRef/>
      </w:r>
      <w:r w:rsidRPr="0014772F">
        <w:rPr>
          <w:lang w:val="ru-RU"/>
        </w:rPr>
        <w:t xml:space="preserve"> </w:t>
      </w:r>
      <w:r>
        <w:rPr>
          <w:lang w:val="ru-RU"/>
        </w:rPr>
        <w:t>Но можно писать три и более последовательных секстаккордов, если не менее двух голосов двигаются пр</w:t>
      </w:r>
      <w:r w:rsidR="00DB175B">
        <w:rPr>
          <w:lang w:val="ru-RU"/>
        </w:rPr>
        <w:t>отивоположно</w:t>
      </w:r>
      <w:r w:rsidR="007C54AD">
        <w:rPr>
          <w:lang w:val="ru-RU"/>
        </w:rPr>
        <w:t>:</w:t>
      </w:r>
    </w:p>
    <w:p w14:paraId="5FF895BA" w14:textId="3D26928A" w:rsidR="007C54AD" w:rsidRPr="0014772F" w:rsidRDefault="007C54AD" w:rsidP="007C54AD">
      <w:pPr>
        <w:pStyle w:val="a3"/>
        <w:jc w:val="center"/>
        <w:rPr>
          <w:lang w:val="ru-RU"/>
        </w:rPr>
      </w:pPr>
      <w:r>
        <w:rPr>
          <w:noProof/>
        </w:rPr>
        <w:drawing>
          <wp:inline distT="0" distB="0" distL="0" distR="0" wp14:anchorId="0BD08862" wp14:editId="01C885F2">
            <wp:extent cx="6152515" cy="869950"/>
            <wp:effectExtent l="114300" t="114300" r="114935" b="1206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2515" cy="869950"/>
                    </a:xfrm>
                    <a:prstGeom prst="rect">
                      <a:avLst/>
                    </a:prstGeom>
                    <a:effectLst>
                      <a:glow rad="101600">
                        <a:schemeClr val="accent4">
                          <a:satMod val="175000"/>
                          <a:alpha val="40000"/>
                        </a:schemeClr>
                      </a:glow>
                    </a:effectLst>
                  </pic:spPr>
                </pic:pic>
              </a:graphicData>
            </a:graphic>
          </wp:inline>
        </w:drawing>
      </w:r>
    </w:p>
  </w:footnote>
  <w:footnote w:id="12">
    <w:p w14:paraId="428FC7E4" w14:textId="42C417C3" w:rsidR="00171F07" w:rsidRDefault="00171F07">
      <w:pPr>
        <w:pStyle w:val="a3"/>
        <w:rPr>
          <w:lang w:val="ru-RU"/>
        </w:rPr>
      </w:pPr>
      <w:r>
        <w:rPr>
          <w:rStyle w:val="a5"/>
        </w:rPr>
        <w:footnoteRef/>
      </w:r>
      <w:r w:rsidRPr="00171F07">
        <w:rPr>
          <w:lang w:val="ru-RU"/>
        </w:rPr>
        <w:t xml:space="preserve"> </w:t>
      </w:r>
      <w:bookmarkStart w:id="178" w:name="OLE_LINK64"/>
      <w:bookmarkStart w:id="179" w:name="OLE_LINK65"/>
      <w:r>
        <w:rPr>
          <w:lang w:val="ru-RU"/>
        </w:rPr>
        <w:t>По аналогии с этим примером, допускаются квинты между гармоническими нотами на сильное время, являющимися синкопами (но не октавы)</w:t>
      </w:r>
      <w:r w:rsidR="00824B2C">
        <w:rPr>
          <w:lang w:val="ru-RU"/>
        </w:rPr>
        <w:t>:</w:t>
      </w:r>
      <w:bookmarkEnd w:id="178"/>
      <w:bookmarkEnd w:id="179"/>
    </w:p>
    <w:p w14:paraId="77D05EEA" w14:textId="7D82CC43" w:rsidR="00824B2C" w:rsidRDefault="00824B2C" w:rsidP="00824B2C">
      <w:pPr>
        <w:pStyle w:val="a3"/>
        <w:jc w:val="center"/>
        <w:rPr>
          <w:lang w:val="ru-RU"/>
        </w:rPr>
      </w:pPr>
      <w:r>
        <w:rPr>
          <w:noProof/>
        </w:rPr>
        <w:drawing>
          <wp:inline distT="0" distB="0" distL="0" distR="0" wp14:anchorId="704D4C9D" wp14:editId="76C108B1">
            <wp:extent cx="1834662" cy="568197"/>
            <wp:effectExtent l="114300" t="114300" r="108585" b="1181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4101" cy="589702"/>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605581A1" wp14:editId="3286EEC5">
            <wp:extent cx="1647093" cy="558337"/>
            <wp:effectExtent l="114300" t="114300" r="106045" b="1085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791" cy="574167"/>
                    </a:xfrm>
                    <a:prstGeom prst="rect">
                      <a:avLst/>
                    </a:prstGeom>
                    <a:effectLst>
                      <a:glow rad="101600">
                        <a:schemeClr val="accent2">
                          <a:satMod val="175000"/>
                          <a:alpha val="40000"/>
                        </a:schemeClr>
                      </a:glow>
                    </a:effectLst>
                  </pic:spPr>
                </pic:pic>
              </a:graphicData>
            </a:graphic>
          </wp:inline>
        </w:drawing>
      </w:r>
    </w:p>
    <w:p w14:paraId="1DE3183C" w14:textId="45F6444C" w:rsidR="00824B2C" w:rsidRDefault="00824B2C" w:rsidP="00824B2C">
      <w:pPr>
        <w:pStyle w:val="a3"/>
        <w:rPr>
          <w:lang w:val="ru-RU"/>
        </w:rPr>
      </w:pPr>
      <w:r>
        <w:rPr>
          <w:lang w:val="ru-RU"/>
        </w:rPr>
        <w:t>По аналогии с этим примером, допускаются сближенные квинты и октавы, если вторая квинта или октава образована гармонической нотой в поступенном движении, напоминающей проходящую ноту:</w:t>
      </w:r>
    </w:p>
    <w:p w14:paraId="13A7048F" w14:textId="48458C32" w:rsidR="00824B2C" w:rsidRPr="00171F07" w:rsidRDefault="00824B2C" w:rsidP="00824B2C">
      <w:pPr>
        <w:pStyle w:val="a3"/>
        <w:jc w:val="center"/>
        <w:rPr>
          <w:lang w:val="ru-RU"/>
        </w:rPr>
      </w:pPr>
      <w:r>
        <w:rPr>
          <w:noProof/>
        </w:rPr>
        <w:drawing>
          <wp:inline distT="0" distB="0" distL="0" distR="0" wp14:anchorId="2F202F0F" wp14:editId="21821434">
            <wp:extent cx="6152515" cy="1162050"/>
            <wp:effectExtent l="114300" t="114300" r="114935" b="11430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1162050"/>
                    </a:xfrm>
                    <a:prstGeom prst="rect">
                      <a:avLst/>
                    </a:prstGeom>
                    <a:effectLst>
                      <a:glow rad="101600">
                        <a:schemeClr val="accent4">
                          <a:satMod val="175000"/>
                          <a:alpha val="40000"/>
                        </a:schemeClr>
                      </a:glow>
                    </a:effectLst>
                  </pic:spPr>
                </pic:pic>
              </a:graphicData>
            </a:graphic>
          </wp:inline>
        </w:drawing>
      </w:r>
    </w:p>
  </w:footnote>
  <w:footnote w:id="13">
    <w:p w14:paraId="2EC5608A" w14:textId="758AA119" w:rsidR="008108D4" w:rsidRPr="008108D4" w:rsidRDefault="008108D4">
      <w:pPr>
        <w:pStyle w:val="a3"/>
        <w:rPr>
          <w:lang w:val="ru-RU"/>
        </w:rPr>
      </w:pPr>
      <w:r>
        <w:rPr>
          <w:rStyle w:val="a5"/>
        </w:rPr>
        <w:footnoteRef/>
      </w:r>
      <w:r w:rsidRPr="008108D4">
        <w:rPr>
          <w:lang w:val="ru-RU"/>
        </w:rPr>
        <w:t xml:space="preserve"> </w:t>
      </w:r>
      <w:r>
        <w:rPr>
          <w:lang w:val="ru-RU"/>
        </w:rPr>
        <w:t>В сложных случаях это исключение также может быть использовано и в 4 голосах.</w:t>
      </w:r>
    </w:p>
  </w:footnote>
  <w:footnote w:id="14">
    <w:p w14:paraId="069F98A5" w14:textId="5FF13094" w:rsidR="006552C6" w:rsidRPr="006552C6" w:rsidRDefault="006552C6">
      <w:pPr>
        <w:pStyle w:val="a3"/>
        <w:rPr>
          <w:lang w:val="ru-RU"/>
        </w:rPr>
      </w:pPr>
      <w:r>
        <w:rPr>
          <w:rStyle w:val="a5"/>
        </w:rPr>
        <w:footnoteRef/>
      </w:r>
      <w:r w:rsidRPr="006552C6">
        <w:rPr>
          <w:lang w:val="ru-RU"/>
        </w:rPr>
        <w:t xml:space="preserve"> </w:t>
      </w:r>
      <w:r>
        <w:rPr>
          <w:lang w:val="ru-RU"/>
        </w:rPr>
        <w:t xml:space="preserve">То есть между двумя средними голосами или между </w:t>
      </w:r>
      <w:r w:rsidR="00735951">
        <w:rPr>
          <w:lang w:val="ru-RU"/>
        </w:rPr>
        <w:t xml:space="preserve">одним </w:t>
      </w:r>
      <w:r>
        <w:rPr>
          <w:lang w:val="ru-RU"/>
        </w:rPr>
        <w:t xml:space="preserve">средним и </w:t>
      </w:r>
      <w:r w:rsidR="00735951">
        <w:rPr>
          <w:lang w:val="ru-RU"/>
        </w:rPr>
        <w:t xml:space="preserve">одним </w:t>
      </w:r>
      <w:r>
        <w:rPr>
          <w:lang w:val="ru-RU"/>
        </w:rPr>
        <w:t>крайним голосами.</w:t>
      </w:r>
    </w:p>
  </w:footnote>
  <w:footnote w:id="15">
    <w:p w14:paraId="16A411DC" w14:textId="55E9EDCA" w:rsidR="00540CF0" w:rsidRDefault="00540CF0" w:rsidP="00FF6F9F">
      <w:pPr>
        <w:pStyle w:val="a3"/>
        <w:keepNext/>
        <w:rPr>
          <w:lang w:val="ru-RU"/>
        </w:rPr>
      </w:pPr>
      <w:r>
        <w:rPr>
          <w:rStyle w:val="a5"/>
        </w:rPr>
        <w:footnoteRef/>
      </w:r>
      <w:r w:rsidRPr="00540CF0">
        <w:rPr>
          <w:lang w:val="ru-RU"/>
        </w:rPr>
        <w:t xml:space="preserve"> </w:t>
      </w:r>
      <w:r>
        <w:rPr>
          <w:lang w:val="ru-RU"/>
        </w:rPr>
        <w:t>Если поступенно двигается только нижний голос, то при написании контрапункта до 5 голосов необходимо избегать, насколько это возможно, прямого движения в квинту, образованную на вторичных ступенях (</w:t>
      </w:r>
      <w:r>
        <w:t>II</w:t>
      </w:r>
      <w:r w:rsidRPr="00540CF0">
        <w:rPr>
          <w:lang w:val="ru-RU"/>
        </w:rPr>
        <w:t xml:space="preserve"> </w:t>
      </w:r>
      <w:r>
        <w:rPr>
          <w:lang w:val="ru-RU"/>
        </w:rPr>
        <w:t>–</w:t>
      </w:r>
      <w:r w:rsidRPr="00540CF0">
        <w:rPr>
          <w:lang w:val="ru-RU"/>
        </w:rPr>
        <w:t xml:space="preserve"> </w:t>
      </w:r>
      <w:r>
        <w:t>III</w:t>
      </w:r>
      <w:r w:rsidRPr="00540CF0">
        <w:rPr>
          <w:lang w:val="ru-RU"/>
        </w:rPr>
        <w:t xml:space="preserve"> </w:t>
      </w:r>
      <w:r>
        <w:rPr>
          <w:lang w:val="ru-RU"/>
        </w:rPr>
        <w:t>–</w:t>
      </w:r>
      <w:r w:rsidRPr="00540CF0">
        <w:rPr>
          <w:lang w:val="ru-RU"/>
        </w:rPr>
        <w:t xml:space="preserve"> </w:t>
      </w:r>
      <w:r>
        <w:t>VI</w:t>
      </w:r>
      <w:r w:rsidRPr="00540CF0">
        <w:rPr>
          <w:lang w:val="ru-RU"/>
        </w:rPr>
        <w:t>)</w:t>
      </w:r>
      <w:r>
        <w:rPr>
          <w:lang w:val="ru-RU"/>
        </w:rPr>
        <w:t>, а также прямого движения в окта</w:t>
      </w:r>
      <w:r w:rsidR="00341322">
        <w:rPr>
          <w:lang w:val="ru-RU"/>
        </w:rPr>
        <w:t>ву вниз (независимо от ступени):</w:t>
      </w:r>
    </w:p>
    <w:p w14:paraId="0A54396D" w14:textId="2CD8B1E1" w:rsidR="00341322" w:rsidRPr="00540CF0" w:rsidRDefault="00341322" w:rsidP="00341322">
      <w:pPr>
        <w:pStyle w:val="a3"/>
        <w:jc w:val="center"/>
        <w:rPr>
          <w:lang w:val="ru-RU"/>
        </w:rPr>
      </w:pPr>
      <w:r>
        <w:rPr>
          <w:noProof/>
        </w:rPr>
        <w:drawing>
          <wp:inline distT="0" distB="0" distL="0" distR="0" wp14:anchorId="102CBF69" wp14:editId="17C34A9D">
            <wp:extent cx="6172494" cy="889339"/>
            <wp:effectExtent l="114300" t="114300" r="114300" b="1206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8977" cy="963754"/>
                    </a:xfrm>
                    <a:prstGeom prst="rect">
                      <a:avLst/>
                    </a:prstGeom>
                    <a:effectLst>
                      <a:glow rad="101600">
                        <a:schemeClr val="accent4">
                          <a:satMod val="175000"/>
                          <a:alpha val="40000"/>
                        </a:schemeClr>
                      </a:glow>
                    </a:effectLst>
                  </pic:spPr>
                </pic:pic>
              </a:graphicData>
            </a:graphic>
          </wp:inline>
        </w:drawing>
      </w:r>
    </w:p>
  </w:footnote>
  <w:footnote w:id="16">
    <w:p w14:paraId="531BAC35" w14:textId="470A623A" w:rsidR="008B1587" w:rsidRPr="008B1587" w:rsidRDefault="008B1587">
      <w:pPr>
        <w:pStyle w:val="a3"/>
        <w:rPr>
          <w:lang w:val="ru-RU"/>
        </w:rPr>
      </w:pPr>
      <w:r>
        <w:rPr>
          <w:rStyle w:val="a5"/>
        </w:rPr>
        <w:footnoteRef/>
      </w:r>
      <w:r w:rsidRPr="008B1587">
        <w:rPr>
          <w:lang w:val="ru-RU"/>
        </w:rPr>
        <w:t xml:space="preserve"> </w:t>
      </w:r>
      <w:r>
        <w:rPr>
          <w:lang w:val="ru-RU"/>
        </w:rPr>
        <w:t xml:space="preserve">В качестве исключения две последовательные секунды допустимы, если вторая секунда является </w:t>
      </w:r>
      <w:r w:rsidR="002916E6">
        <w:rPr>
          <w:lang w:val="ru-RU"/>
        </w:rPr>
        <w:t>большой</w:t>
      </w:r>
      <w:r>
        <w:rPr>
          <w:lang w:val="ru-RU"/>
        </w:rPr>
        <w:t xml:space="preserve"> (и никогда – если она </w:t>
      </w:r>
      <w:r w:rsidR="002916E6">
        <w:rPr>
          <w:lang w:val="ru-RU"/>
        </w:rPr>
        <w:t>малая</w:t>
      </w:r>
      <w:r>
        <w:rPr>
          <w:lang w:val="ru-RU"/>
        </w:rPr>
        <w:t>).</w:t>
      </w:r>
    </w:p>
  </w:footnote>
  <w:footnote w:id="17">
    <w:p w14:paraId="752DB1EE" w14:textId="1C80370B" w:rsidR="000D3BDF" w:rsidRPr="002E5016" w:rsidRDefault="000D3BDF">
      <w:pPr>
        <w:pStyle w:val="a3"/>
      </w:pPr>
      <w:r>
        <w:rPr>
          <w:rStyle w:val="a5"/>
        </w:rPr>
        <w:footnoteRef/>
      </w:r>
      <w:r w:rsidRPr="002E5016">
        <w:t xml:space="preserve"> </w:t>
      </w:r>
      <w:r w:rsidR="00271D00">
        <w:t>Similar</w:t>
      </w:r>
      <w:r w:rsidR="00271D00" w:rsidRPr="002E5016">
        <w:t xml:space="preserve"> </w:t>
      </w:r>
      <w:r w:rsidR="00271D00">
        <w:t>motion</w:t>
      </w:r>
      <w:r w:rsidR="00271D00" w:rsidRPr="002E5016">
        <w:t xml:space="preserve"> </w:t>
      </w:r>
      <w:r w:rsidR="00271D00">
        <w:t>to</w:t>
      </w:r>
      <w:r w:rsidR="00271D00" w:rsidRPr="002E5016">
        <w:t xml:space="preserve"> </w:t>
      </w:r>
      <w:r w:rsidR="00271D00">
        <w:t>major</w:t>
      </w:r>
      <w:r w:rsidR="00271D00" w:rsidRPr="002E5016">
        <w:t xml:space="preserve"> </w:t>
      </w:r>
      <w:r w:rsidR="00271D00">
        <w:t>second</w:t>
      </w:r>
      <w:r w:rsidR="00271D00" w:rsidRPr="002E5016">
        <w:t xml:space="preserve"> </w:t>
      </w:r>
      <w:r w:rsidR="00271D00">
        <w:t>is</w:t>
      </w:r>
      <w:r w:rsidR="00271D00" w:rsidRPr="002E5016">
        <w:t xml:space="preserve"> </w:t>
      </w:r>
      <w:r w:rsidR="00271D00">
        <w:t>acceptable</w:t>
      </w:r>
      <w:r w:rsidR="00271D00" w:rsidRPr="002E5016">
        <w:t xml:space="preserve">, </w:t>
      </w:r>
      <w:r w:rsidR="00271D00">
        <w:t>if</w:t>
      </w:r>
      <w:r w:rsidR="00271D00" w:rsidRPr="002E5016">
        <w:t xml:space="preserve"> </w:t>
      </w:r>
      <w:r w:rsidR="00271D00">
        <w:t>o</w:t>
      </w:r>
      <w:r w:rsidR="00271D00" w:rsidRPr="00271D00">
        <w:t>ne</w:t>
      </w:r>
      <w:r w:rsidR="00271D00" w:rsidRPr="002E5016">
        <w:t xml:space="preserve"> </w:t>
      </w:r>
      <w:r w:rsidR="00271D00" w:rsidRPr="00271D00">
        <w:t>of</w:t>
      </w:r>
      <w:r w:rsidR="00271D00" w:rsidRPr="002E5016">
        <w:t xml:space="preserve"> </w:t>
      </w:r>
      <w:r w:rsidR="00271D00" w:rsidRPr="00271D00">
        <w:t>note</w:t>
      </w:r>
      <w:r w:rsidR="00271D00">
        <w:t>s</w:t>
      </w:r>
      <w:r w:rsidR="00271D00" w:rsidRPr="002E5016">
        <w:t xml:space="preserve"> </w:t>
      </w:r>
      <w:r w:rsidR="00271D00">
        <w:t>of</w:t>
      </w:r>
      <w:r w:rsidR="00271D00" w:rsidRPr="002E5016">
        <w:t xml:space="preserve"> </w:t>
      </w:r>
      <w:r w:rsidR="00271D00">
        <w:t>this</w:t>
      </w:r>
      <w:r w:rsidR="00271D00" w:rsidRPr="002E5016">
        <w:t xml:space="preserve"> </w:t>
      </w:r>
      <w:r w:rsidR="00271D00">
        <w:t>interval</w:t>
      </w:r>
      <w:r w:rsidR="00271D00" w:rsidRPr="002E5016">
        <w:t xml:space="preserve"> </w:t>
      </w:r>
      <w:r w:rsidR="00271D00">
        <w:t>sounded</w:t>
      </w:r>
      <w:r w:rsidR="00271D00" w:rsidRPr="002E5016">
        <w:t xml:space="preserve"> </w:t>
      </w:r>
      <w:r w:rsidR="00271D00">
        <w:t>immediately</w:t>
      </w:r>
      <w:r w:rsidR="00271D00" w:rsidRPr="002E5016">
        <w:t xml:space="preserve"> </w:t>
      </w:r>
      <w:r w:rsidR="00271D00">
        <w:t>before</w:t>
      </w:r>
      <w:r w:rsidR="00271D00" w:rsidRPr="002E5016">
        <w:t xml:space="preserve"> </w:t>
      </w:r>
      <w:r w:rsidR="00271D00">
        <w:t>this</w:t>
      </w:r>
      <w:r w:rsidR="00271D00" w:rsidRPr="002E5016">
        <w:t xml:space="preserve"> </w:t>
      </w:r>
      <w:r w:rsidR="00271D00">
        <w:t>second</w:t>
      </w:r>
      <w:r w:rsidRPr="002E5016">
        <w:t>:</w:t>
      </w:r>
    </w:p>
    <w:p w14:paraId="4DC3CE5D" w14:textId="4D16952F" w:rsidR="000D3BDF" w:rsidRPr="000D3BDF" w:rsidRDefault="000D3BDF" w:rsidP="000D3BDF">
      <w:pPr>
        <w:pStyle w:val="a3"/>
        <w:jc w:val="center"/>
        <w:rPr>
          <w:lang w:val="ru-RU"/>
        </w:rPr>
      </w:pPr>
      <w:r>
        <w:rPr>
          <w:noProof/>
        </w:rPr>
        <w:drawing>
          <wp:inline distT="0" distB="0" distL="0" distR="0" wp14:anchorId="766614BF" wp14:editId="4FD6CC3B">
            <wp:extent cx="1482969" cy="393441"/>
            <wp:effectExtent l="0" t="0" r="3175" b="698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7413" cy="405232"/>
                    </a:xfrm>
                    <a:prstGeom prst="rect">
                      <a:avLst/>
                    </a:prstGeom>
                    <a:effectLst/>
                  </pic:spPr>
                </pic:pic>
              </a:graphicData>
            </a:graphic>
          </wp:inline>
        </w:drawing>
      </w:r>
    </w:p>
  </w:footnote>
  <w:footnote w:id="18">
    <w:p w14:paraId="259875DD" w14:textId="4A13F39D" w:rsidR="00696E93" w:rsidRDefault="00696E93">
      <w:pPr>
        <w:pStyle w:val="a3"/>
        <w:rPr>
          <w:lang w:val="ru-RU"/>
        </w:rPr>
      </w:pPr>
      <w:r>
        <w:rPr>
          <w:rStyle w:val="a5"/>
        </w:rPr>
        <w:footnoteRef/>
      </w:r>
      <w:r w:rsidRPr="00696E93">
        <w:rPr>
          <w:lang w:val="ru-RU"/>
        </w:rPr>
        <w:t xml:space="preserve"> </w:t>
      </w:r>
      <w:r>
        <w:rPr>
          <w:lang w:val="ru-RU"/>
        </w:rPr>
        <w:t>Пересечение допустимо при прямом движении голосов, если хотя бы один из голосов двигается поступенно:</w:t>
      </w:r>
    </w:p>
    <w:p w14:paraId="2F716D27" w14:textId="659BC2A7" w:rsidR="00696E93" w:rsidRPr="00696E93" w:rsidRDefault="00696E93" w:rsidP="00696E93">
      <w:pPr>
        <w:pStyle w:val="a3"/>
        <w:jc w:val="center"/>
        <w:rPr>
          <w:lang w:val="ru-RU"/>
        </w:rPr>
      </w:pPr>
      <w:r>
        <w:rPr>
          <w:noProof/>
        </w:rPr>
        <w:drawing>
          <wp:inline distT="0" distB="0" distL="0" distR="0" wp14:anchorId="23876719" wp14:editId="0F5FA66B">
            <wp:extent cx="1869831" cy="389548"/>
            <wp:effectExtent l="114300" t="114300" r="111760" b="10604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5951" cy="399156"/>
                    </a:xfrm>
                    <a:prstGeom prst="rect">
                      <a:avLst/>
                    </a:prstGeom>
                    <a:effectLst>
                      <a:glow rad="101600">
                        <a:schemeClr val="accent4">
                          <a:satMod val="175000"/>
                          <a:alpha val="40000"/>
                        </a:schemeClr>
                      </a:glow>
                    </a:effectLst>
                  </pic:spPr>
                </pic:pic>
              </a:graphicData>
            </a:graphic>
          </wp:inline>
        </w:drawing>
      </w:r>
    </w:p>
  </w:footnote>
  <w:footnote w:id="19">
    <w:p w14:paraId="605BC20C" w14:textId="62D93528" w:rsidR="00F752C7" w:rsidRPr="00F752C7" w:rsidRDefault="00F752C7">
      <w:pPr>
        <w:pStyle w:val="a3"/>
        <w:rPr>
          <w:lang w:val="ru-RU"/>
        </w:rPr>
      </w:pPr>
      <w:r>
        <w:rPr>
          <w:rStyle w:val="a5"/>
        </w:rPr>
        <w:footnoteRef/>
      </w:r>
      <w:r w:rsidRPr="00F752C7">
        <w:rPr>
          <w:lang w:val="ru-RU"/>
        </w:rPr>
        <w:t xml:space="preserve"> </w:t>
      </w:r>
      <w:bookmarkStart w:id="245" w:name="OLE_LINK185"/>
      <w:bookmarkStart w:id="246" w:name="OLE_LINK186"/>
      <w:r>
        <w:rPr>
          <w:lang w:val="ru-RU"/>
        </w:rPr>
        <w:t xml:space="preserve">Тем не менее, </w:t>
      </w:r>
      <w:r w:rsidR="00E50067">
        <w:rPr>
          <w:lang w:val="ru-RU"/>
        </w:rPr>
        <w:t>удваивание</w:t>
      </w:r>
      <w:r>
        <w:rPr>
          <w:lang w:val="ru-RU"/>
        </w:rPr>
        <w:t xml:space="preserve"> вводного тона, расположенного в басу, нужно избегать, т.к. это звучит плохо.</w:t>
      </w:r>
      <w:bookmarkEnd w:id="245"/>
      <w:bookmarkEnd w:id="246"/>
    </w:p>
  </w:footnote>
  <w:footnote w:id="20">
    <w:p w14:paraId="260A0473" w14:textId="7CAE67C7" w:rsidR="00745E13" w:rsidRPr="00745E13" w:rsidRDefault="00745E13">
      <w:pPr>
        <w:pStyle w:val="a3"/>
        <w:rPr>
          <w:lang w:val="ru-RU"/>
        </w:rPr>
      </w:pPr>
      <w:bookmarkStart w:id="249" w:name="OLE_LINK183"/>
      <w:bookmarkStart w:id="250" w:name="OLE_LINK184"/>
      <w:r>
        <w:rPr>
          <w:rStyle w:val="a5"/>
        </w:rPr>
        <w:footnoteRef/>
      </w:r>
      <w:r w:rsidRPr="00745E13">
        <w:rPr>
          <w:lang w:val="ru-RU"/>
        </w:rPr>
        <w:t xml:space="preserve"> </w:t>
      </w:r>
      <w:r>
        <w:rPr>
          <w:lang w:val="ru-RU"/>
        </w:rPr>
        <w:t xml:space="preserve">В 4 голосах можно допустить унисон между двумя нижними партиями на сильное время </w:t>
      </w:r>
      <w:r w:rsidR="00B757C4" w:rsidRPr="00B757C4">
        <w:rPr>
          <w:lang w:val="ru-RU"/>
        </w:rPr>
        <w:t>в случае если этого требует мелодическое движение</w:t>
      </w:r>
      <w:r>
        <w:rPr>
          <w:lang w:val="ru-RU"/>
        </w:rPr>
        <w:t>.</w:t>
      </w:r>
      <w:bookmarkEnd w:id="249"/>
      <w:bookmarkEnd w:id="250"/>
    </w:p>
  </w:footnote>
  <w:footnote w:id="21">
    <w:p w14:paraId="4155AB8B" w14:textId="7B0ABB54" w:rsidR="00066411" w:rsidRPr="00066411" w:rsidRDefault="00066411">
      <w:pPr>
        <w:pStyle w:val="a3"/>
      </w:pPr>
      <w:ins w:id="269" w:author="Rualark Rualark" w:date="2018-10-31T22:21:00Z">
        <w:r>
          <w:rPr>
            <w:rStyle w:val="a5"/>
          </w:rPr>
          <w:footnoteRef/>
        </w:r>
        <w:r w:rsidRPr="00066411">
          <w:t xml:space="preserve"> </w:t>
        </w:r>
        <w:r>
          <w:t>If both notes of tritone do not sound simultaneously, this is not considered a harmonic tritone. On the other hand, if both notes sound simultaneously, but do not start simultaneously</w:t>
        </w:r>
      </w:ins>
      <w:ins w:id="270" w:author="Rualark Rualark" w:date="2018-10-31T22:22:00Z">
        <w:r>
          <w:t>, this is still considered a harmonic tritone.</w:t>
        </w:r>
      </w:ins>
    </w:p>
  </w:footnote>
  <w:footnote w:id="22">
    <w:p w14:paraId="4F84D21F" w14:textId="51EA439F" w:rsidR="0021356F" w:rsidRDefault="0021356F">
      <w:pPr>
        <w:pStyle w:val="a3"/>
        <w:rPr>
          <w:lang w:val="ru-RU"/>
        </w:rPr>
      </w:pPr>
      <w:r>
        <w:rPr>
          <w:rStyle w:val="a5"/>
        </w:rPr>
        <w:footnoteRef/>
      </w:r>
      <w:r w:rsidRPr="0021356F">
        <w:rPr>
          <w:lang w:val="ru-RU"/>
        </w:rPr>
        <w:t xml:space="preserve"> Следующие примеры допускаются при применении правила § 59</w:t>
      </w:r>
      <w:r>
        <w:rPr>
          <w:lang w:val="ru-RU"/>
        </w:rPr>
        <w:t xml:space="preserve"> (две гармонии в одном такте </w:t>
      </w:r>
      <w:r w:rsidR="009547BA">
        <w:rPr>
          <w:lang w:val="ru-RU"/>
        </w:rPr>
        <w:t xml:space="preserve">во избежание </w:t>
      </w:r>
      <w:r>
        <w:rPr>
          <w:lang w:val="ru-RU"/>
        </w:rPr>
        <w:t>прерывания синкоп в басу</w:t>
      </w:r>
      <w:r w:rsidR="00A12CE1">
        <w:rPr>
          <w:lang w:val="ru-RU"/>
        </w:rPr>
        <w:t>)</w:t>
      </w:r>
      <w:r>
        <w:rPr>
          <w:lang w:val="ru-RU"/>
        </w:rPr>
        <w:t>:</w:t>
      </w:r>
    </w:p>
    <w:p w14:paraId="1184A391" w14:textId="7A6550CB" w:rsidR="0021356F" w:rsidRPr="0021356F" w:rsidRDefault="0021356F" w:rsidP="0021356F">
      <w:pPr>
        <w:pStyle w:val="a3"/>
        <w:jc w:val="center"/>
        <w:rPr>
          <w:lang w:val="ru-RU"/>
        </w:rPr>
      </w:pPr>
      <w:r>
        <w:rPr>
          <w:noProof/>
        </w:rPr>
        <w:drawing>
          <wp:inline distT="0" distB="0" distL="0" distR="0" wp14:anchorId="1BD982D8" wp14:editId="3B513380">
            <wp:extent cx="2694709" cy="620365"/>
            <wp:effectExtent l="114300" t="114300" r="106045" b="1231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202" cy="632680"/>
                    </a:xfrm>
                    <a:prstGeom prst="rect">
                      <a:avLst/>
                    </a:prstGeom>
                    <a:effectLst>
                      <a:glow rad="101600">
                        <a:schemeClr val="accent4">
                          <a:satMod val="175000"/>
                          <a:alpha val="40000"/>
                        </a:schemeClr>
                      </a:glow>
                    </a:effectLst>
                  </pic:spPr>
                </pic:pic>
              </a:graphicData>
            </a:graphic>
          </wp:inline>
        </w:drawing>
      </w:r>
    </w:p>
  </w:footnote>
  <w:footnote w:id="23">
    <w:p w14:paraId="3EE8E45D" w14:textId="70A28D1E" w:rsidR="00FF4354" w:rsidRPr="00FF4354" w:rsidRDefault="00FF4354">
      <w:pPr>
        <w:pStyle w:val="a3"/>
        <w:rPr>
          <w:lang w:val="ru-RU"/>
        </w:rPr>
      </w:pPr>
      <w:r>
        <w:rPr>
          <w:rStyle w:val="a5"/>
        </w:rPr>
        <w:footnoteRef/>
      </w:r>
      <w:r w:rsidRPr="00FF4354">
        <w:rPr>
          <w:lang w:val="ru-RU"/>
        </w:rPr>
        <w:t xml:space="preserve"> </w:t>
      </w:r>
      <w:r>
        <w:rPr>
          <w:lang w:val="ru-RU"/>
        </w:rPr>
        <w:t xml:space="preserve">Октавы в первом примере вполне приемлемые, потому что </w:t>
      </w:r>
      <w:r w:rsidRPr="000C3F3B">
        <w:rPr>
          <w:lang w:val="ru-RU"/>
        </w:rPr>
        <w:t>четвертная нота ре имеет характер вспомогательной</w:t>
      </w:r>
      <w:r>
        <w:rPr>
          <w:lang w:val="ru-RU"/>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7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5F28CD"/>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31BE1"/>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166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04219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C45D3C"/>
    <w:multiLevelType w:val="hybridMultilevel"/>
    <w:tmpl w:val="F918B2D4"/>
    <w:lvl w:ilvl="0" w:tplc="23E0A02C">
      <w:start w:val="1"/>
      <w:numFmt w:val="decimal"/>
      <w:pStyle w:val="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749F6"/>
    <w:multiLevelType w:val="hybridMultilevel"/>
    <w:tmpl w:val="30C08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051627"/>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941F29"/>
    <w:multiLevelType w:val="hybridMultilevel"/>
    <w:tmpl w:val="29C4C3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D73969"/>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2674DC"/>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6B450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E21624"/>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AB79F8"/>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5E4EF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5AA1342"/>
    <w:multiLevelType w:val="hybridMultilevel"/>
    <w:tmpl w:val="A12A5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444AB"/>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B882C55"/>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DF6666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141652"/>
    <w:multiLevelType w:val="hybridMultilevel"/>
    <w:tmpl w:val="0B40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8952F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8961793"/>
    <w:multiLevelType w:val="hybridMultilevel"/>
    <w:tmpl w:val="53F8A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244E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D2F5474"/>
    <w:multiLevelType w:val="hybridMultilevel"/>
    <w:tmpl w:val="B09CF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23F1F"/>
    <w:multiLevelType w:val="hybridMultilevel"/>
    <w:tmpl w:val="32F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
  </w:num>
  <w:num w:numId="3">
    <w:abstractNumId w:val="5"/>
    <w:lvlOverride w:ilvl="0">
      <w:startOverride w:val="1"/>
    </w:lvlOverride>
  </w:num>
  <w:num w:numId="4">
    <w:abstractNumId w:val="19"/>
  </w:num>
  <w:num w:numId="5">
    <w:abstractNumId w:val="5"/>
    <w:lvlOverride w:ilvl="0">
      <w:startOverride w:val="1"/>
    </w:lvlOverride>
  </w:num>
  <w:num w:numId="6">
    <w:abstractNumId w:val="6"/>
  </w:num>
  <w:num w:numId="7">
    <w:abstractNumId w:val="5"/>
    <w:lvlOverride w:ilvl="0">
      <w:startOverride w:val="1"/>
    </w:lvlOverride>
  </w:num>
  <w:num w:numId="8">
    <w:abstractNumId w:val="7"/>
  </w:num>
  <w:num w:numId="9">
    <w:abstractNumId w:val="1"/>
  </w:num>
  <w:num w:numId="10">
    <w:abstractNumId w:val="10"/>
  </w:num>
  <w:num w:numId="11">
    <w:abstractNumId w:val="9"/>
  </w:num>
  <w:num w:numId="12">
    <w:abstractNumId w:val="8"/>
  </w:num>
  <w:num w:numId="13">
    <w:abstractNumId w:val="20"/>
  </w:num>
  <w:num w:numId="14">
    <w:abstractNumId w:val="18"/>
  </w:num>
  <w:num w:numId="15">
    <w:abstractNumId w:val="11"/>
  </w:num>
  <w:num w:numId="16">
    <w:abstractNumId w:val="17"/>
  </w:num>
  <w:num w:numId="17">
    <w:abstractNumId w:val="22"/>
  </w:num>
  <w:num w:numId="18">
    <w:abstractNumId w:val="0"/>
  </w:num>
  <w:num w:numId="19">
    <w:abstractNumId w:val="13"/>
  </w:num>
  <w:num w:numId="20">
    <w:abstractNumId w:val="2"/>
  </w:num>
  <w:num w:numId="21">
    <w:abstractNumId w:val="5"/>
    <w:lvlOverride w:ilvl="0">
      <w:startOverride w:val="1"/>
    </w:lvlOverride>
  </w:num>
  <w:num w:numId="22">
    <w:abstractNumId w:val="3"/>
  </w:num>
  <w:num w:numId="23">
    <w:abstractNumId w:val="14"/>
  </w:num>
  <w:num w:numId="24">
    <w:abstractNumId w:val="16"/>
  </w:num>
  <w:num w:numId="25">
    <w:abstractNumId w:val="12"/>
  </w:num>
  <w:num w:numId="26">
    <w:abstractNumId w:val="4"/>
  </w:num>
  <w:num w:numId="27">
    <w:abstractNumId w:val="24"/>
  </w:num>
  <w:num w:numId="28">
    <w:abstractNumId w:val="21"/>
  </w:num>
  <w:num w:numId="29">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alark Rualark">
    <w15:presenceInfo w15:providerId="Windows Live" w15:userId="caca9baabc8c3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CB0"/>
    <w:rsid w:val="00001684"/>
    <w:rsid w:val="00002829"/>
    <w:rsid w:val="00002F64"/>
    <w:rsid w:val="00005DBE"/>
    <w:rsid w:val="000113D6"/>
    <w:rsid w:val="000138FC"/>
    <w:rsid w:val="00013F53"/>
    <w:rsid w:val="00015E0B"/>
    <w:rsid w:val="00017958"/>
    <w:rsid w:val="00021801"/>
    <w:rsid w:val="00023807"/>
    <w:rsid w:val="00025CC5"/>
    <w:rsid w:val="0002705B"/>
    <w:rsid w:val="00027718"/>
    <w:rsid w:val="00030F89"/>
    <w:rsid w:val="00031880"/>
    <w:rsid w:val="00031C84"/>
    <w:rsid w:val="00040238"/>
    <w:rsid w:val="000407C0"/>
    <w:rsid w:val="00040B2C"/>
    <w:rsid w:val="00042137"/>
    <w:rsid w:val="0004631E"/>
    <w:rsid w:val="000477F9"/>
    <w:rsid w:val="000500D2"/>
    <w:rsid w:val="000504BB"/>
    <w:rsid w:val="0005257A"/>
    <w:rsid w:val="00052780"/>
    <w:rsid w:val="00054385"/>
    <w:rsid w:val="00054A42"/>
    <w:rsid w:val="00057078"/>
    <w:rsid w:val="00061870"/>
    <w:rsid w:val="00066411"/>
    <w:rsid w:val="00067862"/>
    <w:rsid w:val="0007032E"/>
    <w:rsid w:val="0007100B"/>
    <w:rsid w:val="00074C57"/>
    <w:rsid w:val="000761F5"/>
    <w:rsid w:val="000823D8"/>
    <w:rsid w:val="00087AB7"/>
    <w:rsid w:val="00087BC4"/>
    <w:rsid w:val="00087D2D"/>
    <w:rsid w:val="00091651"/>
    <w:rsid w:val="00093F4A"/>
    <w:rsid w:val="00097D2B"/>
    <w:rsid w:val="000A1640"/>
    <w:rsid w:val="000A3A95"/>
    <w:rsid w:val="000A7B42"/>
    <w:rsid w:val="000B412C"/>
    <w:rsid w:val="000B6295"/>
    <w:rsid w:val="000B76BB"/>
    <w:rsid w:val="000C0715"/>
    <w:rsid w:val="000C0924"/>
    <w:rsid w:val="000C3F3B"/>
    <w:rsid w:val="000C512E"/>
    <w:rsid w:val="000C701A"/>
    <w:rsid w:val="000D3BDF"/>
    <w:rsid w:val="000D3E75"/>
    <w:rsid w:val="000D3E77"/>
    <w:rsid w:val="000D4CCC"/>
    <w:rsid w:val="000D4D3F"/>
    <w:rsid w:val="000D5CBE"/>
    <w:rsid w:val="000E1E15"/>
    <w:rsid w:val="000E284F"/>
    <w:rsid w:val="000F363C"/>
    <w:rsid w:val="00102D69"/>
    <w:rsid w:val="00104392"/>
    <w:rsid w:val="0010440A"/>
    <w:rsid w:val="00105A1A"/>
    <w:rsid w:val="00105D45"/>
    <w:rsid w:val="00115306"/>
    <w:rsid w:val="00115F6F"/>
    <w:rsid w:val="00116E22"/>
    <w:rsid w:val="001174D5"/>
    <w:rsid w:val="00120016"/>
    <w:rsid w:val="00120E23"/>
    <w:rsid w:val="001213BA"/>
    <w:rsid w:val="00123EE1"/>
    <w:rsid w:val="00123FA3"/>
    <w:rsid w:val="0012454C"/>
    <w:rsid w:val="0012580C"/>
    <w:rsid w:val="00125EBB"/>
    <w:rsid w:val="00126BE3"/>
    <w:rsid w:val="00135BDF"/>
    <w:rsid w:val="001362EF"/>
    <w:rsid w:val="0014013D"/>
    <w:rsid w:val="00140E3C"/>
    <w:rsid w:val="001420D8"/>
    <w:rsid w:val="001442E1"/>
    <w:rsid w:val="0014490F"/>
    <w:rsid w:val="0014505D"/>
    <w:rsid w:val="00145DB4"/>
    <w:rsid w:val="00146B6E"/>
    <w:rsid w:val="0014772F"/>
    <w:rsid w:val="00151473"/>
    <w:rsid w:val="0015325C"/>
    <w:rsid w:val="00156382"/>
    <w:rsid w:val="00156C48"/>
    <w:rsid w:val="001621B7"/>
    <w:rsid w:val="001622F0"/>
    <w:rsid w:val="0017171E"/>
    <w:rsid w:val="00171B9D"/>
    <w:rsid w:val="00171F07"/>
    <w:rsid w:val="0017365E"/>
    <w:rsid w:val="00175BCA"/>
    <w:rsid w:val="00176353"/>
    <w:rsid w:val="00181433"/>
    <w:rsid w:val="001818E4"/>
    <w:rsid w:val="00181962"/>
    <w:rsid w:val="00182B78"/>
    <w:rsid w:val="00183D1B"/>
    <w:rsid w:val="00185D87"/>
    <w:rsid w:val="00186943"/>
    <w:rsid w:val="001875E3"/>
    <w:rsid w:val="00192469"/>
    <w:rsid w:val="00195D0D"/>
    <w:rsid w:val="001A05DA"/>
    <w:rsid w:val="001A064E"/>
    <w:rsid w:val="001A13D9"/>
    <w:rsid w:val="001A4B14"/>
    <w:rsid w:val="001B0F74"/>
    <w:rsid w:val="001B139A"/>
    <w:rsid w:val="001B1A55"/>
    <w:rsid w:val="001B47A9"/>
    <w:rsid w:val="001B6FAB"/>
    <w:rsid w:val="001B7C0D"/>
    <w:rsid w:val="001C1D1D"/>
    <w:rsid w:val="001C4631"/>
    <w:rsid w:val="001E1950"/>
    <w:rsid w:val="001E3339"/>
    <w:rsid w:val="001F00C2"/>
    <w:rsid w:val="001F7897"/>
    <w:rsid w:val="00201C54"/>
    <w:rsid w:val="00201D46"/>
    <w:rsid w:val="002040CC"/>
    <w:rsid w:val="00205871"/>
    <w:rsid w:val="00206692"/>
    <w:rsid w:val="0020768D"/>
    <w:rsid w:val="0021356F"/>
    <w:rsid w:val="0022030E"/>
    <w:rsid w:val="0022726C"/>
    <w:rsid w:val="002323DD"/>
    <w:rsid w:val="00233A89"/>
    <w:rsid w:val="00235074"/>
    <w:rsid w:val="00240B0C"/>
    <w:rsid w:val="00247F3B"/>
    <w:rsid w:val="002533F2"/>
    <w:rsid w:val="00255A6C"/>
    <w:rsid w:val="0025637A"/>
    <w:rsid w:val="00256701"/>
    <w:rsid w:val="002569B6"/>
    <w:rsid w:val="002601B4"/>
    <w:rsid w:val="002612F5"/>
    <w:rsid w:val="00263810"/>
    <w:rsid w:val="00266DB9"/>
    <w:rsid w:val="00270CC5"/>
    <w:rsid w:val="00271D00"/>
    <w:rsid w:val="002761AA"/>
    <w:rsid w:val="00281F6C"/>
    <w:rsid w:val="00284328"/>
    <w:rsid w:val="00290B0B"/>
    <w:rsid w:val="002916E6"/>
    <w:rsid w:val="00295E44"/>
    <w:rsid w:val="00296BB0"/>
    <w:rsid w:val="002A0E27"/>
    <w:rsid w:val="002A212C"/>
    <w:rsid w:val="002A2C5A"/>
    <w:rsid w:val="002A60C4"/>
    <w:rsid w:val="002B1236"/>
    <w:rsid w:val="002B18F7"/>
    <w:rsid w:val="002B74D8"/>
    <w:rsid w:val="002C38DB"/>
    <w:rsid w:val="002C763C"/>
    <w:rsid w:val="002C77ED"/>
    <w:rsid w:val="002C7BA5"/>
    <w:rsid w:val="002D1360"/>
    <w:rsid w:val="002D3122"/>
    <w:rsid w:val="002D5019"/>
    <w:rsid w:val="002D612B"/>
    <w:rsid w:val="002D6262"/>
    <w:rsid w:val="002D6377"/>
    <w:rsid w:val="002D77AC"/>
    <w:rsid w:val="002E106E"/>
    <w:rsid w:val="002E1AEF"/>
    <w:rsid w:val="002E4F96"/>
    <w:rsid w:val="002E5016"/>
    <w:rsid w:val="002E6CA6"/>
    <w:rsid w:val="002F5D64"/>
    <w:rsid w:val="0030023C"/>
    <w:rsid w:val="00300B10"/>
    <w:rsid w:val="00305D17"/>
    <w:rsid w:val="003150AE"/>
    <w:rsid w:val="003156E8"/>
    <w:rsid w:val="00317436"/>
    <w:rsid w:val="00317685"/>
    <w:rsid w:val="003218EC"/>
    <w:rsid w:val="00321EFF"/>
    <w:rsid w:val="00332E31"/>
    <w:rsid w:val="00335DCC"/>
    <w:rsid w:val="00335E02"/>
    <w:rsid w:val="003378B8"/>
    <w:rsid w:val="00341322"/>
    <w:rsid w:val="0034144D"/>
    <w:rsid w:val="00341757"/>
    <w:rsid w:val="00342C1D"/>
    <w:rsid w:val="00343363"/>
    <w:rsid w:val="00347480"/>
    <w:rsid w:val="0035074C"/>
    <w:rsid w:val="00350A9B"/>
    <w:rsid w:val="00356440"/>
    <w:rsid w:val="00363E11"/>
    <w:rsid w:val="0036550C"/>
    <w:rsid w:val="003702B3"/>
    <w:rsid w:val="00373811"/>
    <w:rsid w:val="0037624E"/>
    <w:rsid w:val="00376593"/>
    <w:rsid w:val="00382FC7"/>
    <w:rsid w:val="00385367"/>
    <w:rsid w:val="00387A22"/>
    <w:rsid w:val="00392DA0"/>
    <w:rsid w:val="00394B65"/>
    <w:rsid w:val="003A1624"/>
    <w:rsid w:val="003A4B59"/>
    <w:rsid w:val="003A69E6"/>
    <w:rsid w:val="003A69EB"/>
    <w:rsid w:val="003B32FA"/>
    <w:rsid w:val="003B404F"/>
    <w:rsid w:val="003C0A8E"/>
    <w:rsid w:val="003C695D"/>
    <w:rsid w:val="003D39B0"/>
    <w:rsid w:val="003D798F"/>
    <w:rsid w:val="003D7F1B"/>
    <w:rsid w:val="003E6A76"/>
    <w:rsid w:val="003F075F"/>
    <w:rsid w:val="003F2F75"/>
    <w:rsid w:val="003F4ADA"/>
    <w:rsid w:val="00401418"/>
    <w:rsid w:val="00404946"/>
    <w:rsid w:val="00405197"/>
    <w:rsid w:val="00405F29"/>
    <w:rsid w:val="00406CDF"/>
    <w:rsid w:val="004074AA"/>
    <w:rsid w:val="00407A93"/>
    <w:rsid w:val="004104FA"/>
    <w:rsid w:val="00415595"/>
    <w:rsid w:val="00420A8B"/>
    <w:rsid w:val="00421B3A"/>
    <w:rsid w:val="00421BC9"/>
    <w:rsid w:val="0042403D"/>
    <w:rsid w:val="004262EE"/>
    <w:rsid w:val="004265AB"/>
    <w:rsid w:val="004278C2"/>
    <w:rsid w:val="004310AE"/>
    <w:rsid w:val="0043217B"/>
    <w:rsid w:val="004335B6"/>
    <w:rsid w:val="0043483E"/>
    <w:rsid w:val="00436DC0"/>
    <w:rsid w:val="00436DF7"/>
    <w:rsid w:val="00440CF7"/>
    <w:rsid w:val="0044275A"/>
    <w:rsid w:val="00442DFA"/>
    <w:rsid w:val="0044409A"/>
    <w:rsid w:val="004450AD"/>
    <w:rsid w:val="00446A6B"/>
    <w:rsid w:val="0045196F"/>
    <w:rsid w:val="00452C4A"/>
    <w:rsid w:val="00452F78"/>
    <w:rsid w:val="00461256"/>
    <w:rsid w:val="00465341"/>
    <w:rsid w:val="00473C04"/>
    <w:rsid w:val="00476656"/>
    <w:rsid w:val="00481313"/>
    <w:rsid w:val="0048207D"/>
    <w:rsid w:val="00482B7D"/>
    <w:rsid w:val="004834C2"/>
    <w:rsid w:val="00485ADD"/>
    <w:rsid w:val="0049142F"/>
    <w:rsid w:val="0049186B"/>
    <w:rsid w:val="00492C8B"/>
    <w:rsid w:val="00494582"/>
    <w:rsid w:val="00495D6B"/>
    <w:rsid w:val="00496456"/>
    <w:rsid w:val="0049660F"/>
    <w:rsid w:val="004A0AAF"/>
    <w:rsid w:val="004A53C6"/>
    <w:rsid w:val="004B3A5B"/>
    <w:rsid w:val="004B3E2F"/>
    <w:rsid w:val="004B75F7"/>
    <w:rsid w:val="004C02AB"/>
    <w:rsid w:val="004C07CE"/>
    <w:rsid w:val="004C2984"/>
    <w:rsid w:val="004C29B6"/>
    <w:rsid w:val="004C4139"/>
    <w:rsid w:val="004D2A76"/>
    <w:rsid w:val="004D5AB7"/>
    <w:rsid w:val="004D6ACF"/>
    <w:rsid w:val="004D6B9B"/>
    <w:rsid w:val="004E01B4"/>
    <w:rsid w:val="004E10A8"/>
    <w:rsid w:val="004E192D"/>
    <w:rsid w:val="004E5B5E"/>
    <w:rsid w:val="004F05BB"/>
    <w:rsid w:val="004F203A"/>
    <w:rsid w:val="004F34DD"/>
    <w:rsid w:val="004F3942"/>
    <w:rsid w:val="004F51C0"/>
    <w:rsid w:val="004F5D7D"/>
    <w:rsid w:val="004F6F8B"/>
    <w:rsid w:val="004F7275"/>
    <w:rsid w:val="0050004F"/>
    <w:rsid w:val="005006D7"/>
    <w:rsid w:val="00501D6B"/>
    <w:rsid w:val="005068FF"/>
    <w:rsid w:val="00512B8A"/>
    <w:rsid w:val="00513542"/>
    <w:rsid w:val="00520834"/>
    <w:rsid w:val="005259C8"/>
    <w:rsid w:val="00525EEB"/>
    <w:rsid w:val="005301DF"/>
    <w:rsid w:val="00530E81"/>
    <w:rsid w:val="00530FD5"/>
    <w:rsid w:val="005328AD"/>
    <w:rsid w:val="00532E38"/>
    <w:rsid w:val="0053545A"/>
    <w:rsid w:val="00540CF0"/>
    <w:rsid w:val="00544966"/>
    <w:rsid w:val="00553DA2"/>
    <w:rsid w:val="00554E69"/>
    <w:rsid w:val="00555E3D"/>
    <w:rsid w:val="005578F3"/>
    <w:rsid w:val="00560702"/>
    <w:rsid w:val="005616A7"/>
    <w:rsid w:val="00562B0F"/>
    <w:rsid w:val="00563667"/>
    <w:rsid w:val="0056546F"/>
    <w:rsid w:val="00567758"/>
    <w:rsid w:val="005677E2"/>
    <w:rsid w:val="00570D31"/>
    <w:rsid w:val="00571293"/>
    <w:rsid w:val="005723AF"/>
    <w:rsid w:val="00572590"/>
    <w:rsid w:val="005754AF"/>
    <w:rsid w:val="0057750D"/>
    <w:rsid w:val="00577EDF"/>
    <w:rsid w:val="00581E0E"/>
    <w:rsid w:val="00582322"/>
    <w:rsid w:val="00583156"/>
    <w:rsid w:val="00584774"/>
    <w:rsid w:val="0058488C"/>
    <w:rsid w:val="00584D50"/>
    <w:rsid w:val="0058753E"/>
    <w:rsid w:val="00587BCF"/>
    <w:rsid w:val="00593E40"/>
    <w:rsid w:val="00595FC2"/>
    <w:rsid w:val="005A6B8A"/>
    <w:rsid w:val="005B7A63"/>
    <w:rsid w:val="005C1F13"/>
    <w:rsid w:val="005C7344"/>
    <w:rsid w:val="005C7587"/>
    <w:rsid w:val="005D24C6"/>
    <w:rsid w:val="005D39B8"/>
    <w:rsid w:val="005D42C8"/>
    <w:rsid w:val="005D572F"/>
    <w:rsid w:val="005D5CF7"/>
    <w:rsid w:val="005D61CE"/>
    <w:rsid w:val="005D7189"/>
    <w:rsid w:val="005E2747"/>
    <w:rsid w:val="005E649D"/>
    <w:rsid w:val="005E6E6F"/>
    <w:rsid w:val="005F052A"/>
    <w:rsid w:val="005F1D15"/>
    <w:rsid w:val="005F5741"/>
    <w:rsid w:val="005F5890"/>
    <w:rsid w:val="005F6B7C"/>
    <w:rsid w:val="0060014B"/>
    <w:rsid w:val="006017A4"/>
    <w:rsid w:val="00611878"/>
    <w:rsid w:val="00613A5C"/>
    <w:rsid w:val="00614A3D"/>
    <w:rsid w:val="0061749F"/>
    <w:rsid w:val="00622547"/>
    <w:rsid w:val="006231FB"/>
    <w:rsid w:val="0062390D"/>
    <w:rsid w:val="00625E22"/>
    <w:rsid w:val="00630CA6"/>
    <w:rsid w:val="006419C9"/>
    <w:rsid w:val="00641E97"/>
    <w:rsid w:val="00642B4F"/>
    <w:rsid w:val="006444D8"/>
    <w:rsid w:val="00647E3E"/>
    <w:rsid w:val="00653B86"/>
    <w:rsid w:val="00653D5C"/>
    <w:rsid w:val="006552C6"/>
    <w:rsid w:val="006565D9"/>
    <w:rsid w:val="00664ED3"/>
    <w:rsid w:val="00675B32"/>
    <w:rsid w:val="00682367"/>
    <w:rsid w:val="006830EF"/>
    <w:rsid w:val="006856EA"/>
    <w:rsid w:val="006869FB"/>
    <w:rsid w:val="006872A0"/>
    <w:rsid w:val="006928C9"/>
    <w:rsid w:val="00694745"/>
    <w:rsid w:val="006963C9"/>
    <w:rsid w:val="00696DCF"/>
    <w:rsid w:val="00696E93"/>
    <w:rsid w:val="006A0679"/>
    <w:rsid w:val="006A2201"/>
    <w:rsid w:val="006A4FA4"/>
    <w:rsid w:val="006A7127"/>
    <w:rsid w:val="006B21A0"/>
    <w:rsid w:val="006B3B2A"/>
    <w:rsid w:val="006B3D58"/>
    <w:rsid w:val="006B5DD7"/>
    <w:rsid w:val="006B6603"/>
    <w:rsid w:val="006B75C1"/>
    <w:rsid w:val="006C05B2"/>
    <w:rsid w:val="006C0BA4"/>
    <w:rsid w:val="006C318F"/>
    <w:rsid w:val="006C35CB"/>
    <w:rsid w:val="006C52AF"/>
    <w:rsid w:val="006C60CB"/>
    <w:rsid w:val="006C6410"/>
    <w:rsid w:val="006C7955"/>
    <w:rsid w:val="006D0FD0"/>
    <w:rsid w:val="006D1284"/>
    <w:rsid w:val="006D1DBB"/>
    <w:rsid w:val="006D3645"/>
    <w:rsid w:val="006D413D"/>
    <w:rsid w:val="006D445C"/>
    <w:rsid w:val="006D5422"/>
    <w:rsid w:val="006D66B4"/>
    <w:rsid w:val="006E26C0"/>
    <w:rsid w:val="006E4BE5"/>
    <w:rsid w:val="006E5B41"/>
    <w:rsid w:val="006E6594"/>
    <w:rsid w:val="006F0836"/>
    <w:rsid w:val="006F29C9"/>
    <w:rsid w:val="006F2E27"/>
    <w:rsid w:val="006F2F17"/>
    <w:rsid w:val="006F63EE"/>
    <w:rsid w:val="0070713E"/>
    <w:rsid w:val="0071246E"/>
    <w:rsid w:val="007130B6"/>
    <w:rsid w:val="007151CB"/>
    <w:rsid w:val="00721AF2"/>
    <w:rsid w:val="0072308B"/>
    <w:rsid w:val="0072347A"/>
    <w:rsid w:val="00725CAC"/>
    <w:rsid w:val="00730C78"/>
    <w:rsid w:val="0073576D"/>
    <w:rsid w:val="00735951"/>
    <w:rsid w:val="00745E13"/>
    <w:rsid w:val="00746481"/>
    <w:rsid w:val="00747226"/>
    <w:rsid w:val="007472E6"/>
    <w:rsid w:val="0075138C"/>
    <w:rsid w:val="00752B74"/>
    <w:rsid w:val="007532F0"/>
    <w:rsid w:val="007618BF"/>
    <w:rsid w:val="00764A55"/>
    <w:rsid w:val="00765173"/>
    <w:rsid w:val="00767C31"/>
    <w:rsid w:val="00770294"/>
    <w:rsid w:val="0077281D"/>
    <w:rsid w:val="00777171"/>
    <w:rsid w:val="00781990"/>
    <w:rsid w:val="00782885"/>
    <w:rsid w:val="007828E9"/>
    <w:rsid w:val="0078435E"/>
    <w:rsid w:val="0078499C"/>
    <w:rsid w:val="007971ED"/>
    <w:rsid w:val="00797EC0"/>
    <w:rsid w:val="007A240C"/>
    <w:rsid w:val="007A2FD5"/>
    <w:rsid w:val="007A3970"/>
    <w:rsid w:val="007A3E0D"/>
    <w:rsid w:val="007A4501"/>
    <w:rsid w:val="007A615C"/>
    <w:rsid w:val="007B00AF"/>
    <w:rsid w:val="007B010F"/>
    <w:rsid w:val="007B085C"/>
    <w:rsid w:val="007B26AD"/>
    <w:rsid w:val="007B6103"/>
    <w:rsid w:val="007C00FA"/>
    <w:rsid w:val="007C34C0"/>
    <w:rsid w:val="007C373C"/>
    <w:rsid w:val="007C4A32"/>
    <w:rsid w:val="007C5200"/>
    <w:rsid w:val="007C54AD"/>
    <w:rsid w:val="007C5AF9"/>
    <w:rsid w:val="007D66BD"/>
    <w:rsid w:val="007E1967"/>
    <w:rsid w:val="007E502E"/>
    <w:rsid w:val="007E5535"/>
    <w:rsid w:val="007E554D"/>
    <w:rsid w:val="007E77CF"/>
    <w:rsid w:val="007F0F4B"/>
    <w:rsid w:val="007F14AD"/>
    <w:rsid w:val="007F3700"/>
    <w:rsid w:val="007F5E64"/>
    <w:rsid w:val="007F671A"/>
    <w:rsid w:val="007F6D85"/>
    <w:rsid w:val="00803101"/>
    <w:rsid w:val="00804D39"/>
    <w:rsid w:val="008061B7"/>
    <w:rsid w:val="00806E13"/>
    <w:rsid w:val="008108D4"/>
    <w:rsid w:val="00810BCE"/>
    <w:rsid w:val="00811471"/>
    <w:rsid w:val="008120AA"/>
    <w:rsid w:val="0081218F"/>
    <w:rsid w:val="008170FB"/>
    <w:rsid w:val="00824B2C"/>
    <w:rsid w:val="00825901"/>
    <w:rsid w:val="008270FD"/>
    <w:rsid w:val="008329BC"/>
    <w:rsid w:val="00833716"/>
    <w:rsid w:val="00834A46"/>
    <w:rsid w:val="00844E0C"/>
    <w:rsid w:val="00845875"/>
    <w:rsid w:val="00846530"/>
    <w:rsid w:val="00847D87"/>
    <w:rsid w:val="0085100B"/>
    <w:rsid w:val="008527EB"/>
    <w:rsid w:val="00866031"/>
    <w:rsid w:val="00874800"/>
    <w:rsid w:val="0089661B"/>
    <w:rsid w:val="00897549"/>
    <w:rsid w:val="008A0568"/>
    <w:rsid w:val="008A06FA"/>
    <w:rsid w:val="008A2273"/>
    <w:rsid w:val="008A2FCE"/>
    <w:rsid w:val="008A3E37"/>
    <w:rsid w:val="008A5881"/>
    <w:rsid w:val="008B0679"/>
    <w:rsid w:val="008B1587"/>
    <w:rsid w:val="008B519A"/>
    <w:rsid w:val="008B65B9"/>
    <w:rsid w:val="008B65E7"/>
    <w:rsid w:val="008B7169"/>
    <w:rsid w:val="008C0AF0"/>
    <w:rsid w:val="008C0FC3"/>
    <w:rsid w:val="008C6332"/>
    <w:rsid w:val="008C7FA5"/>
    <w:rsid w:val="008D03C7"/>
    <w:rsid w:val="008D38BD"/>
    <w:rsid w:val="008E2A4A"/>
    <w:rsid w:val="008F041F"/>
    <w:rsid w:val="008F54CB"/>
    <w:rsid w:val="008F597F"/>
    <w:rsid w:val="008F723D"/>
    <w:rsid w:val="00901E18"/>
    <w:rsid w:val="00902A88"/>
    <w:rsid w:val="009162DF"/>
    <w:rsid w:val="00925B18"/>
    <w:rsid w:val="00927397"/>
    <w:rsid w:val="009315C6"/>
    <w:rsid w:val="00933418"/>
    <w:rsid w:val="009349EC"/>
    <w:rsid w:val="00937105"/>
    <w:rsid w:val="00937167"/>
    <w:rsid w:val="00940581"/>
    <w:rsid w:val="00947949"/>
    <w:rsid w:val="00947F0D"/>
    <w:rsid w:val="009547BA"/>
    <w:rsid w:val="00957CDC"/>
    <w:rsid w:val="0096197D"/>
    <w:rsid w:val="0096301A"/>
    <w:rsid w:val="00964963"/>
    <w:rsid w:val="00966091"/>
    <w:rsid w:val="00970E0C"/>
    <w:rsid w:val="00973E81"/>
    <w:rsid w:val="009763DB"/>
    <w:rsid w:val="00977CDB"/>
    <w:rsid w:val="00982213"/>
    <w:rsid w:val="00982672"/>
    <w:rsid w:val="00982942"/>
    <w:rsid w:val="00986186"/>
    <w:rsid w:val="00990709"/>
    <w:rsid w:val="00990C5B"/>
    <w:rsid w:val="009916C8"/>
    <w:rsid w:val="00993550"/>
    <w:rsid w:val="009A20EC"/>
    <w:rsid w:val="009A4325"/>
    <w:rsid w:val="009C1C9E"/>
    <w:rsid w:val="009C3585"/>
    <w:rsid w:val="009C6959"/>
    <w:rsid w:val="009C6A5E"/>
    <w:rsid w:val="009D10D4"/>
    <w:rsid w:val="009D22D7"/>
    <w:rsid w:val="009D45F5"/>
    <w:rsid w:val="009E4630"/>
    <w:rsid w:val="009E5019"/>
    <w:rsid w:val="009E5D1A"/>
    <w:rsid w:val="009E6EB6"/>
    <w:rsid w:val="009E790E"/>
    <w:rsid w:val="009E7F8C"/>
    <w:rsid w:val="009F1BC3"/>
    <w:rsid w:val="009F2AA1"/>
    <w:rsid w:val="00A0306C"/>
    <w:rsid w:val="00A0632E"/>
    <w:rsid w:val="00A07A3B"/>
    <w:rsid w:val="00A11FD0"/>
    <w:rsid w:val="00A12CA7"/>
    <w:rsid w:val="00A12CE1"/>
    <w:rsid w:val="00A139DF"/>
    <w:rsid w:val="00A1430F"/>
    <w:rsid w:val="00A14633"/>
    <w:rsid w:val="00A1620C"/>
    <w:rsid w:val="00A1788F"/>
    <w:rsid w:val="00A20080"/>
    <w:rsid w:val="00A203FA"/>
    <w:rsid w:val="00A27625"/>
    <w:rsid w:val="00A3367A"/>
    <w:rsid w:val="00A37D1B"/>
    <w:rsid w:val="00A46931"/>
    <w:rsid w:val="00A53F78"/>
    <w:rsid w:val="00A54014"/>
    <w:rsid w:val="00A6037A"/>
    <w:rsid w:val="00A665AE"/>
    <w:rsid w:val="00A67C7B"/>
    <w:rsid w:val="00A70C65"/>
    <w:rsid w:val="00A71526"/>
    <w:rsid w:val="00A73068"/>
    <w:rsid w:val="00A73C78"/>
    <w:rsid w:val="00A81B3A"/>
    <w:rsid w:val="00A84ACC"/>
    <w:rsid w:val="00A86999"/>
    <w:rsid w:val="00A9039D"/>
    <w:rsid w:val="00A95199"/>
    <w:rsid w:val="00A95299"/>
    <w:rsid w:val="00AA35CD"/>
    <w:rsid w:val="00AA4614"/>
    <w:rsid w:val="00AA6FD9"/>
    <w:rsid w:val="00AB22D6"/>
    <w:rsid w:val="00AB441D"/>
    <w:rsid w:val="00AB6AF6"/>
    <w:rsid w:val="00AC6AEA"/>
    <w:rsid w:val="00AD127D"/>
    <w:rsid w:val="00AD29C1"/>
    <w:rsid w:val="00AD53DA"/>
    <w:rsid w:val="00AD684F"/>
    <w:rsid w:val="00AD7E09"/>
    <w:rsid w:val="00AE11C6"/>
    <w:rsid w:val="00AE135A"/>
    <w:rsid w:val="00AE26F5"/>
    <w:rsid w:val="00AF048B"/>
    <w:rsid w:val="00AF14E0"/>
    <w:rsid w:val="00AF2B50"/>
    <w:rsid w:val="00AF47C4"/>
    <w:rsid w:val="00B00291"/>
    <w:rsid w:val="00B02279"/>
    <w:rsid w:val="00B07BEE"/>
    <w:rsid w:val="00B13E94"/>
    <w:rsid w:val="00B149D1"/>
    <w:rsid w:val="00B15F5C"/>
    <w:rsid w:val="00B21BBA"/>
    <w:rsid w:val="00B22D80"/>
    <w:rsid w:val="00B276C1"/>
    <w:rsid w:val="00B33D8F"/>
    <w:rsid w:val="00B35B4C"/>
    <w:rsid w:val="00B35C8E"/>
    <w:rsid w:val="00B37E0A"/>
    <w:rsid w:val="00B4786D"/>
    <w:rsid w:val="00B47D66"/>
    <w:rsid w:val="00B50BA0"/>
    <w:rsid w:val="00B50BED"/>
    <w:rsid w:val="00B5186E"/>
    <w:rsid w:val="00B51DCC"/>
    <w:rsid w:val="00B54AFD"/>
    <w:rsid w:val="00B55B76"/>
    <w:rsid w:val="00B55EEE"/>
    <w:rsid w:val="00B576BD"/>
    <w:rsid w:val="00B6200D"/>
    <w:rsid w:val="00B62090"/>
    <w:rsid w:val="00B656DF"/>
    <w:rsid w:val="00B719C5"/>
    <w:rsid w:val="00B757C4"/>
    <w:rsid w:val="00B771E0"/>
    <w:rsid w:val="00B80C57"/>
    <w:rsid w:val="00B8453F"/>
    <w:rsid w:val="00B86D4E"/>
    <w:rsid w:val="00BA4130"/>
    <w:rsid w:val="00BA42FA"/>
    <w:rsid w:val="00BA4774"/>
    <w:rsid w:val="00BA6487"/>
    <w:rsid w:val="00BB13E8"/>
    <w:rsid w:val="00BB1A3F"/>
    <w:rsid w:val="00BB5956"/>
    <w:rsid w:val="00BB7EA7"/>
    <w:rsid w:val="00BC1216"/>
    <w:rsid w:val="00BC177A"/>
    <w:rsid w:val="00BC2DB9"/>
    <w:rsid w:val="00BC447F"/>
    <w:rsid w:val="00BC6F34"/>
    <w:rsid w:val="00BD00A2"/>
    <w:rsid w:val="00BD2921"/>
    <w:rsid w:val="00BD3B33"/>
    <w:rsid w:val="00BD7E14"/>
    <w:rsid w:val="00BE0F15"/>
    <w:rsid w:val="00BE263A"/>
    <w:rsid w:val="00BE37F9"/>
    <w:rsid w:val="00BE3A22"/>
    <w:rsid w:val="00BE47A7"/>
    <w:rsid w:val="00BF5B90"/>
    <w:rsid w:val="00BF6666"/>
    <w:rsid w:val="00C0005F"/>
    <w:rsid w:val="00C001AD"/>
    <w:rsid w:val="00C027ED"/>
    <w:rsid w:val="00C05F2B"/>
    <w:rsid w:val="00C06264"/>
    <w:rsid w:val="00C06AC4"/>
    <w:rsid w:val="00C06C6D"/>
    <w:rsid w:val="00C100E3"/>
    <w:rsid w:val="00C10A9F"/>
    <w:rsid w:val="00C125F1"/>
    <w:rsid w:val="00C129A7"/>
    <w:rsid w:val="00C15303"/>
    <w:rsid w:val="00C20E25"/>
    <w:rsid w:val="00C26D44"/>
    <w:rsid w:val="00C30949"/>
    <w:rsid w:val="00C30DF7"/>
    <w:rsid w:val="00C31684"/>
    <w:rsid w:val="00C439A3"/>
    <w:rsid w:val="00C50F8A"/>
    <w:rsid w:val="00C51991"/>
    <w:rsid w:val="00C53DC6"/>
    <w:rsid w:val="00C5505E"/>
    <w:rsid w:val="00C564E3"/>
    <w:rsid w:val="00C574EC"/>
    <w:rsid w:val="00C60C8C"/>
    <w:rsid w:val="00C64378"/>
    <w:rsid w:val="00C65F53"/>
    <w:rsid w:val="00C66993"/>
    <w:rsid w:val="00C6729E"/>
    <w:rsid w:val="00C738BB"/>
    <w:rsid w:val="00C75D3A"/>
    <w:rsid w:val="00C75D63"/>
    <w:rsid w:val="00C767CE"/>
    <w:rsid w:val="00C81F63"/>
    <w:rsid w:val="00C827A2"/>
    <w:rsid w:val="00C82A54"/>
    <w:rsid w:val="00C84F32"/>
    <w:rsid w:val="00C90D7B"/>
    <w:rsid w:val="00C9490B"/>
    <w:rsid w:val="00CA1CB3"/>
    <w:rsid w:val="00CA214A"/>
    <w:rsid w:val="00CA2CB0"/>
    <w:rsid w:val="00CA7506"/>
    <w:rsid w:val="00CB15D9"/>
    <w:rsid w:val="00CB5A18"/>
    <w:rsid w:val="00CB62F0"/>
    <w:rsid w:val="00CD01A1"/>
    <w:rsid w:val="00CD31D3"/>
    <w:rsid w:val="00CD5CC1"/>
    <w:rsid w:val="00CD78EF"/>
    <w:rsid w:val="00CE0FE0"/>
    <w:rsid w:val="00CE5BEB"/>
    <w:rsid w:val="00CE5F55"/>
    <w:rsid w:val="00CE639B"/>
    <w:rsid w:val="00CE69E9"/>
    <w:rsid w:val="00CE6F77"/>
    <w:rsid w:val="00CE762D"/>
    <w:rsid w:val="00CF0318"/>
    <w:rsid w:val="00CF0CA8"/>
    <w:rsid w:val="00CF2722"/>
    <w:rsid w:val="00CF43C6"/>
    <w:rsid w:val="00CF682B"/>
    <w:rsid w:val="00D03415"/>
    <w:rsid w:val="00D03780"/>
    <w:rsid w:val="00D03BAB"/>
    <w:rsid w:val="00D10C93"/>
    <w:rsid w:val="00D11F62"/>
    <w:rsid w:val="00D1244B"/>
    <w:rsid w:val="00D13D0C"/>
    <w:rsid w:val="00D1521F"/>
    <w:rsid w:val="00D167E2"/>
    <w:rsid w:val="00D20778"/>
    <w:rsid w:val="00D3050B"/>
    <w:rsid w:val="00D30569"/>
    <w:rsid w:val="00D33DC2"/>
    <w:rsid w:val="00D34118"/>
    <w:rsid w:val="00D34F4C"/>
    <w:rsid w:val="00D371FF"/>
    <w:rsid w:val="00D40D53"/>
    <w:rsid w:val="00D41846"/>
    <w:rsid w:val="00D41C84"/>
    <w:rsid w:val="00D4623D"/>
    <w:rsid w:val="00D50E6F"/>
    <w:rsid w:val="00D51309"/>
    <w:rsid w:val="00D52248"/>
    <w:rsid w:val="00D555A1"/>
    <w:rsid w:val="00D56025"/>
    <w:rsid w:val="00D56301"/>
    <w:rsid w:val="00D56319"/>
    <w:rsid w:val="00D56A72"/>
    <w:rsid w:val="00D607C0"/>
    <w:rsid w:val="00D60F6A"/>
    <w:rsid w:val="00D62ACF"/>
    <w:rsid w:val="00D64639"/>
    <w:rsid w:val="00D712C9"/>
    <w:rsid w:val="00D728EA"/>
    <w:rsid w:val="00D7292D"/>
    <w:rsid w:val="00D73781"/>
    <w:rsid w:val="00D81315"/>
    <w:rsid w:val="00D825D6"/>
    <w:rsid w:val="00D86FD8"/>
    <w:rsid w:val="00D90517"/>
    <w:rsid w:val="00D92CAE"/>
    <w:rsid w:val="00DA0797"/>
    <w:rsid w:val="00DA11DC"/>
    <w:rsid w:val="00DA1872"/>
    <w:rsid w:val="00DA3E81"/>
    <w:rsid w:val="00DA5F41"/>
    <w:rsid w:val="00DB0065"/>
    <w:rsid w:val="00DB0307"/>
    <w:rsid w:val="00DB175B"/>
    <w:rsid w:val="00DB619C"/>
    <w:rsid w:val="00DC0374"/>
    <w:rsid w:val="00DC0A6F"/>
    <w:rsid w:val="00DC1438"/>
    <w:rsid w:val="00DC16EC"/>
    <w:rsid w:val="00DC3F88"/>
    <w:rsid w:val="00DD1236"/>
    <w:rsid w:val="00DD2522"/>
    <w:rsid w:val="00DD2566"/>
    <w:rsid w:val="00DD26B9"/>
    <w:rsid w:val="00DD50A0"/>
    <w:rsid w:val="00DD6B1A"/>
    <w:rsid w:val="00DD7A32"/>
    <w:rsid w:val="00DE05C9"/>
    <w:rsid w:val="00DE175E"/>
    <w:rsid w:val="00DE2DBD"/>
    <w:rsid w:val="00DE3D0F"/>
    <w:rsid w:val="00DF387B"/>
    <w:rsid w:val="00DF4557"/>
    <w:rsid w:val="00DF79A9"/>
    <w:rsid w:val="00E076E4"/>
    <w:rsid w:val="00E14A98"/>
    <w:rsid w:val="00E16D06"/>
    <w:rsid w:val="00E208BA"/>
    <w:rsid w:val="00E20E80"/>
    <w:rsid w:val="00E2291C"/>
    <w:rsid w:val="00E231F1"/>
    <w:rsid w:val="00E2479B"/>
    <w:rsid w:val="00E33D23"/>
    <w:rsid w:val="00E3463C"/>
    <w:rsid w:val="00E40561"/>
    <w:rsid w:val="00E4166A"/>
    <w:rsid w:val="00E442DC"/>
    <w:rsid w:val="00E45C19"/>
    <w:rsid w:val="00E472E6"/>
    <w:rsid w:val="00E47815"/>
    <w:rsid w:val="00E50067"/>
    <w:rsid w:val="00E506B3"/>
    <w:rsid w:val="00E50A8C"/>
    <w:rsid w:val="00E564A6"/>
    <w:rsid w:val="00E5669B"/>
    <w:rsid w:val="00E57F06"/>
    <w:rsid w:val="00E60B4A"/>
    <w:rsid w:val="00E631C1"/>
    <w:rsid w:val="00E67F1A"/>
    <w:rsid w:val="00E7485B"/>
    <w:rsid w:val="00E8200D"/>
    <w:rsid w:val="00E92613"/>
    <w:rsid w:val="00E92DF2"/>
    <w:rsid w:val="00EA3C57"/>
    <w:rsid w:val="00EA6790"/>
    <w:rsid w:val="00EA6CE5"/>
    <w:rsid w:val="00EA7D86"/>
    <w:rsid w:val="00EB0C6E"/>
    <w:rsid w:val="00EB3293"/>
    <w:rsid w:val="00EB4CFB"/>
    <w:rsid w:val="00EB509A"/>
    <w:rsid w:val="00EB5215"/>
    <w:rsid w:val="00EB5309"/>
    <w:rsid w:val="00EC3BCA"/>
    <w:rsid w:val="00ED0019"/>
    <w:rsid w:val="00ED28BA"/>
    <w:rsid w:val="00ED64D3"/>
    <w:rsid w:val="00EE262F"/>
    <w:rsid w:val="00EF0FA1"/>
    <w:rsid w:val="00EF28AD"/>
    <w:rsid w:val="00EF3FE1"/>
    <w:rsid w:val="00F0000F"/>
    <w:rsid w:val="00F04E4B"/>
    <w:rsid w:val="00F05E8C"/>
    <w:rsid w:val="00F067E4"/>
    <w:rsid w:val="00F10B34"/>
    <w:rsid w:val="00F11078"/>
    <w:rsid w:val="00F12DD5"/>
    <w:rsid w:val="00F14D61"/>
    <w:rsid w:val="00F15391"/>
    <w:rsid w:val="00F1568E"/>
    <w:rsid w:val="00F205DA"/>
    <w:rsid w:val="00F23164"/>
    <w:rsid w:val="00F2319B"/>
    <w:rsid w:val="00F24537"/>
    <w:rsid w:val="00F25FD1"/>
    <w:rsid w:val="00F30313"/>
    <w:rsid w:val="00F30E3B"/>
    <w:rsid w:val="00F31B29"/>
    <w:rsid w:val="00F33893"/>
    <w:rsid w:val="00F3553A"/>
    <w:rsid w:val="00F365DC"/>
    <w:rsid w:val="00F40DCB"/>
    <w:rsid w:val="00F44B67"/>
    <w:rsid w:val="00F4529D"/>
    <w:rsid w:val="00F46056"/>
    <w:rsid w:val="00F51769"/>
    <w:rsid w:val="00F51ACC"/>
    <w:rsid w:val="00F53A77"/>
    <w:rsid w:val="00F548D0"/>
    <w:rsid w:val="00F56A79"/>
    <w:rsid w:val="00F57124"/>
    <w:rsid w:val="00F61331"/>
    <w:rsid w:val="00F62DFC"/>
    <w:rsid w:val="00F67283"/>
    <w:rsid w:val="00F7102B"/>
    <w:rsid w:val="00F710A4"/>
    <w:rsid w:val="00F7266F"/>
    <w:rsid w:val="00F75023"/>
    <w:rsid w:val="00F752C7"/>
    <w:rsid w:val="00F754BF"/>
    <w:rsid w:val="00F768D9"/>
    <w:rsid w:val="00F837D2"/>
    <w:rsid w:val="00F84DA8"/>
    <w:rsid w:val="00F85B05"/>
    <w:rsid w:val="00F86885"/>
    <w:rsid w:val="00F868F9"/>
    <w:rsid w:val="00F9033A"/>
    <w:rsid w:val="00F95904"/>
    <w:rsid w:val="00F97774"/>
    <w:rsid w:val="00FA2BFE"/>
    <w:rsid w:val="00FA34CC"/>
    <w:rsid w:val="00FA3EC3"/>
    <w:rsid w:val="00FA47E1"/>
    <w:rsid w:val="00FA5B4F"/>
    <w:rsid w:val="00FB0F60"/>
    <w:rsid w:val="00FB1062"/>
    <w:rsid w:val="00FB14F6"/>
    <w:rsid w:val="00FB3BBF"/>
    <w:rsid w:val="00FC1FCC"/>
    <w:rsid w:val="00FC3A4A"/>
    <w:rsid w:val="00FC3FA6"/>
    <w:rsid w:val="00FC4D60"/>
    <w:rsid w:val="00FC5F7E"/>
    <w:rsid w:val="00FC7738"/>
    <w:rsid w:val="00FD02B0"/>
    <w:rsid w:val="00FD2A26"/>
    <w:rsid w:val="00FD4900"/>
    <w:rsid w:val="00FD7763"/>
    <w:rsid w:val="00FE0D87"/>
    <w:rsid w:val="00FE0E1E"/>
    <w:rsid w:val="00FE2710"/>
    <w:rsid w:val="00FE2B26"/>
    <w:rsid w:val="00FF1F8D"/>
    <w:rsid w:val="00FF4354"/>
    <w:rsid w:val="00FF5B3D"/>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A21"/>
  <w15:chartTrackingRefBased/>
  <w15:docId w15:val="{9DB58A0F-4B10-42D5-848F-A6D6C178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637A"/>
  </w:style>
  <w:style w:type="paragraph" w:styleId="1">
    <w:name w:val="heading 1"/>
    <w:basedOn w:val="a"/>
    <w:next w:val="a"/>
    <w:link w:val="10"/>
    <w:uiPriority w:val="9"/>
    <w:qFormat/>
    <w:rsid w:val="00D03BAB"/>
    <w:pPr>
      <w:keepNext/>
      <w:keepLines/>
      <w:spacing w:before="240" w:after="0"/>
      <w:jc w:val="center"/>
      <w:outlineLvl w:val="0"/>
    </w:pPr>
    <w:rPr>
      <w:rFonts w:asciiTheme="majorHAnsi" w:eastAsiaTheme="majorEastAsia" w:hAnsiTheme="majorHAnsi" w:cstheme="majorBidi"/>
      <w:color w:val="2E74B5" w:themeColor="accent1" w:themeShade="BF"/>
      <w:sz w:val="32"/>
      <w:szCs w:val="32"/>
      <w:lang w:val="ru-RU"/>
    </w:rPr>
  </w:style>
  <w:style w:type="paragraph" w:styleId="2">
    <w:name w:val="heading 2"/>
    <w:basedOn w:val="a"/>
    <w:next w:val="a"/>
    <w:link w:val="20"/>
    <w:uiPriority w:val="9"/>
    <w:unhideWhenUsed/>
    <w:qFormat/>
    <w:rsid w:val="00D03BAB"/>
    <w:pPr>
      <w:keepNext/>
      <w:keepLines/>
      <w:spacing w:before="40" w:after="0"/>
      <w:jc w:val="center"/>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D03BAB"/>
    <w:pPr>
      <w:keepNext/>
      <w:keepLines/>
      <w:spacing w:before="40" w:after="0"/>
      <w:jc w:val="center"/>
      <w:outlineLvl w:val="2"/>
    </w:pPr>
    <w:rPr>
      <w:rFonts w:asciiTheme="majorHAnsi" w:eastAsiaTheme="majorEastAsia" w:hAnsiTheme="majorHAnsi" w:cstheme="majorBidi"/>
      <w:color w:val="1F4D78" w:themeColor="accent1" w:themeShade="7F"/>
      <w:sz w:val="24"/>
      <w:szCs w:val="24"/>
      <w:lang w:val="ru-RU"/>
    </w:rPr>
  </w:style>
  <w:style w:type="paragraph" w:styleId="4">
    <w:name w:val="heading 4"/>
    <w:basedOn w:val="a"/>
    <w:next w:val="a"/>
    <w:link w:val="40"/>
    <w:uiPriority w:val="9"/>
    <w:unhideWhenUsed/>
    <w:qFormat/>
    <w:rsid w:val="00D03BAB"/>
    <w:pPr>
      <w:keepNext/>
      <w:keepLines/>
      <w:spacing w:before="40" w:after="0"/>
      <w:jc w:val="center"/>
      <w:outlineLvl w:val="3"/>
    </w:pPr>
    <w:rPr>
      <w:rFonts w:asciiTheme="majorHAnsi" w:eastAsiaTheme="majorEastAsia" w:hAnsiTheme="majorHAnsi" w:cstheme="majorBidi"/>
      <w:i/>
      <w:iCs/>
      <w:color w:val="2E74B5" w:themeColor="accent1" w:themeShade="BF"/>
      <w:lang w:val="ru-RU"/>
    </w:rPr>
  </w:style>
  <w:style w:type="paragraph" w:styleId="5">
    <w:name w:val="heading 5"/>
    <w:basedOn w:val="a"/>
    <w:next w:val="a"/>
    <w:link w:val="50"/>
    <w:uiPriority w:val="9"/>
    <w:unhideWhenUsed/>
    <w:qFormat/>
    <w:rsid w:val="0072347A"/>
    <w:pPr>
      <w:keepNext/>
      <w:keepLines/>
      <w:numPr>
        <w:numId w:val="2"/>
      </w:numPr>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3BAB"/>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9"/>
    <w:rsid w:val="00D03BA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D03BAB"/>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D03BAB"/>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72347A"/>
    <w:rPr>
      <w:rFonts w:asciiTheme="majorHAnsi" w:eastAsiaTheme="majorEastAsia" w:hAnsiTheme="majorHAnsi" w:cstheme="majorBidi"/>
      <w:color w:val="2E74B5" w:themeColor="accent1" w:themeShade="BF"/>
    </w:rPr>
  </w:style>
  <w:style w:type="paragraph" w:styleId="a3">
    <w:name w:val="footnote text"/>
    <w:basedOn w:val="a"/>
    <w:link w:val="a4"/>
    <w:uiPriority w:val="99"/>
    <w:unhideWhenUsed/>
    <w:rsid w:val="00F7102B"/>
    <w:pPr>
      <w:spacing w:after="0" w:line="240" w:lineRule="auto"/>
    </w:pPr>
    <w:rPr>
      <w:sz w:val="20"/>
      <w:szCs w:val="20"/>
    </w:rPr>
  </w:style>
  <w:style w:type="character" w:customStyle="1" w:styleId="a4">
    <w:name w:val="Текст сноски Знак"/>
    <w:basedOn w:val="a0"/>
    <w:link w:val="a3"/>
    <w:uiPriority w:val="99"/>
    <w:rsid w:val="00F7102B"/>
    <w:rPr>
      <w:sz w:val="20"/>
      <w:szCs w:val="20"/>
    </w:rPr>
  </w:style>
  <w:style w:type="character" w:styleId="a5">
    <w:name w:val="footnote reference"/>
    <w:basedOn w:val="a0"/>
    <w:uiPriority w:val="99"/>
    <w:semiHidden/>
    <w:unhideWhenUsed/>
    <w:rsid w:val="00F7102B"/>
    <w:rPr>
      <w:vertAlign w:val="superscript"/>
    </w:rPr>
  </w:style>
  <w:style w:type="table" w:styleId="a6">
    <w:name w:val="Table Grid"/>
    <w:basedOn w:val="a1"/>
    <w:uiPriority w:val="39"/>
    <w:rsid w:val="00B65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76E4"/>
    <w:pPr>
      <w:ind w:left="720"/>
      <w:contextualSpacing/>
    </w:pPr>
  </w:style>
  <w:style w:type="character" w:styleId="a8">
    <w:name w:val="annotation reference"/>
    <w:basedOn w:val="a0"/>
    <w:uiPriority w:val="99"/>
    <w:semiHidden/>
    <w:unhideWhenUsed/>
    <w:rsid w:val="002F5D64"/>
    <w:rPr>
      <w:sz w:val="16"/>
      <w:szCs w:val="16"/>
    </w:rPr>
  </w:style>
  <w:style w:type="paragraph" w:styleId="a9">
    <w:name w:val="annotation text"/>
    <w:basedOn w:val="a"/>
    <w:link w:val="aa"/>
    <w:uiPriority w:val="99"/>
    <w:semiHidden/>
    <w:unhideWhenUsed/>
    <w:rsid w:val="002F5D64"/>
    <w:pPr>
      <w:spacing w:line="240" w:lineRule="auto"/>
    </w:pPr>
    <w:rPr>
      <w:sz w:val="20"/>
      <w:szCs w:val="20"/>
    </w:rPr>
  </w:style>
  <w:style w:type="character" w:customStyle="1" w:styleId="aa">
    <w:name w:val="Текст примечания Знак"/>
    <w:basedOn w:val="a0"/>
    <w:link w:val="a9"/>
    <w:uiPriority w:val="99"/>
    <w:semiHidden/>
    <w:rsid w:val="002F5D64"/>
    <w:rPr>
      <w:sz w:val="20"/>
      <w:szCs w:val="20"/>
    </w:rPr>
  </w:style>
  <w:style w:type="paragraph" w:styleId="ab">
    <w:name w:val="annotation subject"/>
    <w:basedOn w:val="a9"/>
    <w:next w:val="a9"/>
    <w:link w:val="ac"/>
    <w:uiPriority w:val="99"/>
    <w:semiHidden/>
    <w:unhideWhenUsed/>
    <w:rsid w:val="002F5D64"/>
    <w:rPr>
      <w:b/>
      <w:bCs/>
    </w:rPr>
  </w:style>
  <w:style w:type="character" w:customStyle="1" w:styleId="ac">
    <w:name w:val="Тема примечания Знак"/>
    <w:basedOn w:val="aa"/>
    <w:link w:val="ab"/>
    <w:uiPriority w:val="99"/>
    <w:semiHidden/>
    <w:rsid w:val="002F5D64"/>
    <w:rPr>
      <w:b/>
      <w:bCs/>
      <w:sz w:val="20"/>
      <w:szCs w:val="20"/>
    </w:rPr>
  </w:style>
  <w:style w:type="paragraph" w:styleId="ad">
    <w:name w:val="Balloon Text"/>
    <w:basedOn w:val="a"/>
    <w:link w:val="ae"/>
    <w:uiPriority w:val="99"/>
    <w:semiHidden/>
    <w:unhideWhenUsed/>
    <w:rsid w:val="002F5D64"/>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2F5D64"/>
    <w:rPr>
      <w:rFonts w:ascii="Segoe UI" w:hAnsi="Segoe UI" w:cs="Segoe UI"/>
      <w:sz w:val="18"/>
      <w:szCs w:val="18"/>
    </w:rPr>
  </w:style>
  <w:style w:type="character" w:styleId="af">
    <w:name w:val="Placeholder Text"/>
    <w:basedOn w:val="a0"/>
    <w:uiPriority w:val="99"/>
    <w:semiHidden/>
    <w:rsid w:val="006B21A0"/>
    <w:rPr>
      <w:color w:val="808080"/>
    </w:rPr>
  </w:style>
  <w:style w:type="paragraph" w:styleId="af0">
    <w:name w:val="TOC Heading"/>
    <w:basedOn w:val="1"/>
    <w:next w:val="a"/>
    <w:uiPriority w:val="39"/>
    <w:unhideWhenUsed/>
    <w:qFormat/>
    <w:rsid w:val="00530FD5"/>
    <w:pPr>
      <w:jc w:val="left"/>
      <w:outlineLvl w:val="9"/>
    </w:pPr>
    <w:rPr>
      <w:lang w:val="en-US"/>
    </w:rPr>
  </w:style>
  <w:style w:type="paragraph" w:styleId="11">
    <w:name w:val="toc 1"/>
    <w:basedOn w:val="a"/>
    <w:next w:val="a"/>
    <w:autoRedefine/>
    <w:uiPriority w:val="39"/>
    <w:unhideWhenUsed/>
    <w:rsid w:val="00530FD5"/>
    <w:pPr>
      <w:spacing w:after="100"/>
    </w:pPr>
  </w:style>
  <w:style w:type="paragraph" w:styleId="21">
    <w:name w:val="toc 2"/>
    <w:basedOn w:val="a"/>
    <w:next w:val="a"/>
    <w:autoRedefine/>
    <w:uiPriority w:val="39"/>
    <w:unhideWhenUsed/>
    <w:rsid w:val="00530FD5"/>
    <w:pPr>
      <w:spacing w:after="100"/>
      <w:ind w:left="220"/>
    </w:pPr>
  </w:style>
  <w:style w:type="paragraph" w:styleId="31">
    <w:name w:val="toc 3"/>
    <w:basedOn w:val="a"/>
    <w:next w:val="a"/>
    <w:autoRedefine/>
    <w:uiPriority w:val="39"/>
    <w:unhideWhenUsed/>
    <w:rsid w:val="00530FD5"/>
    <w:pPr>
      <w:spacing w:after="100"/>
      <w:ind w:left="440"/>
    </w:pPr>
  </w:style>
  <w:style w:type="character" w:styleId="af1">
    <w:name w:val="Hyperlink"/>
    <w:basedOn w:val="a0"/>
    <w:uiPriority w:val="99"/>
    <w:unhideWhenUsed/>
    <w:rsid w:val="00530FD5"/>
    <w:rPr>
      <w:color w:val="0563C1" w:themeColor="hyperlink"/>
      <w:u w:val="single"/>
    </w:rPr>
  </w:style>
  <w:style w:type="paragraph" w:customStyle="1" w:styleId="Default">
    <w:name w:val="Default"/>
    <w:rsid w:val="007B085C"/>
    <w:pPr>
      <w:autoSpaceDE w:val="0"/>
      <w:autoSpaceDN w:val="0"/>
      <w:adjustRightInd w:val="0"/>
      <w:spacing w:after="0" w:line="240" w:lineRule="auto"/>
    </w:pPr>
    <w:rPr>
      <w:rFonts w:ascii="Century Schoolbook" w:hAnsi="Century Schoolbook" w:cs="Century Schoolbook"/>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703432">
      <w:bodyDiv w:val="1"/>
      <w:marLeft w:val="0"/>
      <w:marRight w:val="0"/>
      <w:marTop w:val="0"/>
      <w:marBottom w:val="0"/>
      <w:divBdr>
        <w:top w:val="none" w:sz="0" w:space="0" w:color="auto"/>
        <w:left w:val="none" w:sz="0" w:space="0" w:color="auto"/>
        <w:bottom w:val="none" w:sz="0" w:space="0" w:color="auto"/>
        <w:right w:val="none" w:sz="0" w:space="0" w:color="auto"/>
      </w:divBdr>
    </w:div>
    <w:div w:id="1478262153">
      <w:bodyDiv w:val="1"/>
      <w:marLeft w:val="0"/>
      <w:marRight w:val="0"/>
      <w:marTop w:val="0"/>
      <w:marBottom w:val="0"/>
      <w:divBdr>
        <w:top w:val="none" w:sz="0" w:space="0" w:color="auto"/>
        <w:left w:val="none" w:sz="0" w:space="0" w:color="auto"/>
        <w:bottom w:val="none" w:sz="0" w:space="0" w:color="auto"/>
        <w:right w:val="none" w:sz="0" w:space="0" w:color="auto"/>
      </w:divBdr>
    </w:div>
    <w:div w:id="19387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image" Target="media/image1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7.png"/><Relationship Id="rId68" Type="http://schemas.openxmlformats.org/officeDocument/2006/relationships/image" Target="media/image63.png"/><Relationship Id="rId84" Type="http://schemas.openxmlformats.org/officeDocument/2006/relationships/image" Target="media/image84.png"/><Relationship Id="rId89" Type="http://schemas.openxmlformats.org/officeDocument/2006/relationships/image" Target="media/image90.png"/><Relationship Id="rId112" Type="http://schemas.openxmlformats.org/officeDocument/2006/relationships/image" Target="media/image114.png"/><Relationship Id="rId16" Type="http://schemas.openxmlformats.org/officeDocument/2006/relationships/image" Target="media/image9.png"/><Relationship Id="rId107" Type="http://schemas.openxmlformats.org/officeDocument/2006/relationships/image" Target="media/image10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6.png"/><Relationship Id="rId58" Type="http://schemas.openxmlformats.org/officeDocument/2006/relationships/image" Target="media/image52.png"/><Relationship Id="rId74" Type="http://schemas.openxmlformats.org/officeDocument/2006/relationships/image" Target="media/image69.png"/><Relationship Id="rId79" Type="http://schemas.openxmlformats.org/officeDocument/2006/relationships/image" Target="media/image78.png"/><Relationship Id="rId102" Type="http://schemas.openxmlformats.org/officeDocument/2006/relationships/image" Target="media/image10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81.png"/><Relationship Id="rId90" Type="http://schemas.openxmlformats.org/officeDocument/2006/relationships/image" Target="media/image91.png"/><Relationship Id="rId95" Type="http://schemas.openxmlformats.org/officeDocument/2006/relationships/image" Target="media/image9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image" Target="media/image75.png"/><Relationship Id="rId100" Type="http://schemas.openxmlformats.org/officeDocument/2006/relationships/image" Target="media/image102.png"/><Relationship Id="rId105" Type="http://schemas.openxmlformats.org/officeDocument/2006/relationships/image" Target="media/image107.png"/><Relationship Id="rId113" Type="http://schemas.openxmlformats.org/officeDocument/2006/relationships/image" Target="media/image115.png"/><Relationship Id="rId118" Type="http://schemas.openxmlformats.org/officeDocument/2006/relationships/image" Target="media/image12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7.png"/><Relationship Id="rId80" Type="http://schemas.openxmlformats.org/officeDocument/2006/relationships/image" Target="media/image79.png"/><Relationship Id="rId85" Type="http://schemas.openxmlformats.org/officeDocument/2006/relationships/image" Target="media/image85.png"/><Relationship Id="rId93" Type="http://schemas.openxmlformats.org/officeDocument/2006/relationships/image" Target="media/image94.png"/><Relationship Id="rId98" Type="http://schemas.openxmlformats.org/officeDocument/2006/relationships/image" Target="media/image10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9.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105.png"/><Relationship Id="rId108" Type="http://schemas.openxmlformats.org/officeDocument/2006/relationships/image" Target="media/image110.png"/><Relationship Id="rId116"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83.png"/><Relationship Id="rId88" Type="http://schemas.openxmlformats.org/officeDocument/2006/relationships/image" Target="media/image89.png"/><Relationship Id="rId91" Type="http://schemas.openxmlformats.org/officeDocument/2006/relationships/image" Target="media/image92.png"/><Relationship Id="rId96" Type="http://schemas.openxmlformats.org/officeDocument/2006/relationships/image" Target="media/image98.png"/><Relationship Id="rId111"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2.png"/><Relationship Id="rId57" Type="http://schemas.openxmlformats.org/officeDocument/2006/relationships/image" Target="media/image51.png"/><Relationship Id="rId106" Type="http://schemas.openxmlformats.org/officeDocument/2006/relationships/image" Target="media/image108.png"/><Relationship Id="rId114" Type="http://schemas.openxmlformats.org/officeDocument/2006/relationships/image" Target="media/image116.png"/><Relationship Id="rId119" Type="http://schemas.openxmlformats.org/officeDocument/2006/relationships/image" Target="media/image121.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8.png"/><Relationship Id="rId78" Type="http://schemas.openxmlformats.org/officeDocument/2006/relationships/image" Target="media/image76.png"/><Relationship Id="rId81" Type="http://schemas.openxmlformats.org/officeDocument/2006/relationships/image" Target="media/image80.png"/><Relationship Id="rId86" Type="http://schemas.openxmlformats.org/officeDocument/2006/relationships/image" Target="media/image86.png"/><Relationship Id="rId94" Type="http://schemas.openxmlformats.org/officeDocument/2006/relationships/image" Target="media/image95.png"/><Relationship Id="rId99" Type="http://schemas.openxmlformats.org/officeDocument/2006/relationships/image" Target="media/image101.png"/><Relationship Id="rId101" Type="http://schemas.openxmlformats.org/officeDocument/2006/relationships/image" Target="media/image103.png"/><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11.png"/><Relationship Id="rId34" Type="http://schemas.openxmlformats.org/officeDocument/2006/relationships/image" Target="media/image25.png"/><Relationship Id="rId50" Type="http://schemas.openxmlformats.org/officeDocument/2006/relationships/image" Target="media/image43.png"/><Relationship Id="rId55" Type="http://schemas.openxmlformats.org/officeDocument/2006/relationships/image" Target="media/image49.png"/><Relationship Id="rId76" Type="http://schemas.openxmlformats.org/officeDocument/2006/relationships/image" Target="media/image74.png"/><Relationship Id="rId97" Type="http://schemas.openxmlformats.org/officeDocument/2006/relationships/image" Target="media/image99.png"/><Relationship Id="rId104" Type="http://schemas.openxmlformats.org/officeDocument/2006/relationships/image" Target="media/image106.png"/><Relationship Id="rId120"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8.png"/><Relationship Id="rId66" Type="http://schemas.openxmlformats.org/officeDocument/2006/relationships/image" Target="media/image60.png"/><Relationship Id="rId87" Type="http://schemas.openxmlformats.org/officeDocument/2006/relationships/image" Target="media/image87.png"/><Relationship Id="rId110" Type="http://schemas.openxmlformats.org/officeDocument/2006/relationships/image" Target="media/image112.png"/><Relationship Id="rId115" Type="http://schemas.openxmlformats.org/officeDocument/2006/relationships/image" Target="media/image117.png"/></Relationships>
</file>

<file path=word/_rels/footnotes.xml.rels><?xml version="1.0" encoding="UTF-8" standalone="yes"?>
<Relationships xmlns="http://schemas.openxmlformats.org/package/2006/relationships"><Relationship Id="rId8" Type="http://schemas.openxmlformats.org/officeDocument/2006/relationships/image" Target="media/image77.png"/><Relationship Id="rId3" Type="http://schemas.openxmlformats.org/officeDocument/2006/relationships/image" Target="media/image47.png"/><Relationship Id="rId7" Type="http://schemas.openxmlformats.org/officeDocument/2006/relationships/image" Target="media/image73.png"/><Relationship Id="rId2" Type="http://schemas.openxmlformats.org/officeDocument/2006/relationships/image" Target="media/image34.png"/><Relationship Id="rId1" Type="http://schemas.openxmlformats.org/officeDocument/2006/relationships/image" Target="media/image30.png"/><Relationship Id="rId6" Type="http://schemas.openxmlformats.org/officeDocument/2006/relationships/image" Target="media/image72.png"/><Relationship Id="rId11" Type="http://schemas.openxmlformats.org/officeDocument/2006/relationships/image" Target="media/image97.png"/><Relationship Id="rId5" Type="http://schemas.openxmlformats.org/officeDocument/2006/relationships/image" Target="media/image71.png"/><Relationship Id="rId10" Type="http://schemas.openxmlformats.org/officeDocument/2006/relationships/image" Target="media/image88.png"/><Relationship Id="rId4" Type="http://schemas.openxmlformats.org/officeDocument/2006/relationships/image" Target="media/image62.png"/><Relationship Id="rId9"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EED81-AFEB-4769-8FEB-31E2815B0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10389</TotalTime>
  <Pages>28</Pages>
  <Words>4443</Words>
  <Characters>25326</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Rualark Rualark</dc:creator>
  <cp:keywords/>
  <dc:description/>
  <cp:lastModifiedBy>Rualark Rualark</cp:lastModifiedBy>
  <cp:revision>169</cp:revision>
  <cp:lastPrinted>2018-08-22T17:18:00Z</cp:lastPrinted>
  <dcterms:created xsi:type="dcterms:W3CDTF">2018-10-25T17:40:00Z</dcterms:created>
  <dcterms:modified xsi:type="dcterms:W3CDTF">2018-11-04T16:09:00Z</dcterms:modified>
</cp:coreProperties>
</file>