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0753236F" w:rsidR="00CA2CB0" w:rsidRPr="00D33DC2" w:rsidRDefault="00D33DC2" w:rsidP="00CA2CB0">
      <w:pPr>
        <w:jc w:val="center"/>
        <w:rPr>
          <w:b/>
          <w:sz w:val="44"/>
        </w:rPr>
      </w:pPr>
      <w:proofErr w:type="spellStart"/>
      <w:r>
        <w:rPr>
          <w:b/>
          <w:sz w:val="44"/>
        </w:rPr>
        <w:t>MGen</w:t>
      </w:r>
      <w:proofErr w:type="spellEnd"/>
      <w:r>
        <w:rPr>
          <w:b/>
          <w:sz w:val="44"/>
        </w:rPr>
        <w:t xml:space="preserve"> CA3 rules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0D36642D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0A278F76" w:rsidR="00B4786D" w:rsidRDefault="00387A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5720D954" w:rsidR="00B4786D" w:rsidRDefault="00387A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4B6D34EB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425568BD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4EB8F816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3EE8C2E0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577B0FE9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5114CCC0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01CB265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120F8547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473E17DA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2B7B11AB" w:rsidR="00B4786D" w:rsidRDefault="00387A22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59DC593B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4F4B6233" w:rsidR="00B4786D" w:rsidRDefault="00387A22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0784F4E3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07B828C2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0AA150F8" w:rsidR="00B4786D" w:rsidRDefault="00387A22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FF6F9F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commentRangeStart w:id="48"/>
      <w:r>
        <w:rPr>
          <w:lang w:val="ru-RU"/>
        </w:rPr>
        <w:t>Голоса должны находиться в следующих диапазонах</w:t>
      </w:r>
      <w:commentRangeEnd w:id="48"/>
      <w:r w:rsidR="001F00C2">
        <w:rPr>
          <w:rStyle w:val="a8"/>
        </w:rPr>
        <w:commentReference w:id="48"/>
      </w:r>
      <w:r>
        <w:rPr>
          <w:lang w:val="ru-RU"/>
        </w:rPr>
        <w:t>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commentRangeStart w:id="49"/>
      <w:r>
        <w:rPr>
          <w:lang w:val="ru-RU"/>
        </w:rPr>
        <w:t xml:space="preserve">Не злоупотребляйте нотами, близкими к границам этих диапазонов </w:t>
      </w:r>
      <w:commentRangeEnd w:id="49"/>
      <w:r w:rsidR="00DB619C">
        <w:rPr>
          <w:rStyle w:val="a8"/>
        </w:rPr>
        <w:commentReference w:id="49"/>
      </w:r>
      <w:r>
        <w:rPr>
          <w:lang w:val="ru-RU"/>
        </w:rPr>
        <w:t>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commentRangeStart w:id="50"/>
      <w:r>
        <w:rPr>
          <w:lang w:val="ru-RU"/>
        </w:rPr>
        <w:t xml:space="preserve">Кроме этого, диапазон каждого голоса в одном упражнении не должен превышать ундецимы </w:t>
      </w:r>
      <w:commentRangeEnd w:id="50"/>
      <w:r w:rsidR="00B62090">
        <w:rPr>
          <w:rStyle w:val="a8"/>
        </w:rPr>
        <w:commentReference w:id="50"/>
      </w:r>
      <w:r>
        <w:rPr>
          <w:lang w:val="ru-RU"/>
        </w:rPr>
        <w:t>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51"/>
      <w:r w:rsidR="00CF0CA8">
        <w:rPr>
          <w:lang w:val="ru-RU"/>
        </w:rPr>
        <w:t xml:space="preserve">дуодецима </w:t>
      </w:r>
      <w:commentRangeEnd w:id="51"/>
      <w:r w:rsidR="0035074C">
        <w:rPr>
          <w:rStyle w:val="a8"/>
        </w:rPr>
        <w:commentReference w:id="51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52" w:name="OLE_LINK144"/>
      <w:bookmarkStart w:id="53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52"/>
    <w:bookmarkEnd w:id="53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4" w:name="_Toc513984260"/>
      <w:r>
        <w:lastRenderedPageBreak/>
        <w:t>Ритмические правила</w:t>
      </w:r>
      <w:bookmarkEnd w:id="54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5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5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6" w:name="OLE_LINK28"/>
      <w:bookmarkStart w:id="57" w:name="OLE_LINK29"/>
      <w:r>
        <w:rPr>
          <w:lang w:val="ru-RU"/>
        </w:rPr>
        <w:t xml:space="preserve">пишется </w:t>
      </w:r>
      <w:bookmarkEnd w:id="56"/>
      <w:bookmarkEnd w:id="57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8" w:name="OLE_LINK39"/>
      <w:bookmarkStart w:id="59" w:name="OLE_LINK40"/>
      <w:r w:rsidR="00B47D66">
        <w:rPr>
          <w:lang w:val="ru-RU"/>
        </w:rPr>
        <w:t>§</w:t>
      </w:r>
      <w:bookmarkEnd w:id="58"/>
      <w:bookmarkEnd w:id="59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60" w:name="OLE_LINK33"/>
      <w:bookmarkStart w:id="61" w:name="OLE_LINK34"/>
      <w:bookmarkStart w:id="62" w:name="OLE_LINK37"/>
      <w:bookmarkStart w:id="63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60"/>
    <w:bookmarkEnd w:id="61"/>
    <w:bookmarkEnd w:id="62"/>
    <w:bookmarkEnd w:id="63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38489DF2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6" w:name="OLE_LINK35"/>
      <w:bookmarkStart w:id="67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6"/>
      <w:bookmarkEnd w:id="67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  <w:r w:rsidR="006D1DBB">
        <w:rPr>
          <w:lang w:val="ru-RU"/>
        </w:rPr>
        <w:t xml:space="preserve"> Такой смешанный разряд называется </w:t>
      </w:r>
      <w:proofErr w:type="spellStart"/>
      <w:r w:rsidR="006D1DBB" w:rsidRPr="00BC447F">
        <w:rPr>
          <w:i/>
          <w:lang w:val="ru-RU"/>
        </w:rPr>
        <w:t>mélange</w:t>
      </w:r>
      <w:proofErr w:type="spellEnd"/>
      <w:r w:rsidR="006D1DBB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Pr="00BD00A2" w:rsidRDefault="000761F5" w:rsidP="000761F5">
      <w:pPr>
        <w:ind w:firstLine="360"/>
        <w:rPr>
          <w:lang w:val="ru-RU"/>
        </w:rPr>
      </w:pPr>
      <w:commentRangeStart w:id="68"/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commentRangeEnd w:id="68"/>
      <w:r w:rsidR="00145DB4">
        <w:rPr>
          <w:rStyle w:val="a8"/>
        </w:rPr>
        <w:commentReference w:id="68"/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9"/>
      <w:r>
        <w:rPr>
          <w:lang w:val="ru-RU"/>
        </w:rPr>
        <w:t>нот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72"/>
      <w:r w:rsidR="0081218F">
        <w:rPr>
          <w:lang w:val="ru-RU"/>
        </w:rPr>
        <w:t>ограниченно</w:t>
      </w:r>
      <w:commentRangeEnd w:id="72"/>
      <w:r w:rsidR="00FB3BBF">
        <w:rPr>
          <w:rStyle w:val="a8"/>
        </w:rPr>
        <w:commentReference w:id="72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73"/>
      <w:r>
        <w:rPr>
          <w:lang w:val="ru-RU"/>
        </w:rPr>
        <w:t xml:space="preserve">четырех </w:t>
      </w:r>
      <w:commentRangeEnd w:id="73"/>
      <w:r w:rsidR="00FB3BBF">
        <w:rPr>
          <w:rStyle w:val="a8"/>
        </w:rPr>
        <w:commentReference w:id="73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4" w:name="OLE_LINK146"/>
      <w:bookmarkStart w:id="75" w:name="OLE_LINK147"/>
      <w:r>
        <w:rPr>
          <w:lang w:val="ru-RU"/>
        </w:rPr>
        <w:t xml:space="preserve">В трех и более голосах разрешены </w:t>
      </w:r>
      <w:commentRangeStart w:id="76"/>
      <w:r>
        <w:rPr>
          <w:lang w:val="ru-RU"/>
        </w:rPr>
        <w:t xml:space="preserve">ритмы </w:t>
      </w:r>
      <w:commentRangeEnd w:id="76"/>
      <w:r w:rsidR="0078499C">
        <w:rPr>
          <w:rStyle w:val="a8"/>
        </w:rPr>
        <w:commentReference w:id="7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commentRangeStart w:id="77"/>
      <w:r>
        <w:rPr>
          <w:lang w:val="ru-RU"/>
        </w:rPr>
        <w:lastRenderedPageBreak/>
        <w:t xml:space="preserve">В пяти и более голосах разрешены ритмы </w:t>
      </w:r>
      <w:commentRangeEnd w:id="77"/>
      <w:r w:rsidR="00E47815">
        <w:rPr>
          <w:rStyle w:val="a8"/>
        </w:rPr>
        <w:commentReference w:id="77"/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commentRangeStart w:id="78"/>
      <w:r w:rsidR="00B00291">
        <w:rPr>
          <w:rStyle w:val="a5"/>
          <w:lang w:val="ru-RU"/>
        </w:rPr>
        <w:footnoteReference w:id="5"/>
      </w:r>
      <w:commentRangeEnd w:id="78"/>
      <w:r w:rsidR="00C75D3A">
        <w:rPr>
          <w:rStyle w:val="a8"/>
        </w:rPr>
        <w:commentReference w:id="78"/>
      </w:r>
      <w:r>
        <w:rPr>
          <w:lang w:val="ru-RU"/>
        </w:rPr>
        <w:t>.</w:t>
      </w:r>
    </w:p>
    <w:bookmarkEnd w:id="74"/>
    <w:bookmarkEnd w:id="75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81"/>
      <w:r>
        <w:rPr>
          <w:lang w:val="ru-RU"/>
        </w:rPr>
        <w:t>Новый ритм</w:t>
      </w:r>
      <w:commentRangeEnd w:id="81"/>
      <w:r w:rsidR="001E1950">
        <w:rPr>
          <w:rStyle w:val="a8"/>
        </w:rPr>
        <w:commentReference w:id="81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82" w:name="OLE_LINK150"/>
      <w:bookmarkStart w:id="83" w:name="OLE_LINK151"/>
      <w:commentRangeStart w:id="84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  <w:commentRangeEnd w:id="84"/>
      <w:r w:rsidR="00F85B05">
        <w:rPr>
          <w:rStyle w:val="a8"/>
        </w:rPr>
        <w:commentReference w:id="84"/>
      </w:r>
    </w:p>
    <w:bookmarkEnd w:id="82"/>
    <w:bookmarkEnd w:id="83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85"/>
      <w:r>
        <w:rPr>
          <w:lang w:val="ru-RU"/>
        </w:rPr>
        <w:t>двух соседних тактах</w:t>
      </w:r>
      <w:commentRangeEnd w:id="85"/>
      <w:r w:rsidR="001E1950">
        <w:rPr>
          <w:rStyle w:val="a8"/>
        </w:rPr>
        <w:commentReference w:id="85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86" w:name="OLE_LINK152"/>
      <w:bookmarkStart w:id="87" w:name="OLE_LINK153"/>
      <w:commentRangeStart w:id="88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commentRangeEnd w:id="88"/>
      <w:r w:rsidR="004F5D7D">
        <w:rPr>
          <w:rStyle w:val="a8"/>
        </w:rPr>
        <w:commentReference w:id="88"/>
      </w:r>
      <w:r w:rsidR="00833716">
        <w:rPr>
          <w:lang w:val="ru-RU"/>
        </w:rPr>
        <w:t xml:space="preserve">. </w:t>
      </w:r>
      <w:bookmarkEnd w:id="86"/>
      <w:bookmarkEnd w:id="87"/>
      <w:commentRangeStart w:id="89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</w:t>
      </w:r>
      <w:commentRangeEnd w:id="89"/>
      <w:r w:rsidR="00AD684F">
        <w:rPr>
          <w:rStyle w:val="a8"/>
        </w:rPr>
        <w:commentReference w:id="89"/>
      </w:r>
      <w:r w:rsidR="009C6A5E">
        <w:rPr>
          <w:lang w:val="ru-RU"/>
        </w:rPr>
        <w:t>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90" w:name="OLE_LINK154"/>
      <w:bookmarkStart w:id="91" w:name="OLE_LINK155"/>
      <w:r>
        <w:rPr>
          <w:lang w:val="ru-RU"/>
        </w:rPr>
        <w:t xml:space="preserve">Начиная с 5 голосов </w:t>
      </w:r>
      <w:commentRangeStart w:id="92"/>
      <w:r>
        <w:rPr>
          <w:lang w:val="ru-RU"/>
        </w:rPr>
        <w:t>допускается наложение половинных нот и четвертей</w:t>
      </w:r>
      <w:commentRangeEnd w:id="92"/>
      <w:r w:rsidR="004F5D7D">
        <w:rPr>
          <w:rStyle w:val="a8"/>
        </w:rPr>
        <w:commentReference w:id="92"/>
      </w:r>
      <w:r>
        <w:rPr>
          <w:lang w:val="ru-RU"/>
        </w:rPr>
        <w:t>.</w:t>
      </w:r>
    </w:p>
    <w:bookmarkEnd w:id="90"/>
    <w:bookmarkEnd w:id="91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93" w:name="_Toc513984261"/>
      <w:r>
        <w:lastRenderedPageBreak/>
        <w:t>Мелодические правила</w:t>
      </w:r>
      <w:bookmarkEnd w:id="9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94"/>
      <w:r>
        <w:rPr>
          <w:lang w:val="ru-RU"/>
        </w:rPr>
        <w:t>насколько это возможно</w:t>
      </w:r>
      <w:commentRangeEnd w:id="94"/>
      <w:r w:rsidR="0058488C">
        <w:rPr>
          <w:rStyle w:val="a8"/>
        </w:rPr>
        <w:commentReference w:id="9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95"/>
      <w:r>
        <w:rPr>
          <w:lang w:val="ru-RU"/>
        </w:rPr>
        <w:t>между короткими нотами</w:t>
      </w:r>
      <w:commentRangeEnd w:id="95"/>
      <w:r w:rsidR="00496456">
        <w:rPr>
          <w:rStyle w:val="a8"/>
        </w:rPr>
        <w:commentReference w:id="9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96"/>
      <w:r>
        <w:rPr>
          <w:lang w:val="ru-RU"/>
        </w:rPr>
        <w:t>мелодической линии</w:t>
      </w:r>
      <w:commentRangeEnd w:id="96"/>
      <w:r w:rsidR="00F04E4B">
        <w:rPr>
          <w:rStyle w:val="a8"/>
        </w:rPr>
        <w:commentReference w:id="9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97" w:name="OLE_LINK31"/>
      <w:bookmarkStart w:id="9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99"/>
      <w:r>
        <w:rPr>
          <w:lang w:val="ru-RU"/>
        </w:rPr>
        <w:t xml:space="preserve">особенно в коротких нотах </w:t>
      </w:r>
      <w:commentRangeEnd w:id="99"/>
      <w:r w:rsidR="006D0FD0">
        <w:rPr>
          <w:rStyle w:val="a8"/>
        </w:rPr>
        <w:commentReference w:id="99"/>
      </w:r>
      <w:r>
        <w:rPr>
          <w:lang w:val="ru-RU"/>
        </w:rPr>
        <w:t>(меньше половинной ноты).</w:t>
      </w:r>
    </w:p>
    <w:bookmarkEnd w:id="97"/>
    <w:bookmarkEnd w:id="9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100"/>
      <w:r w:rsidR="00442DFA">
        <w:rPr>
          <w:rStyle w:val="a5"/>
          <w:lang w:val="ru-RU"/>
        </w:rPr>
        <w:footnoteReference w:id="7"/>
      </w:r>
      <w:commentRangeEnd w:id="100"/>
      <w:r w:rsidR="00442DFA">
        <w:rPr>
          <w:rStyle w:val="a8"/>
        </w:rPr>
        <w:commentReference w:id="10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101"/>
      <w:r>
        <w:rPr>
          <w:lang w:val="ru-RU"/>
        </w:rPr>
        <w:t xml:space="preserve">не больше малой сексты </w:t>
      </w:r>
      <w:commentRangeEnd w:id="101"/>
      <w:r w:rsidR="00F067E4">
        <w:rPr>
          <w:rStyle w:val="a8"/>
        </w:rPr>
        <w:commentReference w:id="10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102"/>
      <w:r>
        <w:rPr>
          <w:lang w:val="ru-RU"/>
        </w:rPr>
        <w:t xml:space="preserve">Уменьшенные и увеличенные </w:t>
      </w:r>
      <w:commentRangeEnd w:id="102"/>
      <w:r w:rsidR="00F067E4">
        <w:rPr>
          <w:rStyle w:val="a8"/>
        </w:rPr>
        <w:commentReference w:id="10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103"/>
      <w:r>
        <w:rPr>
          <w:lang w:val="ru-RU"/>
        </w:rPr>
        <w:t>Не нужно злоупотреблять скачком на октаву</w:t>
      </w:r>
      <w:commentRangeEnd w:id="103"/>
      <w:r w:rsidR="00F067E4">
        <w:rPr>
          <w:rStyle w:val="a8"/>
        </w:rPr>
        <w:commentReference w:id="10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104" w:name="OLE_LINK156"/>
      <w:bookmarkStart w:id="10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104"/>
    <w:bookmarkEnd w:id="10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106"/>
      <w:r>
        <w:rPr>
          <w:lang w:val="ru-RU"/>
        </w:rPr>
        <w:t>том же направлении</w:t>
      </w:r>
      <w:commentRangeEnd w:id="106"/>
      <w:r>
        <w:rPr>
          <w:rStyle w:val="a8"/>
        </w:rPr>
        <w:commentReference w:id="10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107"/>
      <w:r>
        <w:rPr>
          <w:lang w:val="ru-RU"/>
        </w:rPr>
        <w:t>том же направлении</w:t>
      </w:r>
      <w:commentRangeEnd w:id="107"/>
      <w:r>
        <w:rPr>
          <w:rStyle w:val="a8"/>
        </w:rPr>
        <w:commentReference w:id="10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108"/>
      <w:r>
        <w:rPr>
          <w:lang w:val="ru-RU"/>
        </w:rPr>
        <w:t xml:space="preserve">Септима и нона </w:t>
      </w:r>
      <w:commentRangeEnd w:id="108"/>
      <w:r w:rsidR="002612F5">
        <w:rPr>
          <w:rStyle w:val="a8"/>
        </w:rPr>
        <w:commentReference w:id="10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109"/>
      <w:r>
        <w:rPr>
          <w:noProof/>
          <w:lang w:val="ru-RU"/>
        </w:rPr>
        <w:t xml:space="preserve">Двойной скачок на октаву и на сексту </w:t>
      </w:r>
      <w:commentRangeEnd w:id="109"/>
      <w:r w:rsidR="002612F5">
        <w:rPr>
          <w:rStyle w:val="a8"/>
        </w:rPr>
        <w:commentReference w:id="10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10"/>
      <w:r>
        <w:rPr>
          <w:lang w:val="ru-RU"/>
        </w:rPr>
        <w:t>поступенным</w:t>
      </w:r>
      <w:commentRangeEnd w:id="110"/>
      <w:r w:rsidR="002612F5">
        <w:rPr>
          <w:rStyle w:val="a8"/>
        </w:rPr>
        <w:commentReference w:id="11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11"/>
      <w:r w:rsidR="00002F64" w:rsidRPr="00A3367A">
        <w:rPr>
          <w:lang w:val="ru-RU"/>
        </w:rPr>
        <w:t>Вводный</w:t>
      </w:r>
      <w:commentRangeEnd w:id="111"/>
      <w:r w:rsidR="00D7292D" w:rsidRPr="00A3367A">
        <w:rPr>
          <w:rStyle w:val="a8"/>
        </w:rPr>
        <w:commentReference w:id="11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12" w:name="OLE_LINK158"/>
      <w:bookmarkStart w:id="11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14"/>
      <w:r w:rsidR="00CB5A18">
        <w:rPr>
          <w:rStyle w:val="a5"/>
          <w:lang w:val="ru-RU"/>
        </w:rPr>
        <w:footnoteReference w:id="8"/>
      </w:r>
      <w:commentRangeEnd w:id="114"/>
      <w:r w:rsidR="00584774">
        <w:rPr>
          <w:rStyle w:val="a8"/>
        </w:rPr>
        <w:commentReference w:id="11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12"/>
    <w:bookmarkEnd w:id="11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15"/>
      <w:r>
        <w:rPr>
          <w:lang w:val="ru-RU"/>
        </w:rPr>
        <w:t xml:space="preserve">симметрии </w:t>
      </w:r>
      <w:commentRangeEnd w:id="115"/>
      <w:r w:rsidR="002612F5">
        <w:rPr>
          <w:rStyle w:val="a8"/>
        </w:rPr>
        <w:commentReference w:id="11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6"/>
      <w:r>
        <w:rPr>
          <w:lang w:val="ru-RU"/>
        </w:rPr>
        <w:t xml:space="preserve">Регулярные скачки </w:t>
      </w:r>
      <w:commentRangeEnd w:id="116"/>
      <w:r w:rsidR="00F9033A">
        <w:rPr>
          <w:rStyle w:val="a8"/>
        </w:rPr>
        <w:commentReference w:id="11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1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17"/>
      <w:r w:rsidR="00584774">
        <w:rPr>
          <w:rStyle w:val="a8"/>
        </w:rPr>
        <w:commentReference w:id="11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18" w:name="OLE_LINK41"/>
      <w:bookmarkStart w:id="11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18"/>
          <w:bookmarkEnd w:id="11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20" w:name="OLE_LINK106"/>
      <w:bookmarkStart w:id="121" w:name="OLE_LINK107"/>
      <w:bookmarkStart w:id="122" w:name="OLE_LINK108"/>
      <w:commentRangeStart w:id="12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23"/>
      <w:r w:rsidR="00115306">
        <w:rPr>
          <w:rStyle w:val="a8"/>
        </w:rPr>
        <w:commentReference w:id="12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26"/>
      <w:r>
        <w:rPr>
          <w:lang w:val="ru-RU"/>
        </w:rPr>
        <w:t>движении</w:t>
      </w:r>
      <w:commentRangeEnd w:id="126"/>
      <w:r w:rsidR="00A1620C">
        <w:rPr>
          <w:rStyle w:val="a8"/>
        </w:rPr>
        <w:commentReference w:id="126"/>
      </w:r>
      <w:bookmarkEnd w:id="120"/>
      <w:bookmarkEnd w:id="121"/>
      <w:bookmarkEnd w:id="12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31" w:name="OLE_LINK109"/>
      <w:bookmarkStart w:id="13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33"/>
      <w:r w:rsidRPr="006A0679">
        <w:rPr>
          <w:lang w:val="ru-RU"/>
        </w:rPr>
        <w:t>движении</w:t>
      </w:r>
      <w:commentRangeEnd w:id="133"/>
      <w:r w:rsidR="00A1620C">
        <w:rPr>
          <w:rStyle w:val="a8"/>
        </w:rPr>
        <w:commentReference w:id="133"/>
      </w:r>
      <w:bookmarkEnd w:id="131"/>
      <w:bookmarkEnd w:id="13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36"/>
      <w:r>
        <w:rPr>
          <w:lang w:val="ru-RU"/>
        </w:rPr>
        <w:t xml:space="preserve">Нужно </w:t>
      </w:r>
      <w:commentRangeEnd w:id="136"/>
      <w:r w:rsidR="00376593">
        <w:rPr>
          <w:rStyle w:val="a8"/>
        </w:rPr>
        <w:commentReference w:id="13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41"/>
      <w:r w:rsidRPr="00982942">
        <w:rPr>
          <w:lang w:val="ru-RU"/>
        </w:rPr>
        <w:t>звучит</w:t>
      </w:r>
      <w:commentRangeEnd w:id="141"/>
      <w:r w:rsidR="00982942">
        <w:rPr>
          <w:rStyle w:val="a8"/>
        </w:rPr>
        <w:commentReference w:id="14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4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42"/>
      <w:r w:rsidR="00115306">
        <w:rPr>
          <w:rStyle w:val="a8"/>
        </w:rPr>
        <w:commentReference w:id="14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43" w:name="_Toc513984262"/>
      <w:r>
        <w:lastRenderedPageBreak/>
        <w:t>Гармонические правила</w:t>
      </w:r>
      <w:bookmarkEnd w:id="14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44" w:name="OLE_LINK45"/>
      <w:bookmarkStart w:id="14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44"/>
    <w:bookmarkEnd w:id="14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46" w:name="OLE_LINK51"/>
      <w:bookmarkStart w:id="14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48" w:name="OLE_LINK49"/>
      <w:bookmarkStart w:id="149" w:name="OLE_LINK50"/>
      <w:bookmarkEnd w:id="146"/>
      <w:bookmarkEnd w:id="14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50" w:name="OLE_LINK290"/>
      <w:bookmarkStart w:id="151" w:name="OLE_LINK291"/>
      <w:r w:rsidR="0034144D">
        <w:rPr>
          <w:lang w:val="ru-RU"/>
        </w:rPr>
        <w:t>§ 53</w:t>
      </w:r>
      <w:bookmarkEnd w:id="150"/>
      <w:bookmarkEnd w:id="151"/>
      <w:r w:rsidR="0034144D">
        <w:rPr>
          <w:lang w:val="ru-RU"/>
        </w:rPr>
        <w:t>).</w:t>
      </w:r>
      <w:bookmarkEnd w:id="148"/>
      <w:bookmarkEnd w:id="14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commentRangeStart w:id="152"/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</w:t>
      </w:r>
      <w:commentRangeEnd w:id="152"/>
      <w:r w:rsidR="001622F0">
        <w:rPr>
          <w:rStyle w:val="a8"/>
        </w:rPr>
        <w:commentReference w:id="152"/>
      </w:r>
      <w:r w:rsidR="00F40DCB">
        <w:rPr>
          <w:lang w:val="ru-RU"/>
        </w:rPr>
        <w:t>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commentRangeStart w:id="153"/>
      <w:r>
        <w:rPr>
          <w:lang w:val="ru-RU"/>
        </w:rPr>
        <w:t xml:space="preserve">Не пишите три </w:t>
      </w:r>
      <w:commentRangeStart w:id="154"/>
      <w:r>
        <w:rPr>
          <w:lang w:val="ru-RU"/>
        </w:rPr>
        <w:t xml:space="preserve">секстаккорда </w:t>
      </w:r>
      <w:commentRangeEnd w:id="154"/>
      <w:r w:rsidR="0014772F">
        <w:rPr>
          <w:rStyle w:val="a8"/>
        </w:rPr>
        <w:commentReference w:id="15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commentRangeEnd w:id="153"/>
      <w:r w:rsidR="004E5B5E">
        <w:rPr>
          <w:rStyle w:val="a8"/>
        </w:rPr>
        <w:commentReference w:id="153"/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55" w:name="OLE_LINK53"/>
      <w:bookmarkStart w:id="156" w:name="OLE_LINK54"/>
      <w:bookmarkStart w:id="157" w:name="OLE_LINK55"/>
      <w:r>
        <w:rPr>
          <w:lang w:val="ru-RU"/>
        </w:rPr>
        <w:t xml:space="preserve">В четвертом разряде последовательные терции, кварты и сексты, образующиеся </w:t>
      </w:r>
      <w:commentRangeStart w:id="158"/>
      <w:r>
        <w:rPr>
          <w:lang w:val="ru-RU"/>
        </w:rPr>
        <w:t>в результате синкопы, допускаются без ограничений</w:t>
      </w:r>
      <w:commentRangeEnd w:id="158"/>
      <w:r w:rsidR="004E5B5E">
        <w:rPr>
          <w:rStyle w:val="a8"/>
        </w:rPr>
        <w:commentReference w:id="158"/>
      </w:r>
      <w:r>
        <w:rPr>
          <w:lang w:val="ru-RU"/>
        </w:rPr>
        <w:t>.</w:t>
      </w:r>
    </w:p>
    <w:bookmarkEnd w:id="155"/>
    <w:bookmarkEnd w:id="156"/>
    <w:bookmarkEnd w:id="15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3E587BEC" w:rsidR="00641E97" w:rsidRDefault="00641E97" w:rsidP="00C60C8C">
      <w:pPr>
        <w:ind w:firstLine="360"/>
        <w:rPr>
          <w:lang w:val="ru-RU"/>
        </w:rPr>
      </w:pPr>
      <w:bookmarkStart w:id="159" w:name="OLE_LINK56"/>
      <w:bookmarkStart w:id="160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</w:t>
      </w:r>
      <w:r w:rsidR="00F62DFC">
        <w:rPr>
          <w:lang w:val="ru-RU"/>
        </w:rPr>
        <w:t>или октаву и унисон</w:t>
      </w:r>
      <w:r w:rsidR="002E1AEF">
        <w:rPr>
          <w:lang w:val="ru-RU"/>
        </w:rPr>
        <w:t>):</w:t>
      </w:r>
    </w:p>
    <w:bookmarkEnd w:id="159"/>
    <w:bookmarkEnd w:id="160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61" w:name="OLE_LINK160"/>
      <w:bookmarkStart w:id="162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63" w:name="OLE_LINK58"/>
      <w:bookmarkStart w:id="164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65" w:name="OLE_LINK60"/>
      <w:bookmarkStart w:id="166" w:name="OLE_LINK61"/>
      <w:bookmarkEnd w:id="163"/>
      <w:bookmarkEnd w:id="164"/>
      <w:r>
        <w:rPr>
          <w:lang w:val="ru-RU"/>
        </w:rPr>
        <w:t xml:space="preserve">Правила выше применимы к чистым квинтам. </w:t>
      </w:r>
      <w:commentRangeStart w:id="167"/>
      <w:r>
        <w:rPr>
          <w:lang w:val="ru-RU"/>
        </w:rPr>
        <w:t xml:space="preserve">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61"/>
      <w:bookmarkEnd w:id="162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</w:t>
      </w:r>
      <w:commentRangeEnd w:id="167"/>
      <w:r w:rsidR="00563667">
        <w:rPr>
          <w:rStyle w:val="a8"/>
        </w:rPr>
        <w:commentReference w:id="167"/>
      </w:r>
      <w:r w:rsidR="004C2984">
        <w:rPr>
          <w:lang w:val="ru-RU"/>
        </w:rPr>
        <w:t>.</w:t>
      </w:r>
    </w:p>
    <w:bookmarkEnd w:id="165"/>
    <w:bookmarkEnd w:id="166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184D9308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Pr="001F7897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68" w:name="OLE_LINK62"/>
      <w:bookmarkStart w:id="169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70"/>
      <w:r>
        <w:rPr>
          <w:lang w:val="ru-RU"/>
        </w:rPr>
        <w:t>долю</w:t>
      </w:r>
      <w:commentRangeEnd w:id="170"/>
      <w:r w:rsidR="006D1284">
        <w:rPr>
          <w:rStyle w:val="a8"/>
        </w:rPr>
        <w:commentReference w:id="170"/>
      </w:r>
      <w:r>
        <w:rPr>
          <w:lang w:val="ru-RU"/>
        </w:rPr>
        <w:t>:</w:t>
      </w:r>
    </w:p>
    <w:bookmarkEnd w:id="168"/>
    <w:bookmarkEnd w:id="169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71"/>
      <w:r>
        <w:rPr>
          <w:lang w:val="ru-RU"/>
        </w:rPr>
        <w:t>мелодической нотой</w:t>
      </w:r>
      <w:commentRangeEnd w:id="171"/>
      <w:r w:rsidR="00D56301">
        <w:rPr>
          <w:rStyle w:val="a8"/>
        </w:rPr>
        <w:commentReference w:id="171"/>
      </w:r>
      <w:commentRangeStart w:id="172"/>
      <w:r w:rsidR="00171F07">
        <w:rPr>
          <w:rStyle w:val="a5"/>
          <w:lang w:val="ru-RU"/>
        </w:rPr>
        <w:footnoteReference w:id="12"/>
      </w:r>
      <w:commentRangeEnd w:id="172"/>
      <w:r w:rsidR="00682367">
        <w:rPr>
          <w:rStyle w:val="a8"/>
        </w:rPr>
        <w:commentReference w:id="172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75" w:name="OLE_LINK66"/>
      <w:bookmarkStart w:id="176" w:name="OLE_LINK67"/>
      <w:bookmarkStart w:id="177" w:name="OLE_LINK162"/>
      <w:bookmarkStart w:id="178" w:name="OLE_LINK163"/>
      <w:r>
        <w:rPr>
          <w:lang w:val="ru-RU"/>
        </w:rPr>
        <w:t xml:space="preserve"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</w:t>
      </w:r>
      <w:commentRangeStart w:id="179"/>
      <w:r>
        <w:rPr>
          <w:lang w:val="ru-RU"/>
        </w:rPr>
        <w:t>дополнительных условий</w:t>
      </w:r>
      <w:commentRangeEnd w:id="179"/>
      <w:r w:rsidR="00622547">
        <w:rPr>
          <w:rStyle w:val="a8"/>
        </w:rPr>
        <w:commentReference w:id="179"/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80" w:name="OLE_LINK70"/>
      <w:bookmarkStart w:id="181" w:name="OLE_LINK71"/>
      <w:bookmarkEnd w:id="175"/>
      <w:bookmarkEnd w:id="176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80"/>
    <w:bookmarkEnd w:id="181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82"/>
      <w:r>
        <w:rPr>
          <w:lang w:val="ru-RU"/>
        </w:rPr>
        <w:t>октаву</w:t>
      </w:r>
      <w:commentRangeEnd w:id="182"/>
      <w:r w:rsidR="00C001AD">
        <w:rPr>
          <w:rStyle w:val="a8"/>
        </w:rPr>
        <w:commentReference w:id="182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83" w:name="OLE_LINK74"/>
      <w:bookmarkStart w:id="184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85" w:name="OLE_LINK189"/>
      <w:bookmarkStart w:id="186" w:name="OLE_LINK68"/>
      <w:bookmarkStart w:id="187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85"/>
      <w:r w:rsidR="00EF0FA1">
        <w:rPr>
          <w:lang w:val="ru-RU"/>
        </w:rPr>
        <w:t>:</w:t>
      </w:r>
    </w:p>
    <w:bookmarkEnd w:id="177"/>
    <w:bookmarkEnd w:id="178"/>
    <w:bookmarkEnd w:id="183"/>
    <w:bookmarkEnd w:id="184"/>
    <w:bookmarkEnd w:id="186"/>
    <w:bookmarkEnd w:id="187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88" w:name="OLE_LINK164"/>
      <w:bookmarkStart w:id="189" w:name="OLE_LINK165"/>
      <w:bookmarkStart w:id="190" w:name="OLE_LINK72"/>
      <w:bookmarkStart w:id="19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88"/>
      <w:bookmarkEnd w:id="189"/>
    </w:p>
    <w:bookmarkEnd w:id="190"/>
    <w:bookmarkEnd w:id="19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92" w:name="OLE_LINK166"/>
      <w:bookmarkStart w:id="193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92"/>
      <w:bookmarkEnd w:id="193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94" w:name="OLE_LINK275"/>
      <w:bookmarkStart w:id="195" w:name="OLE_LINK276"/>
      <w:r>
        <w:rPr>
          <w:lang w:val="ru-RU"/>
        </w:rPr>
        <w:lastRenderedPageBreak/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94"/>
    <w:bookmarkEnd w:id="195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96" w:name="OLE_LINK168"/>
      <w:bookmarkStart w:id="197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96"/>
      <w:bookmarkEnd w:id="197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98" w:name="OLE_LINK170"/>
      <w:bookmarkStart w:id="199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98"/>
    <w:bookmarkEnd w:id="199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200"/>
      <w:r>
        <w:rPr>
          <w:lang w:val="ru-RU"/>
        </w:rPr>
        <w:t>Последовательные секунды, септимы, ноны</w:t>
      </w:r>
      <w:commentRangeEnd w:id="200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200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204" w:name="OLE_LINK279"/>
      <w:bookmarkStart w:id="205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204"/>
    <w:bookmarkEnd w:id="205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206" w:name="OLE_LINK283"/>
      <w:bookmarkStart w:id="207" w:name="OLE_LINK284"/>
      <w:bookmarkStart w:id="208" w:name="OLE_LINK172"/>
      <w:r>
        <w:rPr>
          <w:lang w:val="ru-RU"/>
        </w:rPr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206"/>
    <w:bookmarkEnd w:id="207"/>
    <w:bookmarkEnd w:id="208"/>
    <w:p w14:paraId="7319E2B6" w14:textId="328FA8E4" w:rsidR="00D825D6" w:rsidRPr="00D33DC2" w:rsidRDefault="00271D00" w:rsidP="00530E81">
      <w:pPr>
        <w:pStyle w:val="5"/>
      </w:pPr>
      <w:r>
        <w:t xml:space="preserve">Similar </w:t>
      </w:r>
      <w:r w:rsidR="00D33DC2">
        <w:t xml:space="preserve">motion to </w:t>
      </w:r>
      <w:r>
        <w:t>2nd, 7th and 9th</w:t>
      </w:r>
    </w:p>
    <w:p w14:paraId="64500A87" w14:textId="3DA497F6" w:rsidR="008B1587" w:rsidRPr="00271D00" w:rsidRDefault="00271D00" w:rsidP="008B1587">
      <w:pPr>
        <w:pStyle w:val="a7"/>
        <w:numPr>
          <w:ilvl w:val="0"/>
          <w:numId w:val="16"/>
        </w:numPr>
      </w:pPr>
      <w:bookmarkStart w:id="209" w:name="OLE_LINK281"/>
      <w:bookmarkStart w:id="210" w:name="OLE_LINK282"/>
      <w:bookmarkStart w:id="211" w:name="OLE_LINK287"/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</w:t>
      </w:r>
      <w:r>
        <w:t>major</w:t>
      </w:r>
      <w:r w:rsidRPr="00271D00">
        <w:t xml:space="preserve"> </w:t>
      </w:r>
      <w:r>
        <w:t>or minor second should be avoided</w:t>
      </w:r>
      <w:r w:rsidR="000D3BDF">
        <w:rPr>
          <w:rStyle w:val="a5"/>
          <w:lang w:val="ru-RU"/>
        </w:rPr>
        <w:footnoteReference w:id="17"/>
      </w:r>
      <w:r w:rsidR="008B1587" w:rsidRPr="00271D00">
        <w:t>.</w:t>
      </w:r>
    </w:p>
    <w:bookmarkEnd w:id="209"/>
    <w:bookmarkEnd w:id="210"/>
    <w:bookmarkEnd w:id="211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50B4EA5E" w:rsidR="00583156" w:rsidRPr="00271D00" w:rsidRDefault="00271D00" w:rsidP="00583156">
      <w:pPr>
        <w:pStyle w:val="a7"/>
        <w:numPr>
          <w:ilvl w:val="0"/>
          <w:numId w:val="16"/>
        </w:numPr>
      </w:pPr>
      <w:r>
        <w:t>Similar</w:t>
      </w:r>
      <w:r w:rsidRPr="00271D00">
        <w:t xml:space="preserve"> </w:t>
      </w:r>
      <w:r>
        <w:t>motion</w:t>
      </w:r>
      <w:r w:rsidRPr="00271D00">
        <w:t xml:space="preserve"> </w:t>
      </w:r>
      <w:r>
        <w:t>to</w:t>
      </w:r>
      <w:r w:rsidRPr="00271D00">
        <w:t xml:space="preserve"> 7</w:t>
      </w:r>
      <w:r>
        <w:t>th</w:t>
      </w:r>
      <w:r w:rsidRPr="00271D00">
        <w:t xml:space="preserve"> </w:t>
      </w:r>
      <w:r>
        <w:t>or</w:t>
      </w:r>
      <w:r w:rsidRPr="00271D00">
        <w:t xml:space="preserve"> 9</w:t>
      </w:r>
      <w:r>
        <w:t>th</w:t>
      </w:r>
      <w:r w:rsidRPr="00271D00">
        <w:t xml:space="preserve"> </w:t>
      </w:r>
      <w:r>
        <w:t>is</w:t>
      </w:r>
      <w:r w:rsidRPr="00271D00">
        <w:t xml:space="preserve"> </w:t>
      </w:r>
      <w:r>
        <w:t>acceptable</w:t>
      </w:r>
      <w:r w:rsidRPr="00271D00">
        <w:t xml:space="preserve">, </w:t>
      </w:r>
      <w:r>
        <w:t>especially</w:t>
      </w:r>
      <w:r w:rsidRPr="00271D00">
        <w:t xml:space="preserve"> </w:t>
      </w:r>
      <w:r>
        <w:t>if</w:t>
      </w:r>
      <w:r w:rsidRPr="00271D00">
        <w:t xml:space="preserve"> </w:t>
      </w:r>
      <w:r>
        <w:t>it</w:t>
      </w:r>
      <w:r w:rsidRPr="00271D00">
        <w:t xml:space="preserve"> </w:t>
      </w:r>
      <w:r>
        <w:t>is</w:t>
      </w:r>
      <w:r w:rsidRPr="00271D00">
        <w:t xml:space="preserve"> </w:t>
      </w:r>
      <w:r>
        <w:t>minor</w:t>
      </w:r>
      <w:r w:rsidRPr="00271D00">
        <w:t xml:space="preserve"> 7</w:t>
      </w:r>
      <w:r>
        <w:t>th</w:t>
      </w:r>
      <w:r w:rsidRPr="00271D00">
        <w:t xml:space="preserve"> </w:t>
      </w:r>
      <w:r>
        <w:t xml:space="preserve">or major </w:t>
      </w:r>
      <w:commentRangeStart w:id="212"/>
      <w:r>
        <w:t>9th</w:t>
      </w:r>
      <w:commentRangeEnd w:id="212"/>
      <w:r>
        <w:rPr>
          <w:rStyle w:val="a8"/>
        </w:rPr>
        <w:commentReference w:id="212"/>
      </w:r>
      <w:r w:rsidR="00583156" w:rsidRPr="00271D00"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0C2D759C" w:rsidR="00583156" w:rsidRPr="00271D00" w:rsidRDefault="00271D00" w:rsidP="00461256">
      <w:pPr>
        <w:ind w:firstLine="360"/>
      </w:pPr>
      <w:r>
        <w:t>Major</w:t>
      </w:r>
      <w:r w:rsidRPr="00271D00">
        <w:t xml:space="preserve"> 7</w:t>
      </w:r>
      <w:r>
        <w:t>th</w:t>
      </w:r>
      <w:r w:rsidRPr="00271D00">
        <w:t xml:space="preserve"> </w:t>
      </w:r>
      <w:r>
        <w:t>and</w:t>
      </w:r>
      <w:r w:rsidRPr="00271D00">
        <w:t xml:space="preserve"> </w:t>
      </w:r>
      <w:r>
        <w:t>minor</w:t>
      </w:r>
      <w:r w:rsidRPr="00271D00">
        <w:t xml:space="preserve"> 9</w:t>
      </w:r>
      <w:r>
        <w:t>th</w:t>
      </w:r>
      <w:r w:rsidRPr="00271D00">
        <w:t xml:space="preserve"> </w:t>
      </w:r>
      <w:r>
        <w:t>can</w:t>
      </w:r>
      <w:r w:rsidRPr="00271D00">
        <w:t xml:space="preserve"> </w:t>
      </w:r>
      <w:r>
        <w:t>be</w:t>
      </w:r>
      <w:r w:rsidRPr="00271D00">
        <w:t xml:space="preserve"> </w:t>
      </w:r>
      <w:r>
        <w:t>alleviated with a common note</w:t>
      </w:r>
      <w:ins w:id="213" w:author="Rualark Rualark" w:date="2018-10-25T23:54:00Z">
        <w:r w:rsidR="002E5016" w:rsidRPr="002E5016">
          <w:rPr>
            <w:rPrChange w:id="214" w:author="Rualark Rualark" w:date="2018-10-25T23:55:00Z">
              <w:rPr>
                <w:lang w:val="ru-RU"/>
              </w:rPr>
            </w:rPrChange>
          </w:rPr>
          <w:t xml:space="preserve"> </w:t>
        </w:r>
        <w:r w:rsidR="002E5016">
          <w:t>when th</w:t>
        </w:r>
        <w:bookmarkStart w:id="215" w:name="_GoBack"/>
        <w:bookmarkEnd w:id="215"/>
        <w:r w:rsidR="002E5016">
          <w:t>ere are at least three voices</w:t>
        </w:r>
      </w:ins>
      <w:r w:rsidR="00902A88" w:rsidRPr="00271D00"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23EFA3AB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1F7897">
        <w:rPr>
          <w:lang w:val="ru-RU"/>
        </w:rPr>
        <w:t xml:space="preserve">вертикальной </w:t>
      </w:r>
      <w:commentRangeStart w:id="216"/>
      <w:r w:rsidR="002916E6">
        <w:rPr>
          <w:lang w:val="ru-RU"/>
        </w:rPr>
        <w:t xml:space="preserve">большой </w:t>
      </w:r>
      <w:commentRangeEnd w:id="216"/>
      <w:r w:rsidR="00F30E3B">
        <w:rPr>
          <w:rStyle w:val="a8"/>
        </w:rPr>
        <w:commentReference w:id="216"/>
      </w:r>
      <w:commentRangeStart w:id="217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17"/>
      <w:r w:rsidR="004F203A">
        <w:rPr>
          <w:rStyle w:val="a8"/>
        </w:rPr>
        <w:commentReference w:id="217"/>
      </w:r>
      <w:r w:rsidR="008C6332">
        <w:rPr>
          <w:lang w:val="ru-RU"/>
        </w:rPr>
        <w:t>:</w:t>
      </w:r>
    </w:p>
    <w:p w14:paraId="2F35B0A3" w14:textId="21BDB2F2" w:rsidR="008C6332" w:rsidRDefault="008C6332" w:rsidP="008C6332">
      <w:pPr>
        <w:ind w:firstLine="360"/>
        <w:rPr>
          <w:lang w:val="ru-RU"/>
        </w:rPr>
      </w:pPr>
      <w:bookmarkStart w:id="218" w:name="OLE_LINK173"/>
      <w:bookmarkStart w:id="219" w:name="OLE_LINK174"/>
      <w:r>
        <w:rPr>
          <w:lang w:val="ru-RU"/>
        </w:rPr>
        <w:t xml:space="preserve">Запрещено начинать голос с </w:t>
      </w:r>
      <w:r w:rsidR="007971ED">
        <w:rPr>
          <w:lang w:val="ru-RU"/>
        </w:rPr>
        <w:t xml:space="preserve">вертикальной </w:t>
      </w:r>
      <w:r>
        <w:rPr>
          <w:lang w:val="ru-RU"/>
        </w:rPr>
        <w:t>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18"/>
    <w:bookmarkEnd w:id="219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commentRangeStart w:id="220"/>
      <w:r>
        <w:rPr>
          <w:lang w:val="ru-RU"/>
        </w:rPr>
        <w:t xml:space="preserve">Это расстояние </w:t>
      </w:r>
      <w:commentRangeEnd w:id="220"/>
      <w:r w:rsidR="00622547">
        <w:rPr>
          <w:rStyle w:val="a8"/>
        </w:rPr>
        <w:commentReference w:id="220"/>
      </w:r>
      <w:r>
        <w:rPr>
          <w:lang w:val="ru-RU"/>
        </w:rPr>
        <w:t xml:space="preserve">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21"/>
      <w:r>
        <w:rPr>
          <w:lang w:val="ru-RU"/>
        </w:rPr>
        <w:t>двух октав</w:t>
      </w:r>
      <w:commentRangeEnd w:id="221"/>
      <w:r w:rsidR="00091651">
        <w:rPr>
          <w:rStyle w:val="a8"/>
        </w:rPr>
        <w:commentReference w:id="22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Pr="001F7897" w:rsidRDefault="00054A42" w:rsidP="004F203A">
      <w:pPr>
        <w:ind w:firstLine="360"/>
        <w:rPr>
          <w:lang w:val="ru-RU"/>
        </w:rPr>
      </w:pPr>
      <w:commentRangeStart w:id="222"/>
      <w:r w:rsidRPr="00054A42">
        <w:rPr>
          <w:b/>
          <w:u w:val="single"/>
          <w:lang w:val="ru-RU"/>
        </w:rPr>
        <w:t>Исключения</w:t>
      </w:r>
      <w:commentRangeEnd w:id="222"/>
      <w:r>
        <w:rPr>
          <w:rStyle w:val="a8"/>
        </w:rPr>
        <w:commentReference w:id="22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23" w:name="OLE_LINK79"/>
      <w:bookmarkStart w:id="224" w:name="OLE_LINK80"/>
      <w:bookmarkStart w:id="225" w:name="OLE_LINK85"/>
      <w:bookmarkStart w:id="226" w:name="OLE_LINK175"/>
      <w:bookmarkStart w:id="22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28" w:name="OLE_LINK285"/>
      <w:bookmarkStart w:id="229" w:name="OLE_LINK286"/>
      <w:bookmarkEnd w:id="223"/>
      <w:bookmarkEnd w:id="224"/>
      <w:bookmarkEnd w:id="22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26"/>
    <w:bookmarkEnd w:id="227"/>
    <w:bookmarkEnd w:id="228"/>
    <w:bookmarkEnd w:id="22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30" w:name="OLE_LINK288"/>
      <w:bookmarkStart w:id="231" w:name="OLE_LINK289"/>
      <w:bookmarkStart w:id="23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30"/>
          <w:bookmarkEnd w:id="231"/>
          <w:bookmarkEnd w:id="23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lastRenderedPageBreak/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33" w:name="OLE_LINK187"/>
      <w:bookmarkStart w:id="234" w:name="OLE_LINK188"/>
      <w:bookmarkStart w:id="235" w:name="OLE_LINK77"/>
      <w:bookmarkStart w:id="236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37"/>
      <w:r>
        <w:rPr>
          <w:lang w:val="ru-RU"/>
        </w:rPr>
        <w:t>также можно удваивать</w:t>
      </w:r>
      <w:commentRangeEnd w:id="237"/>
      <w:r w:rsidR="0070713E">
        <w:rPr>
          <w:rStyle w:val="a8"/>
        </w:rPr>
        <w:commentReference w:id="23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33"/>
      <w:bookmarkEnd w:id="234"/>
    </w:p>
    <w:bookmarkEnd w:id="235"/>
    <w:bookmarkEnd w:id="23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40" w:name="OLE_LINK177"/>
      <w:bookmarkStart w:id="24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40"/>
    <w:bookmarkEnd w:id="24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44"/>
      <w:r>
        <w:rPr>
          <w:lang w:val="ru-RU"/>
        </w:rPr>
        <w:t xml:space="preserve">Движение в унисон должно быть противоположным </w:t>
      </w:r>
      <w:commentRangeEnd w:id="244"/>
      <w:r w:rsidR="000F363C">
        <w:rPr>
          <w:rStyle w:val="a8"/>
        </w:rPr>
        <w:commentReference w:id="24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45" w:name="OLE_LINK81"/>
      <w:bookmarkStart w:id="246" w:name="OLE_LINK82"/>
      <w:commentRangeStart w:id="247"/>
      <w:r>
        <w:rPr>
          <w:lang w:val="ru-RU"/>
        </w:rPr>
        <w:t xml:space="preserve">Можно покидать унисон </w:t>
      </w:r>
      <w:commentRangeEnd w:id="247"/>
      <w:r w:rsidR="00181962">
        <w:rPr>
          <w:rStyle w:val="a8"/>
        </w:rPr>
        <w:commentReference w:id="247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45"/>
    <w:bookmarkEnd w:id="24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48" w:name="OLE_LINK83"/>
      <w:bookmarkStart w:id="249" w:name="OLE_LINK84"/>
      <w:bookmarkStart w:id="250" w:name="OLE_LINK88"/>
      <w:bookmarkStart w:id="25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48"/>
    <w:bookmarkEnd w:id="24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52" w:name="OLE_LINK179"/>
      <w:bookmarkStart w:id="253" w:name="OLE_LINK180"/>
      <w:bookmarkEnd w:id="250"/>
      <w:bookmarkEnd w:id="251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54" w:name="OLE_LINK181"/>
      <w:bookmarkStart w:id="255" w:name="OLE_LINK182"/>
      <w:bookmarkEnd w:id="252"/>
      <w:bookmarkEnd w:id="253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56" w:name="OLE_LINK86"/>
      <w:bookmarkStart w:id="257" w:name="OLE_LINK87"/>
      <w:bookmarkEnd w:id="254"/>
      <w:bookmarkEnd w:id="255"/>
      <w:r>
        <w:rPr>
          <w:lang w:val="ru-RU"/>
        </w:rPr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56"/>
    <w:bookmarkEnd w:id="25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58"/>
      <w:r w:rsidR="0021356F">
        <w:rPr>
          <w:rStyle w:val="a5"/>
          <w:lang w:val="ru-RU"/>
        </w:rPr>
        <w:footnoteReference w:id="21"/>
      </w:r>
      <w:commentRangeEnd w:id="258"/>
      <w:r w:rsidR="0021356F">
        <w:rPr>
          <w:rStyle w:val="a8"/>
        </w:rPr>
        <w:commentReference w:id="25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lastRenderedPageBreak/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59" w:name="OLE_LINK92"/>
      <w:bookmarkStart w:id="260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59"/>
    <w:bookmarkEnd w:id="260"/>
    <w:p w14:paraId="50AC223F" w14:textId="003C8312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</w:t>
      </w:r>
      <w:commentRangeStart w:id="261"/>
      <w:r w:rsidR="00F23164">
        <w:rPr>
          <w:lang w:val="ru-RU"/>
        </w:rPr>
        <w:t xml:space="preserve">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commentRangeEnd w:id="261"/>
      <w:r w:rsidR="00B54AFD">
        <w:rPr>
          <w:rStyle w:val="a8"/>
        </w:rPr>
        <w:commentReference w:id="261"/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</w:t>
      </w:r>
      <w:commentRangeStart w:id="262"/>
      <w:r w:rsidR="0015325C">
        <w:rPr>
          <w:lang w:val="ru-RU"/>
        </w:rPr>
        <w:t>трех голосах</w:t>
      </w:r>
      <w:commentRangeEnd w:id="262"/>
      <w:r w:rsidR="00B54AFD">
        <w:rPr>
          <w:rStyle w:val="a8"/>
        </w:rPr>
        <w:commentReference w:id="262"/>
      </w:r>
      <w:r w:rsidR="0015325C">
        <w:rPr>
          <w:lang w:val="ru-RU"/>
        </w:rPr>
        <w:t xml:space="preserve">, если голос начинается с </w:t>
      </w:r>
      <w:commentRangeStart w:id="263"/>
      <w:r w:rsidR="0015325C">
        <w:rPr>
          <w:lang w:val="ru-RU"/>
        </w:rPr>
        <w:t>половинной и</w:t>
      </w:r>
      <w:r w:rsidR="00300B10">
        <w:rPr>
          <w:lang w:val="ru-RU"/>
        </w:rPr>
        <w:t>ли</w:t>
      </w:r>
      <w:r w:rsidR="0015325C">
        <w:rPr>
          <w:lang w:val="ru-RU"/>
        </w:rPr>
        <w:t xml:space="preserve"> четвертной </w:t>
      </w:r>
      <w:commentRangeEnd w:id="263"/>
      <w:r w:rsidR="00300B10">
        <w:rPr>
          <w:rStyle w:val="a8"/>
        </w:rPr>
        <w:commentReference w:id="263"/>
      </w:r>
      <w:r w:rsidR="0015325C">
        <w:rPr>
          <w:lang w:val="ru-RU"/>
        </w:rPr>
        <w:t xml:space="preserve">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64"/>
      <w:commentRangeStart w:id="265"/>
      <w:r w:rsidR="0015325C">
        <w:rPr>
          <w:lang w:val="ru-RU"/>
        </w:rPr>
        <w:t>Если первая нота – синкопа</w:t>
      </w:r>
      <w:commentRangeEnd w:id="264"/>
      <w:r w:rsidR="00B54AFD">
        <w:rPr>
          <w:rStyle w:val="a8"/>
        </w:rPr>
        <w:commentReference w:id="264"/>
      </w:r>
      <w:r w:rsidR="0015325C">
        <w:rPr>
          <w:lang w:val="ru-RU"/>
        </w:rPr>
        <w:t xml:space="preserve">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65"/>
      <w:r w:rsidR="00FF5B3D">
        <w:rPr>
          <w:rStyle w:val="a8"/>
        </w:rPr>
        <w:commentReference w:id="265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66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66"/>
      <w:r w:rsidR="00553DA2">
        <w:rPr>
          <w:rStyle w:val="a8"/>
        </w:rPr>
        <w:commentReference w:id="266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67" w:name="OLE_LINK94"/>
      <w:bookmarkStart w:id="268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67"/>
    <w:bookmarkEnd w:id="268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69" w:name="OLE_LINK96"/>
      <w:bookmarkStart w:id="270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71"/>
      <w:r>
        <w:rPr>
          <w:lang w:val="ru-RU"/>
        </w:rPr>
        <w:t>в трех голосах</w:t>
      </w:r>
      <w:commentRangeEnd w:id="271"/>
      <w:r w:rsidRPr="00901E18">
        <w:rPr>
          <w:lang w:val="ru-RU"/>
        </w:rPr>
        <w:commentReference w:id="271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72" w:name="OLE_LINK117"/>
      <w:bookmarkStart w:id="273" w:name="OLE_LINK118"/>
      <w:bookmarkEnd w:id="269"/>
      <w:bookmarkEnd w:id="270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72"/>
    <w:bookmarkEnd w:id="273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lastRenderedPageBreak/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74"/>
      <w:r>
        <w:rPr>
          <w:lang w:val="ru-RU"/>
        </w:rPr>
        <w:t xml:space="preserve">допускаются две гармонии в одном такте </w:t>
      </w:r>
      <w:commentRangeEnd w:id="274"/>
      <w:r w:rsidR="00DD2566">
        <w:rPr>
          <w:rStyle w:val="a8"/>
        </w:rPr>
        <w:commentReference w:id="274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75"/>
      <w:r w:rsidRPr="00BE3A22">
        <w:rPr>
          <w:lang w:val="ru-RU"/>
        </w:rPr>
        <w:t>каждом упражнении</w:t>
      </w:r>
      <w:commentRangeEnd w:id="275"/>
      <w:r w:rsidR="00FA47E1" w:rsidRPr="00BE3A22">
        <w:rPr>
          <w:rStyle w:val="a8"/>
        </w:rPr>
        <w:commentReference w:id="275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76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76"/>
      <w:r w:rsidR="00FA47E1">
        <w:rPr>
          <w:rStyle w:val="a8"/>
        </w:rPr>
        <w:commentReference w:id="276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77" w:name="_Toc513984263"/>
      <w:bookmarkStart w:id="278" w:name="OLE_LINK131"/>
      <w:bookmarkStart w:id="279" w:name="OLE_LINK132"/>
      <w:r>
        <w:t>Задержания, проходящие и вспомогательные ноты</w:t>
      </w:r>
      <w:bookmarkEnd w:id="277"/>
    </w:p>
    <w:bookmarkEnd w:id="278"/>
    <w:bookmarkEnd w:id="279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80" w:name="OLE_LINK98"/>
      <w:bookmarkStart w:id="281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80"/>
    <w:bookmarkEnd w:id="281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82" w:name="OLE_LINK119"/>
      <w:bookmarkStart w:id="283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84"/>
      <w:r>
        <w:rPr>
          <w:lang w:val="ru-RU"/>
        </w:rPr>
        <w:t>минорной тональности</w:t>
      </w:r>
      <w:commentRangeEnd w:id="284"/>
      <w:r>
        <w:rPr>
          <w:rStyle w:val="a8"/>
        </w:rPr>
        <w:commentReference w:id="284"/>
      </w:r>
      <w:r>
        <w:rPr>
          <w:lang w:val="ru-RU"/>
        </w:rPr>
        <w:t>:</w:t>
      </w:r>
    </w:p>
    <w:bookmarkEnd w:id="282"/>
    <w:bookmarkEnd w:id="283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85"/>
      <w:r w:rsidR="00FF4354">
        <w:rPr>
          <w:rStyle w:val="a5"/>
          <w:lang w:val="ru-RU"/>
        </w:rPr>
        <w:footnoteReference w:id="22"/>
      </w:r>
      <w:commentRangeEnd w:id="285"/>
      <w:r w:rsidR="00151473">
        <w:rPr>
          <w:rStyle w:val="a8"/>
        </w:rPr>
        <w:commentReference w:id="285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lastRenderedPageBreak/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86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86"/>
      <w:r w:rsidR="00146B6E">
        <w:rPr>
          <w:rStyle w:val="a8"/>
        </w:rPr>
        <w:commentReference w:id="286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</w:t>
      </w:r>
      <w:commentRangeStart w:id="287"/>
      <w:r>
        <w:rPr>
          <w:lang w:val="ru-RU"/>
        </w:rPr>
        <w:t xml:space="preserve">не должна </w:t>
      </w:r>
      <w:commentRangeEnd w:id="287"/>
      <w:r w:rsidR="00DB0065">
        <w:rPr>
          <w:rStyle w:val="a8"/>
        </w:rPr>
        <w:commentReference w:id="287"/>
      </w:r>
      <w:r>
        <w:rPr>
          <w:lang w:val="ru-RU"/>
        </w:rPr>
        <w:t xml:space="preserve">звучать </w:t>
      </w:r>
      <w:commentRangeStart w:id="288"/>
      <w:r>
        <w:rPr>
          <w:lang w:val="ru-RU"/>
        </w:rPr>
        <w:t xml:space="preserve">одновременно с задерживающей </w:t>
      </w:r>
      <w:commentRangeEnd w:id="288"/>
      <w:r w:rsidR="007B6103">
        <w:rPr>
          <w:rStyle w:val="a8"/>
        </w:rPr>
        <w:commentReference w:id="288"/>
      </w:r>
      <w:r>
        <w:rPr>
          <w:lang w:val="ru-RU"/>
        </w:rPr>
        <w:t xml:space="preserve">за исключением случая, когда задерживаемая нота </w:t>
      </w:r>
      <w:commentRangeStart w:id="289"/>
      <w:r>
        <w:rPr>
          <w:lang w:val="ru-RU"/>
        </w:rPr>
        <w:t>находится в басу</w:t>
      </w:r>
      <w:commentRangeEnd w:id="289"/>
      <w:r w:rsidR="0004631E">
        <w:rPr>
          <w:rStyle w:val="a8"/>
        </w:rPr>
        <w:commentReference w:id="289"/>
      </w:r>
      <w:r>
        <w:rPr>
          <w:lang w:val="ru-RU"/>
        </w:rPr>
        <w:t xml:space="preserve">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90"/>
      <w:r w:rsidR="000E1E15">
        <w:rPr>
          <w:lang w:val="ru-RU"/>
        </w:rPr>
        <w:t>следующим примере</w:t>
      </w:r>
      <w:commentRangeEnd w:id="290"/>
      <w:r w:rsidR="000E1E15">
        <w:rPr>
          <w:rStyle w:val="a8"/>
        </w:rPr>
        <w:commentReference w:id="290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91"/>
      <w:r w:rsidRPr="00F710A4">
        <w:rPr>
          <w:lang w:val="ru-RU"/>
        </w:rPr>
        <w:t>противоположно и поступенно</w:t>
      </w:r>
      <w:commentRangeEnd w:id="291"/>
      <w:r w:rsidR="00F710A4" w:rsidRPr="00BC1216">
        <w:rPr>
          <w:lang w:val="ru-RU"/>
        </w:rPr>
        <w:commentReference w:id="291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33DC2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92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92"/>
      <w:r w:rsidR="00C15303">
        <w:rPr>
          <w:rStyle w:val="a8"/>
        </w:rPr>
        <w:commentReference w:id="292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93" w:name="OLE_LINK127"/>
      <w:bookmarkStart w:id="294" w:name="OLE_LINK128"/>
      <w:bookmarkStart w:id="295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93"/>
    <w:bookmarkEnd w:id="294"/>
    <w:bookmarkEnd w:id="295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96" w:name="OLE_LINK133"/>
      <w:bookmarkStart w:id="297" w:name="OLE_LINK134"/>
      <w:bookmarkStart w:id="298" w:name="OLE_LINK135"/>
      <w:bookmarkStart w:id="299" w:name="OLE_LINK136"/>
      <w:r w:rsidRPr="008F723D">
        <w:rPr>
          <w:lang w:val="ru-RU"/>
        </w:rPr>
        <w:t>§</w:t>
      </w:r>
      <w:bookmarkEnd w:id="296"/>
      <w:bookmarkEnd w:id="297"/>
      <w:r w:rsidRPr="008F723D">
        <w:rPr>
          <w:lang w:val="ru-RU"/>
        </w:rPr>
        <w:t xml:space="preserve"> 44</w:t>
      </w:r>
      <w:bookmarkEnd w:id="298"/>
      <w:bookmarkEnd w:id="299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lastRenderedPageBreak/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300" w:name="_Toc513984264"/>
      <w:r>
        <w:t>Двойной хор</w:t>
      </w:r>
      <w:bookmarkEnd w:id="300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301" w:name="OLE_LINK138"/>
      <w:bookmarkStart w:id="302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303" w:name="_Toc513984265"/>
      <w:bookmarkEnd w:id="301"/>
      <w:bookmarkEnd w:id="302"/>
      <w:r w:rsidRPr="00E16D06">
        <w:t>Обратимый контрапункт</w:t>
      </w:r>
      <w:bookmarkEnd w:id="303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304" w:name="OLE_LINK140"/>
      <w:bookmarkStart w:id="305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306" w:name="_Toc513984266"/>
      <w:bookmarkEnd w:id="304"/>
      <w:bookmarkEnd w:id="305"/>
      <w:r>
        <w:t>Имитации</w:t>
      </w:r>
      <w:bookmarkEnd w:id="306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307" w:name="_Toc513984267"/>
      <w:r>
        <w:t>Примеры строгого контрапункта</w:t>
      </w:r>
      <w:bookmarkEnd w:id="307"/>
    </w:p>
    <w:p w14:paraId="0F9F092D" w14:textId="5C2AB620" w:rsidR="00F46056" w:rsidRDefault="00F46056" w:rsidP="00F46056">
      <w:pPr>
        <w:pStyle w:val="2"/>
      </w:pPr>
      <w:bookmarkStart w:id="308" w:name="_Toc513984268"/>
      <w:r>
        <w:t>Простой контрапункт</w:t>
      </w:r>
      <w:bookmarkEnd w:id="308"/>
    </w:p>
    <w:p w14:paraId="6D99D465" w14:textId="518D99BD" w:rsidR="006963C9" w:rsidRDefault="006963C9" w:rsidP="006963C9">
      <w:pPr>
        <w:pStyle w:val="3"/>
      </w:pPr>
      <w:bookmarkStart w:id="309" w:name="_Toc513984269"/>
      <w:r>
        <w:t>Контрапункт в 2 голосах</w:t>
      </w:r>
      <w:bookmarkEnd w:id="309"/>
    </w:p>
    <w:p w14:paraId="53F82ABA" w14:textId="1C6A5BC6" w:rsidR="006963C9" w:rsidRPr="006963C9" w:rsidRDefault="006963C9" w:rsidP="00846530">
      <w:pPr>
        <w:pStyle w:val="2"/>
      </w:pPr>
      <w:bookmarkStart w:id="310" w:name="_Toc513984270"/>
      <w:r>
        <w:t>Первый разряд</w:t>
      </w:r>
      <w:bookmarkEnd w:id="310"/>
    </w:p>
    <w:p w14:paraId="6F6EA4C1" w14:textId="18B4C39C" w:rsidR="00F46056" w:rsidRDefault="00F46056" w:rsidP="00F46056">
      <w:pPr>
        <w:pStyle w:val="2"/>
      </w:pPr>
      <w:bookmarkStart w:id="311" w:name="_Toc513984271"/>
      <w:r>
        <w:t>Обратимый контрапункт</w:t>
      </w:r>
      <w:bookmarkEnd w:id="311"/>
    </w:p>
    <w:p w14:paraId="69C0E527" w14:textId="73F4E77E" w:rsidR="00F46056" w:rsidRPr="00F46056" w:rsidRDefault="00F46056" w:rsidP="00F46056">
      <w:pPr>
        <w:pStyle w:val="2"/>
      </w:pPr>
      <w:bookmarkStart w:id="312" w:name="_Toc513984272"/>
      <w:r>
        <w:t>Имитации</w:t>
      </w:r>
      <w:bookmarkEnd w:id="312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8-23T23:25:00Z" w:initials="RR">
    <w:p w14:paraId="2E303226" w14:textId="01AAA645" w:rsidR="001F00C2" w:rsidRPr="001F00C2" w:rsidRDefault="001F00C2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делать с нотами в скобках?</w:t>
      </w:r>
      <w:r w:rsidR="002D6262">
        <w:rPr>
          <w:lang w:val="ru-RU"/>
        </w:rPr>
        <w:t xml:space="preserve"> </w:t>
      </w:r>
      <w:proofErr w:type="gramStart"/>
      <w:r w:rsidR="002D6262" w:rsidRPr="002D6262">
        <w:rPr>
          <w:b/>
          <w:lang w:val="ru-RU"/>
        </w:rPr>
        <w:t>Показывать</w:t>
      </w:r>
      <w:proofErr w:type="gramEnd"/>
      <w:r w:rsidR="002D6262" w:rsidRPr="002D6262">
        <w:rPr>
          <w:b/>
          <w:lang w:val="ru-RU"/>
        </w:rPr>
        <w:t xml:space="preserve"> как </w:t>
      </w:r>
      <w:r w:rsidR="004F34DD">
        <w:rPr>
          <w:b/>
          <w:lang w:val="ru-RU"/>
        </w:rPr>
        <w:t xml:space="preserve">желтую </w:t>
      </w:r>
      <w:r w:rsidR="002D6262" w:rsidRPr="002D6262">
        <w:rPr>
          <w:b/>
          <w:lang w:val="ru-RU"/>
        </w:rPr>
        <w:t>ошибку.</w:t>
      </w:r>
      <w:r w:rsidR="004F34DD">
        <w:rPr>
          <w:b/>
          <w:lang w:val="ru-RU"/>
        </w:rPr>
        <w:t xml:space="preserve"> Остальные – как красную.</w:t>
      </w:r>
    </w:p>
  </w:comment>
  <w:comment w:id="49" w:author="Rualark Rualark" w:date="2018-08-23T23:25:00Z" w:initials="RR">
    <w:p w14:paraId="5D254311" w14:textId="1EA5F7A7" w:rsidR="00DB619C" w:rsidRPr="00DB619C" w:rsidRDefault="00DB619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ли ввести такое правило?</w:t>
      </w:r>
      <w:r w:rsidR="00C05F2B">
        <w:rPr>
          <w:lang w:val="ru-RU"/>
        </w:rPr>
        <w:t xml:space="preserve"> </w:t>
      </w:r>
      <w:r w:rsidR="00C05F2B" w:rsidRPr="00C05F2B">
        <w:rPr>
          <w:b/>
          <w:lang w:val="ru-RU"/>
        </w:rPr>
        <w:t>Нет, пусть профессора это показывают.</w:t>
      </w:r>
    </w:p>
  </w:comment>
  <w:comment w:id="50" w:author="Rualark Rualark" w:date="2018-08-23T23:26:00Z" w:initials="RR">
    <w:p w14:paraId="66E694A0" w14:textId="48F5D2C7" w:rsidR="00B62090" w:rsidRPr="002D6262" w:rsidRDefault="00B6209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  <w:r w:rsidR="002D6262" w:rsidRPr="002D6262">
        <w:rPr>
          <w:lang w:val="ru-RU"/>
        </w:rPr>
        <w:t xml:space="preserve"> </w:t>
      </w:r>
      <w:r w:rsidR="002D6262" w:rsidRPr="002D6262">
        <w:rPr>
          <w:b/>
          <w:lang w:val="ru-RU"/>
        </w:rPr>
        <w:t>Нет.</w:t>
      </w:r>
    </w:p>
  </w:comment>
  <w:comment w:id="51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8" w:author="Rualark Rualark" w:date="2018-08-23T23:32:00Z" w:initials="RR">
    <w:p w14:paraId="1231D5E5" w14:textId="334FA1E3" w:rsidR="00145DB4" w:rsidRPr="00145DB4" w:rsidRDefault="00145DB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ввести такое правило?</w:t>
      </w:r>
    </w:p>
  </w:comment>
  <w:comment w:id="69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70" w:name="OLE_LINK271"/>
      <w:bookmarkStart w:id="71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70"/>
      <w:bookmarkEnd w:id="71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72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73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7" w:author="Rualark Rualark" w:date="2018-08-24T10:09:00Z" w:initials="RR">
    <w:p w14:paraId="0DB8676B" w14:textId="7DCD0BAB" w:rsidR="00E47815" w:rsidRPr="00E47815" w:rsidRDefault="00E478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78" w:author="Rualark Rualark" w:date="2018-08-24T10:09:00Z" w:initials="RR">
    <w:p w14:paraId="23A2A165" w14:textId="15E36336" w:rsidR="00C75D3A" w:rsidRPr="00C75D3A" w:rsidRDefault="00C75D3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81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84" w:author="Rualark Rualark" w:date="2018-08-24T00:15:00Z" w:initials="RR">
    <w:p w14:paraId="139109BF" w14:textId="77176F5B" w:rsidR="00F85B05" w:rsidRPr="00F85B05" w:rsidRDefault="00F85B0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Нужно добавить это правило?</w:t>
      </w:r>
    </w:p>
  </w:comment>
  <w:comment w:id="85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8" w:author="Rualark Rualark" w:date="2018-08-24T00:18:00Z" w:initials="RR">
    <w:p w14:paraId="5C787F90" w14:textId="61F06C72" w:rsidR="004F5D7D" w:rsidRPr="00675B32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 w:rsidR="00BD00A2">
        <w:rPr>
          <w:lang w:val="ru-RU"/>
        </w:rPr>
        <w:t>Если в двухголосном контрапункте оба голоса подвижны, то тоже нужно применить это правило?</w:t>
      </w:r>
    </w:p>
  </w:comment>
  <w:comment w:id="89" w:author="Rualark Rualark" w:date="2018-08-24T10:06:00Z" w:initials="RR">
    <w:p w14:paraId="61E34750" w14:textId="302FD44F" w:rsidR="00AD684F" w:rsidRPr="00AD684F" w:rsidRDefault="00AD684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92" w:author="Rualark Rualark" w:date="2018-08-24T00:18:00Z" w:initials="RR">
    <w:p w14:paraId="07F126B7" w14:textId="1E1B72E5" w:rsidR="004F5D7D" w:rsidRPr="004F5D7D" w:rsidRDefault="004F5D7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Что это значит?</w:t>
      </w:r>
    </w:p>
  </w:comment>
  <w:comment w:id="9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9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9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10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10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rStyle w:val="a8"/>
        </w:rPr>
        <w:t>MGen</w:t>
      </w:r>
      <w:proofErr w:type="spellEnd"/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10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10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10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10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10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10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2612F5">
        <w:rPr>
          <w:lang w:val="ru-RU"/>
        </w:rPr>
        <w:t xml:space="preserve"> такого правила нет</w:t>
      </w:r>
    </w:p>
  </w:comment>
  <w:comment w:id="11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1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1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1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1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1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2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04"/>
      <w:bookmarkStart w:id="125" w:name="OLE_LINK105"/>
      <w:proofErr w:type="spellStart"/>
      <w:r>
        <w:t>MGen</w:t>
      </w:r>
      <w:proofErr w:type="spellEnd"/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24"/>
      <w:bookmarkEnd w:id="125"/>
    </w:p>
  </w:comment>
  <w:comment w:id="12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27" w:name="OLE_LINK113"/>
      <w:bookmarkStart w:id="12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29" w:name="OLE_LINK115"/>
      <w:bookmarkStart w:id="130" w:name="OLE_LINK116"/>
      <w:bookmarkEnd w:id="127"/>
      <w:bookmarkEnd w:id="12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29"/>
      <w:bookmarkEnd w:id="130"/>
    </w:p>
  </w:comment>
  <w:comment w:id="13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34" w:name="OLE_LINK121"/>
      <w:bookmarkStart w:id="13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proofErr w:type="spellStart"/>
      <w:r w:rsidR="00811471">
        <w:rPr>
          <w:rStyle w:val="a8"/>
        </w:rPr>
        <w:t>MGen</w:t>
      </w:r>
      <w:proofErr w:type="spellEnd"/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34"/>
      <w:bookmarkEnd w:id="13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proofErr w:type="spellStart"/>
      <w:r>
        <w:t>sp</w:t>
      </w:r>
      <w:proofErr w:type="spellEnd"/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3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37" w:name="OLE_LINK125"/>
      <w:bookmarkStart w:id="138" w:name="OLE_LINK126"/>
      <w:proofErr w:type="spellStart"/>
      <w:r>
        <w:t>MGen</w:t>
      </w:r>
      <w:proofErr w:type="spellEnd"/>
      <w:r>
        <w:t xml:space="preserve">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39" w:name="OLE_LINK111"/>
      <w:bookmarkStart w:id="140" w:name="OLE_LINK112"/>
      <w:r w:rsidRPr="00376593">
        <w:t>VII natural note 10 after VII#</w:t>
      </w:r>
    </w:p>
    <w:bookmarkEnd w:id="139"/>
    <w:bookmarkEnd w:id="14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proofErr w:type="spellStart"/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  <w:proofErr w:type="spellEnd"/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37"/>
      <w:bookmarkEnd w:id="138"/>
    </w:p>
  </w:comment>
  <w:comment w:id="14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Pr="001B6FAB">
        <w:t>MGen</w:t>
      </w:r>
      <w:proofErr w:type="spellEnd"/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4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52" w:author="Rualark Rualark" w:date="2018-08-26T12:37:00Z" w:initials="RR">
    <w:p w14:paraId="18BD8544" w14:textId="07182FA1" w:rsidR="001622F0" w:rsidRPr="001622F0" w:rsidRDefault="001622F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3" w:author="Rualark Rualark" w:date="2018-08-24T10:20:00Z" w:initials="RR">
    <w:p w14:paraId="7885B279" w14:textId="35634E41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</w:t>
      </w:r>
    </w:p>
  </w:comment>
  <w:comment w:id="158" w:author="Rualark Rualark" w:date="2018-08-24T10:24:00Z" w:initials="RR">
    <w:p w14:paraId="3DBDD314" w14:textId="5C1086A2" w:rsidR="004E5B5E" w:rsidRPr="004E5B5E" w:rsidRDefault="004E5B5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Добавить правило?</w:t>
      </w:r>
    </w:p>
  </w:comment>
  <w:comment w:id="167" w:author="Rualark Rualark" w:date="2018-08-24T10:36:00Z" w:initials="RR">
    <w:p w14:paraId="068929A5" w14:textId="21441A9E" w:rsidR="00563667" w:rsidRPr="00675B32" w:rsidRDefault="00563667">
      <w:pPr>
        <w:pStyle w:val="a9"/>
        <w:rPr>
          <w:lang w:val="ru-RU"/>
        </w:rPr>
      </w:pPr>
      <w:r>
        <w:rPr>
          <w:rStyle w:val="a8"/>
        </w:rPr>
        <w:annotationRef/>
      </w:r>
      <w:r w:rsidR="00DD1236">
        <w:rPr>
          <w:rStyle w:val="a8"/>
          <w:lang w:val="ru-RU"/>
        </w:rPr>
        <w:t xml:space="preserve">Такое правило почему-то не вводилось в 2 голосах. Нужно </w:t>
      </w:r>
      <w:r w:rsidR="00675B32">
        <w:rPr>
          <w:rStyle w:val="a8"/>
          <w:lang w:val="ru-RU"/>
        </w:rPr>
        <w:t>добавить?</w:t>
      </w:r>
    </w:p>
  </w:comment>
  <w:comment w:id="170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proofErr w:type="spellStart"/>
      <w:r w:rsidRPr="006D1284">
        <w:rPr>
          <w:vertAlign w:val="superscript"/>
        </w:rPr>
        <w:t>th</w:t>
      </w:r>
      <w:proofErr w:type="spellEnd"/>
      <w:r w:rsidRPr="003D7F1B">
        <w:rPr>
          <w:lang w:val="ru-RU"/>
        </w:rPr>
        <w:t xml:space="preserve"> / 8</w:t>
      </w:r>
      <w:proofErr w:type="spellStart"/>
      <w:r>
        <w:t>va</w:t>
      </w:r>
      <w:proofErr w:type="spellEnd"/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71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proofErr w:type="spellStart"/>
      <w:r w:rsidR="0071246E">
        <w:t>MGen</w:t>
      </w:r>
      <w:proofErr w:type="spellEnd"/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поступенным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proofErr w:type="spellStart"/>
      <w:r w:rsidR="005006D7">
        <w:t>MGen</w:t>
      </w:r>
      <w:proofErr w:type="spellEnd"/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72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proofErr w:type="spellStart"/>
      <w:r w:rsidR="00EB5215" w:rsidRPr="00EB5215">
        <w:rPr>
          <w:vertAlign w:val="superscript"/>
        </w:rPr>
        <w:t>th</w:t>
      </w:r>
      <w:proofErr w:type="spellEnd"/>
      <w:r w:rsidR="00EB5215" w:rsidRPr="00EB5215">
        <w:rPr>
          <w:lang w:val="ru-RU"/>
        </w:rPr>
        <w:t>-6</w:t>
      </w:r>
      <w:proofErr w:type="spellStart"/>
      <w:r w:rsidR="00EB5215" w:rsidRPr="00F4529D">
        <w:rPr>
          <w:vertAlign w:val="superscript"/>
        </w:rPr>
        <w:t>th</w:t>
      </w:r>
      <w:proofErr w:type="spellEnd"/>
      <w:r w:rsidR="00C06264">
        <w:rPr>
          <w:vertAlign w:val="superscript"/>
          <w:lang w:val="ru-RU"/>
        </w:rPr>
        <w:t xml:space="preserve"> </w:t>
      </w:r>
      <w:r w:rsidR="00C06264" w:rsidRPr="0078435E">
        <w:rPr>
          <w:b/>
          <w:lang w:val="ru-RU"/>
        </w:rPr>
        <w:t>Да, это более правильно, чем здесь.</w:t>
      </w:r>
    </w:p>
  </w:comment>
  <w:comment w:id="179" w:author="Rualark Rualark" w:date="2018-08-26T19:29:00Z" w:initials="RR">
    <w:p w14:paraId="5AC77283" w14:textId="59F394DC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любых размерах? Слабая доля – это любая доля кроме первой?</w:t>
      </w:r>
    </w:p>
  </w:comment>
  <w:comment w:id="182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200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201" w:name="OLE_LINK277"/>
      <w:bookmarkStart w:id="202" w:name="OLE_LINK278"/>
      <w:bookmarkStart w:id="203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201"/>
      <w:bookmarkEnd w:id="202"/>
      <w:bookmarkEnd w:id="203"/>
      <w:r w:rsidR="00AA35CD">
        <w:rPr>
          <w:lang w:val="ru-RU"/>
        </w:rPr>
        <w:t xml:space="preserve"> – Это не сильная доля</w:t>
      </w:r>
    </w:p>
  </w:comment>
  <w:comment w:id="212" w:author="Rualark Rualark" w:date="2018-10-25T21:58:00Z" w:initials="RR">
    <w:p w14:paraId="77E46CD9" w14:textId="6F561F53" w:rsidR="00271D00" w:rsidRDefault="00271D00">
      <w:pPr>
        <w:pStyle w:val="a9"/>
        <w:rPr>
          <w:rStyle w:val="a8"/>
          <w:b/>
          <w:lang w:val="ru-RU"/>
        </w:rPr>
      </w:pPr>
      <w:r>
        <w:rPr>
          <w:rStyle w:val="a8"/>
        </w:rPr>
        <w:annotationRef/>
      </w:r>
      <w:r w:rsidRPr="00DE2DBD">
        <w:rPr>
          <w:rStyle w:val="a8"/>
          <w:b/>
          <w:lang w:val="ru-RU"/>
        </w:rPr>
        <w:t xml:space="preserve">Разрешено и в двух голосах при отсутствии </w:t>
      </w:r>
      <w:r w:rsidRPr="00DE2DBD">
        <w:rPr>
          <w:rStyle w:val="a8"/>
          <w:b/>
        </w:rPr>
        <w:t>cantus</w:t>
      </w:r>
      <w:r w:rsidRPr="00DE2DBD">
        <w:rPr>
          <w:rStyle w:val="a8"/>
          <w:b/>
          <w:lang w:val="ru-RU"/>
        </w:rPr>
        <w:t xml:space="preserve"> (</w:t>
      </w:r>
      <w:proofErr w:type="spellStart"/>
      <w:r w:rsidRPr="00DE2DBD">
        <w:rPr>
          <w:rStyle w:val="a8"/>
          <w:b/>
        </w:rPr>
        <w:t>fleuri</w:t>
      </w:r>
      <w:proofErr w:type="spellEnd"/>
      <w:r w:rsidRPr="00DE2DBD">
        <w:rPr>
          <w:rStyle w:val="a8"/>
          <w:b/>
          <w:lang w:val="ru-RU"/>
        </w:rPr>
        <w:t>).</w:t>
      </w:r>
    </w:p>
    <w:p w14:paraId="55FCACE9" w14:textId="1DAE2090" w:rsidR="00DE2DBD" w:rsidRPr="00DE2DBD" w:rsidRDefault="00DE2DBD">
      <w:pPr>
        <w:pStyle w:val="a9"/>
        <w:rPr>
          <w:lang w:val="ru-RU"/>
        </w:rPr>
      </w:pPr>
      <w:r w:rsidRPr="00DE2DBD">
        <w:rPr>
          <w:rStyle w:val="a8"/>
          <w:lang w:val="ru-RU"/>
        </w:rPr>
        <w:t>Как переписать</w:t>
      </w:r>
      <w:r w:rsidR="002E5016">
        <w:rPr>
          <w:rStyle w:val="a8"/>
          <w:lang w:val="ru-RU"/>
        </w:rPr>
        <w:t xml:space="preserve"> правило</w:t>
      </w:r>
      <w:r w:rsidRPr="00DE2DBD">
        <w:rPr>
          <w:rStyle w:val="a8"/>
          <w:lang w:val="ru-RU"/>
        </w:rPr>
        <w:t>?</w:t>
      </w:r>
    </w:p>
  </w:comment>
  <w:comment w:id="216" w:author="Rualark Rualark" w:date="2018-08-23T10:38:00Z" w:initials="RR">
    <w:p w14:paraId="32E90EA3" w14:textId="58FEDF8D" w:rsidR="00F30E3B" w:rsidRPr="00F30E3B" w:rsidRDefault="00F30E3B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этом случае нарушается правило, что голос должен начинаться с ноты </w:t>
      </w:r>
      <w:r>
        <w:t>I</w:t>
      </w:r>
      <w:r w:rsidRPr="00F30E3B">
        <w:rPr>
          <w:lang w:val="ru-RU"/>
        </w:rPr>
        <w:t xml:space="preserve">, </w:t>
      </w:r>
      <w:r>
        <w:t>V</w:t>
      </w:r>
      <w:r>
        <w:rPr>
          <w:lang w:val="ru-RU"/>
        </w:rPr>
        <w:t xml:space="preserve"> ступени или </w:t>
      </w:r>
      <w:r>
        <w:t>III</w:t>
      </w:r>
      <w:r w:rsidRPr="00F30E3B">
        <w:rPr>
          <w:lang w:val="ru-RU"/>
        </w:rPr>
        <w:t xml:space="preserve"> </w:t>
      </w:r>
      <w:r>
        <w:rPr>
          <w:lang w:val="ru-RU"/>
        </w:rPr>
        <w:t>синкопы</w:t>
      </w:r>
    </w:p>
  </w:comment>
  <w:comment w:id="217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</w:t>
      </w:r>
      <w:r w:rsidR="00A665AE" w:rsidRPr="001F7897">
        <w:rPr>
          <w:b/>
          <w:lang w:val="ru-RU"/>
        </w:rPr>
        <w:t xml:space="preserve">В </w:t>
      </w:r>
      <w:proofErr w:type="spellStart"/>
      <w:r w:rsidR="00A665AE" w:rsidRPr="001F7897">
        <w:rPr>
          <w:b/>
          <w:lang w:val="ru-RU"/>
        </w:rPr>
        <w:t>двухголосье</w:t>
      </w:r>
      <w:proofErr w:type="spellEnd"/>
      <w:r w:rsidR="00A665AE" w:rsidRPr="001F7897">
        <w:rPr>
          <w:b/>
          <w:lang w:val="ru-RU"/>
        </w:rPr>
        <w:t xml:space="preserve"> это возможно только если диссонанс с голосом, не являющимся </w:t>
      </w:r>
      <w:r w:rsidR="00A665AE" w:rsidRPr="001F7897">
        <w:rPr>
          <w:b/>
        </w:rPr>
        <w:t>CF</w:t>
      </w:r>
      <w:r w:rsidR="00A665AE" w:rsidRPr="001F7897">
        <w:rPr>
          <w:b/>
          <w:lang w:val="ru-RU"/>
        </w:rPr>
        <w:t>.</w:t>
      </w:r>
    </w:p>
  </w:comment>
  <w:comment w:id="220" w:author="Rualark Rualark" w:date="2018-08-26T19:31:00Z" w:initials="RR">
    <w:p w14:paraId="70A2A618" w14:textId="03127556" w:rsidR="00622547" w:rsidRPr="00622547" w:rsidRDefault="006225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>Добавить правило?</w:t>
      </w:r>
      <w:r w:rsidR="00A20080">
        <w:rPr>
          <w:rStyle w:val="a8"/>
          <w:lang w:val="ru-RU"/>
        </w:rPr>
        <w:t xml:space="preserve"> </w:t>
      </w:r>
      <w:r w:rsidR="00A14633">
        <w:rPr>
          <w:rStyle w:val="a8"/>
          <w:b/>
          <w:lang w:val="ru-RU"/>
        </w:rPr>
        <w:t>Нет.</w:t>
      </w:r>
    </w:p>
  </w:comment>
  <w:comment w:id="22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2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3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4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47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5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61" w:author="Rualark Rualark" w:date="2018-08-11T19:12:00Z" w:initials="RR">
    <w:p w14:paraId="19BA0F02" w14:textId="33C8030C" w:rsidR="00B54AFD" w:rsidRPr="001F7897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  <w:lang w:val="ru-RU"/>
        </w:rPr>
        <w:t xml:space="preserve">Начиная с 3 голосов, можно заканчивать на </w:t>
      </w:r>
      <w:r>
        <w:rPr>
          <w:rStyle w:val="a8"/>
        </w:rPr>
        <w:t>I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или </w:t>
      </w:r>
      <w:r>
        <w:rPr>
          <w:rStyle w:val="a8"/>
        </w:rPr>
        <w:t>V</w:t>
      </w:r>
      <w:r w:rsidRPr="00B54AFD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 xml:space="preserve">ступень во внутренних голосах. Во внешних голосах только ступень </w:t>
      </w:r>
      <w:r>
        <w:rPr>
          <w:rStyle w:val="a8"/>
        </w:rPr>
        <w:t>I</w:t>
      </w:r>
      <w:r w:rsidRPr="001F7897">
        <w:rPr>
          <w:rStyle w:val="a8"/>
          <w:lang w:val="ru-RU"/>
        </w:rPr>
        <w:t>.</w:t>
      </w:r>
    </w:p>
  </w:comment>
  <w:comment w:id="262" w:author="Rualark Rualark" w:date="2018-08-11T19:07:00Z" w:initials="RR">
    <w:p w14:paraId="0CB63DF7" w14:textId="3093C259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И больше 3 голосов тоже</w:t>
      </w:r>
    </w:p>
  </w:comment>
  <w:comment w:id="263" w:author="Rualark Rualark" w:date="2018-08-11T19:06:00Z" w:initials="RR">
    <w:p w14:paraId="3C7204B9" w14:textId="153BC8AA" w:rsidR="00300B10" w:rsidRPr="00300B10" w:rsidRDefault="00300B1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А также целой</w:t>
      </w:r>
    </w:p>
  </w:comment>
  <w:comment w:id="264" w:author="Rualark Rualark" w:date="2018-08-11T19:08:00Z" w:initials="RR">
    <w:p w14:paraId="55C2554C" w14:textId="02412F23" w:rsidR="00B54AFD" w:rsidRPr="00B54AFD" w:rsidRDefault="00B54AF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можно допустить и в двух голосах</w:t>
      </w:r>
    </w:p>
  </w:comment>
  <w:comment w:id="265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66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71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74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>-6</w:t>
      </w:r>
      <w:proofErr w:type="spellStart"/>
      <w:r w:rsidRPr="00DD2566">
        <w:rPr>
          <w:vertAlign w:val="superscript"/>
        </w:rPr>
        <w:t>th</w:t>
      </w:r>
      <w:proofErr w:type="spellEnd"/>
      <w:r w:rsidRPr="004074AA">
        <w:rPr>
          <w:lang w:val="ru-RU"/>
        </w:rPr>
        <w:t xml:space="preserve"> </w:t>
      </w:r>
    </w:p>
  </w:comment>
  <w:comment w:id="275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76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84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4834C2">
        <w:rPr>
          <w:rStyle w:val="a8"/>
        </w:rPr>
        <w:t>MGen</w:t>
      </w:r>
      <w:proofErr w:type="spellEnd"/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85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proofErr w:type="spellStart"/>
      <w:r>
        <w:t>MGen</w:t>
      </w:r>
      <w:proofErr w:type="spellEnd"/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86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t>MGen</w:t>
      </w:r>
      <w:proofErr w:type="spellEnd"/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87" w:author="Rualark Rualark" w:date="2018-09-02T05:56:00Z" w:initials="RR">
    <w:p w14:paraId="3216D8EF" w14:textId="716B7A89" w:rsidR="00DB0065" w:rsidRPr="00DB0065" w:rsidRDefault="00DB006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Подразумевается только звучание на сильную долю или любая другая нота, которая одновременно звучит? </w:t>
      </w:r>
      <w:r w:rsidR="0004631E">
        <w:rPr>
          <w:lang w:val="ru-RU"/>
        </w:rPr>
        <w:t>Только гармоническая нота или неаккордовая тоже?</w:t>
      </w:r>
    </w:p>
  </w:comment>
  <w:comment w:id="288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89" w:author="Rualark Rualark" w:date="2018-09-02T05:59:00Z" w:initials="RR">
    <w:p w14:paraId="37E94BDC" w14:textId="5F1DBD7C" w:rsidR="0004631E" w:rsidRPr="0078435E" w:rsidRDefault="0004631E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Подразумевается только звучание на сильную долю или любая другая нота, которая одновременно звучит? Только гармоническая нота или неаккордовая тоже?</w:t>
      </w:r>
    </w:p>
  </w:comment>
  <w:comment w:id="290" w:author="Rualark Rualark" w:date="2018-05-06T14:36:00Z" w:initials="RR">
    <w:p w14:paraId="7C5AE5BC" w14:textId="58E632DB" w:rsidR="000E1E15" w:rsidRPr="0004631E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 w:rsidRPr="0004631E">
        <w:rPr>
          <w:b/>
          <w:lang w:val="ru-RU"/>
        </w:rPr>
        <w:t xml:space="preserve">Это возможно только </w:t>
      </w:r>
      <w:r w:rsidR="005068FF" w:rsidRPr="0004631E">
        <w:rPr>
          <w:b/>
          <w:lang w:val="ru-RU"/>
        </w:rPr>
        <w:t>начиная с</w:t>
      </w:r>
      <w:r w:rsidRPr="0004631E">
        <w:rPr>
          <w:b/>
          <w:lang w:val="ru-RU"/>
        </w:rPr>
        <w:t xml:space="preserve"> трех голосов или в </w:t>
      </w:r>
      <w:proofErr w:type="spellStart"/>
      <w:r w:rsidRPr="0004631E">
        <w:rPr>
          <w:b/>
        </w:rPr>
        <w:t>fleuri</w:t>
      </w:r>
      <w:proofErr w:type="spellEnd"/>
      <w:r w:rsidRPr="0004631E">
        <w:rPr>
          <w:b/>
          <w:lang w:val="ru-RU"/>
        </w:rPr>
        <w:t xml:space="preserve">. Возможно </w:t>
      </w:r>
      <w:r w:rsidR="00405197" w:rsidRPr="0004631E">
        <w:rPr>
          <w:b/>
          <w:lang w:val="ru-RU"/>
        </w:rPr>
        <w:t xml:space="preserve">это </w:t>
      </w:r>
      <w:r w:rsidRPr="0004631E">
        <w:rPr>
          <w:b/>
          <w:lang w:val="ru-RU"/>
        </w:rPr>
        <w:t xml:space="preserve">потому, что </w:t>
      </w:r>
      <w:r w:rsidR="00CA214A" w:rsidRPr="0004631E">
        <w:rPr>
          <w:b/>
          <w:lang w:val="ru-RU"/>
        </w:rPr>
        <w:t xml:space="preserve">при этом </w:t>
      </w:r>
      <w:r w:rsidRPr="0004631E">
        <w:rPr>
          <w:b/>
          <w:lang w:val="ru-RU"/>
        </w:rPr>
        <w:t xml:space="preserve">одновременно нота </w:t>
      </w:r>
      <w:r w:rsidRPr="0004631E">
        <w:rPr>
          <w:b/>
        </w:rPr>
        <w:t>B</w:t>
      </w:r>
      <w:r w:rsidRPr="0004631E">
        <w:rPr>
          <w:b/>
          <w:lang w:val="ru-RU"/>
        </w:rPr>
        <w:t xml:space="preserve"> задерживается нотой </w:t>
      </w:r>
      <w:r w:rsidRPr="0004631E">
        <w:rPr>
          <w:b/>
        </w:rPr>
        <w:t>C</w:t>
      </w:r>
      <w:r w:rsidRPr="0004631E">
        <w:rPr>
          <w:b/>
          <w:lang w:val="ru-RU"/>
        </w:rPr>
        <w:t>.</w:t>
      </w:r>
      <w:r w:rsidR="0004631E" w:rsidRPr="0004631E">
        <w:rPr>
          <w:b/>
          <w:lang w:val="ru-RU"/>
        </w:rPr>
        <w:t xml:space="preserve"> </w:t>
      </w:r>
      <w:r w:rsidR="0004631E">
        <w:rPr>
          <w:lang w:val="ru-RU"/>
        </w:rPr>
        <w:t xml:space="preserve">Какая нота </w:t>
      </w:r>
      <w:r w:rsidR="0004631E">
        <w:t>B</w:t>
      </w:r>
      <w:r w:rsidR="0004631E" w:rsidRPr="0004631E">
        <w:rPr>
          <w:lang w:val="ru-RU"/>
        </w:rPr>
        <w:t>?</w:t>
      </w:r>
    </w:p>
  </w:comment>
  <w:comment w:id="291" w:author="Rualark Rualark" w:date="2018-05-06T14:49:00Z" w:initials="RR">
    <w:p w14:paraId="09DC1689" w14:textId="42CD59CB" w:rsidR="00F710A4" w:rsidRPr="001B47A9" w:rsidRDefault="00F710A4">
      <w:pPr>
        <w:pStyle w:val="a9"/>
        <w:rPr>
          <w:b/>
          <w:lang w:val="ru-RU"/>
        </w:rPr>
      </w:pPr>
      <w:r>
        <w:rPr>
          <w:rStyle w:val="a8"/>
        </w:rPr>
        <w:annotationRef/>
      </w:r>
      <w:proofErr w:type="spellStart"/>
      <w:r w:rsidRPr="001B47A9">
        <w:rPr>
          <w:b/>
        </w:rPr>
        <w:t>MGen</w:t>
      </w:r>
      <w:proofErr w:type="spellEnd"/>
      <w:r w:rsidRPr="001B47A9">
        <w:rPr>
          <w:b/>
          <w:lang w:val="ru-RU"/>
        </w:rPr>
        <w:t xml:space="preserve">: такое ограничение на противоположное и </w:t>
      </w:r>
      <w:proofErr w:type="spellStart"/>
      <w:r w:rsidRPr="001B47A9">
        <w:rPr>
          <w:b/>
          <w:lang w:val="ru-RU"/>
        </w:rPr>
        <w:t>поступенное</w:t>
      </w:r>
      <w:proofErr w:type="spellEnd"/>
      <w:r w:rsidRPr="001B47A9">
        <w:rPr>
          <w:b/>
          <w:lang w:val="ru-RU"/>
        </w:rPr>
        <w:t xml:space="preserve"> движение не нужно.</w:t>
      </w:r>
    </w:p>
  </w:comment>
  <w:comment w:id="292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proofErr w:type="spellStart"/>
      <w:r>
        <w:t>MGen</w:t>
      </w:r>
      <w:proofErr w:type="spellEnd"/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2E303226" w15:done="0"/>
  <w15:commentEx w15:paraId="5D254311" w15:done="0"/>
  <w15:commentEx w15:paraId="66E694A0" w15:done="0"/>
  <w15:commentEx w15:paraId="339757B1" w15:done="1"/>
  <w15:commentEx w15:paraId="1231D5E5" w15:done="0"/>
  <w15:commentEx w15:paraId="09B02BC0" w15:done="1"/>
  <w15:commentEx w15:paraId="4077A15F" w15:done="1"/>
  <w15:commentEx w15:paraId="74D0E510" w15:done="1"/>
  <w15:commentEx w15:paraId="13276650" w15:done="1"/>
  <w15:commentEx w15:paraId="0DB8676B" w15:done="0"/>
  <w15:commentEx w15:paraId="23A2A165" w15:done="0"/>
  <w15:commentEx w15:paraId="5A774B6D" w15:done="1"/>
  <w15:commentEx w15:paraId="139109BF" w15:done="0"/>
  <w15:commentEx w15:paraId="7F15E928" w15:done="1"/>
  <w15:commentEx w15:paraId="5C787F90" w15:done="0"/>
  <w15:commentEx w15:paraId="61E34750" w15:done="0"/>
  <w15:commentEx w15:paraId="07F126B7" w15:done="0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18BD8544" w15:done="0"/>
  <w15:commentEx w15:paraId="2B1712C2" w15:done="1"/>
  <w15:commentEx w15:paraId="7885B279" w15:done="0"/>
  <w15:commentEx w15:paraId="3DBDD314" w15:done="0"/>
  <w15:commentEx w15:paraId="068929A5" w15:done="0"/>
  <w15:commentEx w15:paraId="13BFC78A" w15:done="1"/>
  <w15:commentEx w15:paraId="7F9D2148" w15:done="1"/>
  <w15:commentEx w15:paraId="6614E932" w15:done="1"/>
  <w15:commentEx w15:paraId="5AC77283" w15:done="0"/>
  <w15:commentEx w15:paraId="1154E3DB" w15:done="1"/>
  <w15:commentEx w15:paraId="138FB9DC" w15:done="1"/>
  <w15:commentEx w15:paraId="55FCACE9" w15:done="0"/>
  <w15:commentEx w15:paraId="32E90EA3" w15:done="0"/>
  <w15:commentEx w15:paraId="0FC0A537" w15:done="1"/>
  <w15:commentEx w15:paraId="70A2A618" w15:done="0"/>
  <w15:commentEx w15:paraId="14753C19" w15:done="1"/>
  <w15:commentEx w15:paraId="4A39F6ED" w15:done="1"/>
  <w15:commentEx w15:paraId="329265B2" w15:done="1"/>
  <w15:commentEx w15:paraId="12F1F949" w15:done="1"/>
  <w15:commentEx w15:paraId="14C36295" w15:done="1"/>
  <w15:commentEx w15:paraId="3531897F" w15:done="1"/>
  <w15:commentEx w15:paraId="19BA0F02" w15:done="1"/>
  <w15:commentEx w15:paraId="0CB63DF7" w15:done="1"/>
  <w15:commentEx w15:paraId="3C7204B9" w15:done="1"/>
  <w15:commentEx w15:paraId="55C2554C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3216D8EF" w15:done="0"/>
  <w15:commentEx w15:paraId="01619F77" w15:done="1"/>
  <w15:commentEx w15:paraId="37E94BDC" w15:done="0"/>
  <w15:commentEx w15:paraId="7C5AE5BC" w15:done="0"/>
  <w15:commentEx w15:paraId="09DC1689" w15:done="0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AC1F34" w14:textId="77777777" w:rsidR="00387A22" w:rsidRDefault="00387A22" w:rsidP="00F7102B">
      <w:pPr>
        <w:spacing w:after="0" w:line="240" w:lineRule="auto"/>
      </w:pPr>
      <w:r>
        <w:separator/>
      </w:r>
    </w:p>
  </w:endnote>
  <w:endnote w:type="continuationSeparator" w:id="0">
    <w:p w14:paraId="67F889C6" w14:textId="77777777" w:rsidR="00387A22" w:rsidRDefault="00387A22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0642FC" w14:textId="77777777" w:rsidR="00387A22" w:rsidRDefault="00387A22" w:rsidP="00F7102B">
      <w:pPr>
        <w:spacing w:after="0" w:line="240" w:lineRule="auto"/>
      </w:pPr>
      <w:r>
        <w:separator/>
      </w:r>
    </w:p>
  </w:footnote>
  <w:footnote w:type="continuationSeparator" w:id="0">
    <w:p w14:paraId="67EC4895" w14:textId="77777777" w:rsidR="00387A22" w:rsidRDefault="00387A22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4" w:name="OLE_LINK43"/>
      <w:bookmarkStart w:id="65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4"/>
      <w:bookmarkEnd w:id="65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9" w:name="OLE_LINK148"/>
      <w:bookmarkStart w:id="80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9"/>
      <w:bookmarkEnd w:id="80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73" w:name="OLE_LINK64"/>
      <w:bookmarkStart w:id="174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73"/>
      <w:bookmarkEnd w:id="174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 w:rsidP="00FF6F9F">
      <w:pPr>
        <w:pStyle w:val="a3"/>
        <w:keepNext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C80370B" w:rsidR="000D3BDF" w:rsidRPr="002E5016" w:rsidRDefault="000D3BDF">
      <w:pPr>
        <w:pStyle w:val="a3"/>
      </w:pPr>
      <w:r>
        <w:rPr>
          <w:rStyle w:val="a5"/>
        </w:rPr>
        <w:footnoteRef/>
      </w:r>
      <w:r w:rsidRPr="002E5016">
        <w:t xml:space="preserve"> </w:t>
      </w:r>
      <w:r w:rsidR="00271D00">
        <w:t>Similar</w:t>
      </w:r>
      <w:r w:rsidR="00271D00" w:rsidRPr="002E5016">
        <w:t xml:space="preserve"> </w:t>
      </w:r>
      <w:r w:rsidR="00271D00">
        <w:t>motion</w:t>
      </w:r>
      <w:r w:rsidR="00271D00" w:rsidRPr="002E5016">
        <w:t xml:space="preserve"> </w:t>
      </w:r>
      <w:r w:rsidR="00271D00">
        <w:t>to</w:t>
      </w:r>
      <w:r w:rsidR="00271D00" w:rsidRPr="002E5016">
        <w:t xml:space="preserve"> </w:t>
      </w:r>
      <w:r w:rsidR="00271D00">
        <w:t>major</w:t>
      </w:r>
      <w:r w:rsidR="00271D00" w:rsidRPr="002E5016">
        <w:t xml:space="preserve"> </w:t>
      </w:r>
      <w:r w:rsidR="00271D00">
        <w:t>second</w:t>
      </w:r>
      <w:r w:rsidR="00271D00" w:rsidRPr="002E5016">
        <w:t xml:space="preserve"> </w:t>
      </w:r>
      <w:r w:rsidR="00271D00">
        <w:t>is</w:t>
      </w:r>
      <w:r w:rsidR="00271D00" w:rsidRPr="002E5016">
        <w:t xml:space="preserve"> </w:t>
      </w:r>
      <w:r w:rsidR="00271D00">
        <w:t>acceptable</w:t>
      </w:r>
      <w:r w:rsidR="00271D00" w:rsidRPr="002E5016">
        <w:t xml:space="preserve">, </w:t>
      </w:r>
      <w:r w:rsidR="00271D00">
        <w:t>if</w:t>
      </w:r>
      <w:r w:rsidR="00271D00" w:rsidRPr="002E5016">
        <w:t xml:space="preserve"> </w:t>
      </w:r>
      <w:r w:rsidR="00271D00">
        <w:t>o</w:t>
      </w:r>
      <w:r w:rsidR="00271D00" w:rsidRPr="00271D00">
        <w:t>ne</w:t>
      </w:r>
      <w:r w:rsidR="00271D00" w:rsidRPr="002E5016">
        <w:t xml:space="preserve"> </w:t>
      </w:r>
      <w:r w:rsidR="00271D00" w:rsidRPr="00271D00">
        <w:t>of</w:t>
      </w:r>
      <w:r w:rsidR="00271D00" w:rsidRPr="002E5016">
        <w:t xml:space="preserve"> </w:t>
      </w:r>
      <w:r w:rsidR="00271D00" w:rsidRPr="00271D00">
        <w:t>note</w:t>
      </w:r>
      <w:r w:rsidR="00271D00">
        <w:t>s</w:t>
      </w:r>
      <w:r w:rsidR="00271D00" w:rsidRPr="002E5016">
        <w:t xml:space="preserve"> </w:t>
      </w:r>
      <w:r w:rsidR="00271D00">
        <w:t>of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interval</w:t>
      </w:r>
      <w:r w:rsidR="00271D00" w:rsidRPr="002E5016">
        <w:t xml:space="preserve"> </w:t>
      </w:r>
      <w:r w:rsidR="00271D00">
        <w:t>sounded</w:t>
      </w:r>
      <w:r w:rsidR="00271D00" w:rsidRPr="002E5016">
        <w:t xml:space="preserve"> </w:t>
      </w:r>
      <w:r w:rsidR="00271D00">
        <w:t>immediately</w:t>
      </w:r>
      <w:r w:rsidR="00271D00" w:rsidRPr="002E5016">
        <w:t xml:space="preserve"> </w:t>
      </w:r>
      <w:r w:rsidR="00271D00">
        <w:t>before</w:t>
      </w:r>
      <w:r w:rsidR="00271D00" w:rsidRPr="002E5016">
        <w:t xml:space="preserve"> </w:t>
      </w:r>
      <w:r w:rsidR="00271D00">
        <w:t>this</w:t>
      </w:r>
      <w:r w:rsidR="00271D00" w:rsidRPr="002E5016">
        <w:t xml:space="preserve"> </w:t>
      </w:r>
      <w:r w:rsidR="00271D00">
        <w:t>second</w:t>
      </w:r>
      <w:r w:rsidRPr="002E5016"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38" w:name="OLE_LINK185"/>
      <w:bookmarkStart w:id="23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38"/>
      <w:bookmarkEnd w:id="23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42" w:name="OLE_LINK183"/>
      <w:bookmarkStart w:id="24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42"/>
      <w:bookmarkEnd w:id="24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631E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A3A95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5DB4"/>
    <w:rsid w:val="00146B6E"/>
    <w:rsid w:val="0014772F"/>
    <w:rsid w:val="00151473"/>
    <w:rsid w:val="0015325C"/>
    <w:rsid w:val="00156382"/>
    <w:rsid w:val="001621B7"/>
    <w:rsid w:val="001622F0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47A9"/>
    <w:rsid w:val="001B6FAB"/>
    <w:rsid w:val="001B7C0D"/>
    <w:rsid w:val="001C1D1D"/>
    <w:rsid w:val="001C4631"/>
    <w:rsid w:val="001E1950"/>
    <w:rsid w:val="001E3339"/>
    <w:rsid w:val="001F00C2"/>
    <w:rsid w:val="001F7897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1D00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262"/>
    <w:rsid w:val="002D6377"/>
    <w:rsid w:val="002D77AC"/>
    <w:rsid w:val="002E106E"/>
    <w:rsid w:val="002E1AEF"/>
    <w:rsid w:val="002E4F96"/>
    <w:rsid w:val="002E5016"/>
    <w:rsid w:val="002F5D64"/>
    <w:rsid w:val="0030023C"/>
    <w:rsid w:val="00300B10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3811"/>
    <w:rsid w:val="00376593"/>
    <w:rsid w:val="00382FC7"/>
    <w:rsid w:val="00385367"/>
    <w:rsid w:val="00387A22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E5B5E"/>
    <w:rsid w:val="004F05BB"/>
    <w:rsid w:val="004F203A"/>
    <w:rsid w:val="004F34DD"/>
    <w:rsid w:val="004F3942"/>
    <w:rsid w:val="004F51C0"/>
    <w:rsid w:val="004F5D7D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3667"/>
    <w:rsid w:val="0056546F"/>
    <w:rsid w:val="00567758"/>
    <w:rsid w:val="005677E2"/>
    <w:rsid w:val="00571293"/>
    <w:rsid w:val="005723AF"/>
    <w:rsid w:val="00572590"/>
    <w:rsid w:val="005754AF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344"/>
    <w:rsid w:val="005C7587"/>
    <w:rsid w:val="005D24C6"/>
    <w:rsid w:val="005D39B8"/>
    <w:rsid w:val="005D42C8"/>
    <w:rsid w:val="005D61CE"/>
    <w:rsid w:val="005D7189"/>
    <w:rsid w:val="005E2747"/>
    <w:rsid w:val="005E649D"/>
    <w:rsid w:val="005E6E6F"/>
    <w:rsid w:val="005F052A"/>
    <w:rsid w:val="005F1D15"/>
    <w:rsid w:val="005F5741"/>
    <w:rsid w:val="005F5890"/>
    <w:rsid w:val="005F6B7C"/>
    <w:rsid w:val="0060014B"/>
    <w:rsid w:val="006017A4"/>
    <w:rsid w:val="00613A5C"/>
    <w:rsid w:val="00614A3D"/>
    <w:rsid w:val="0061749F"/>
    <w:rsid w:val="00622547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75B32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A7127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1DBB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35E"/>
    <w:rsid w:val="0078499C"/>
    <w:rsid w:val="007971ED"/>
    <w:rsid w:val="00797EC0"/>
    <w:rsid w:val="007A240C"/>
    <w:rsid w:val="007A3970"/>
    <w:rsid w:val="007A4501"/>
    <w:rsid w:val="007A615C"/>
    <w:rsid w:val="007B010F"/>
    <w:rsid w:val="007B085C"/>
    <w:rsid w:val="007B6103"/>
    <w:rsid w:val="007C00FA"/>
    <w:rsid w:val="007C373C"/>
    <w:rsid w:val="007C4A32"/>
    <w:rsid w:val="007C54AD"/>
    <w:rsid w:val="007C5AF9"/>
    <w:rsid w:val="007D66BD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66091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E790E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4633"/>
    <w:rsid w:val="00A1620C"/>
    <w:rsid w:val="00A1788F"/>
    <w:rsid w:val="00A20080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684F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4AFD"/>
    <w:rsid w:val="00B55B76"/>
    <w:rsid w:val="00B55EEE"/>
    <w:rsid w:val="00B6200D"/>
    <w:rsid w:val="00B62090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00A2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5F2B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4378"/>
    <w:rsid w:val="00C6729E"/>
    <w:rsid w:val="00C738BB"/>
    <w:rsid w:val="00C75D3A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3DC2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0065"/>
    <w:rsid w:val="00DB175B"/>
    <w:rsid w:val="00DB619C"/>
    <w:rsid w:val="00DC0374"/>
    <w:rsid w:val="00DC0A6F"/>
    <w:rsid w:val="00DC1438"/>
    <w:rsid w:val="00DC3F88"/>
    <w:rsid w:val="00DD1236"/>
    <w:rsid w:val="00DD2522"/>
    <w:rsid w:val="00DD2566"/>
    <w:rsid w:val="00DD26B9"/>
    <w:rsid w:val="00DD6B1A"/>
    <w:rsid w:val="00DD7A32"/>
    <w:rsid w:val="00DE05C9"/>
    <w:rsid w:val="00DE175E"/>
    <w:rsid w:val="00DE2DBD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47815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4CFB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0E3B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2DFC"/>
    <w:rsid w:val="00F67283"/>
    <w:rsid w:val="00F7102B"/>
    <w:rsid w:val="00F710A4"/>
    <w:rsid w:val="00F752C7"/>
    <w:rsid w:val="00F768D9"/>
    <w:rsid w:val="00F837D2"/>
    <w:rsid w:val="00F84DA8"/>
    <w:rsid w:val="00F85B05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AC76D-752E-4FB6-BE8A-18C2AA298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29</Pages>
  <Words>4755</Words>
  <Characters>27106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</cp:revision>
  <cp:lastPrinted>2018-08-22T17:18:00Z</cp:lastPrinted>
  <dcterms:created xsi:type="dcterms:W3CDTF">2018-10-25T17:40:00Z</dcterms:created>
  <dcterms:modified xsi:type="dcterms:W3CDTF">2018-10-25T20:55:00Z</dcterms:modified>
</cp:coreProperties>
</file>