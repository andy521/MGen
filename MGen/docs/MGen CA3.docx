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34E572" w14:textId="0753236F" w:rsidR="00CA2CB0" w:rsidRPr="00D33DC2" w:rsidRDefault="00D33DC2" w:rsidP="00CA2CB0">
      <w:pPr>
        <w:jc w:val="center"/>
        <w:rPr>
          <w:b/>
          <w:sz w:val="44"/>
        </w:rPr>
      </w:pPr>
      <w:proofErr w:type="spellStart"/>
      <w:r>
        <w:rPr>
          <w:b/>
          <w:sz w:val="44"/>
        </w:rPr>
        <w:t>MGen</w:t>
      </w:r>
      <w:proofErr w:type="spellEnd"/>
      <w:r>
        <w:rPr>
          <w:b/>
          <w:sz w:val="44"/>
        </w:rPr>
        <w:t xml:space="preserve"> CA3 rules</w:t>
      </w:r>
    </w:p>
    <w:bookmarkStart w:id="0" w:name="OLE_LINK2" w:displacedByCustomXml="next"/>
    <w:bookmarkStart w:id="1" w:name="OLE_LINK1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9548296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4BBCD4" w14:textId="3DD68F55" w:rsidR="00530FD5" w:rsidRPr="003D7F1B" w:rsidRDefault="00530FD5">
          <w:pPr>
            <w:pStyle w:val="af0"/>
            <w:rPr>
              <w:lang w:val="ru-RU"/>
            </w:rPr>
          </w:pPr>
          <w:r>
            <w:t>Contents</w:t>
          </w:r>
        </w:p>
        <w:p w14:paraId="74A66B20" w14:textId="0D36642D" w:rsidR="00B4786D" w:rsidRDefault="00530FD5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984255" w:history="1">
            <w:r w:rsidR="00B4786D" w:rsidRPr="001F6F65">
              <w:rPr>
                <w:rStyle w:val="af1"/>
                <w:noProof/>
              </w:rPr>
              <w:t>Пояснение к переводу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_Toc513984255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1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2F689121" w14:textId="0A278F76" w:rsidR="00B4786D" w:rsidRDefault="006F032E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6" w:history="1">
            <w:r w:rsidR="00B4786D" w:rsidRPr="001F6F65">
              <w:rPr>
                <w:rStyle w:val="af1"/>
                <w:noProof/>
              </w:rPr>
              <w:t>Предисловие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_Toc513984256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1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994650C" w14:textId="5720D954" w:rsidR="00B4786D" w:rsidRDefault="006F032E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7" w:history="1">
            <w:r w:rsidR="00B4786D" w:rsidRPr="001F6F65">
              <w:rPr>
                <w:rStyle w:val="af1"/>
                <w:noProof/>
              </w:rPr>
              <w:t>Правила строгого контрапункта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_Toc513984257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2CF550D5" w14:textId="4B6D34EB" w:rsidR="00B4786D" w:rsidRDefault="006F032E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8" w:history="1">
            <w:r w:rsidR="00B4786D" w:rsidRPr="001F6F65">
              <w:rPr>
                <w:rStyle w:val="af1"/>
                <w:noProof/>
              </w:rPr>
              <w:t>Простой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_Toc513984258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A2ABC31" w14:textId="425568BD" w:rsidR="00B4786D" w:rsidRDefault="006F032E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9" w:history="1">
            <w:r w:rsidR="00B4786D" w:rsidRPr="001F6F65">
              <w:rPr>
                <w:rStyle w:val="af1"/>
                <w:noProof/>
              </w:rPr>
              <w:t>Определения, принципы, упражнения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_Toc513984259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34828236" w14:textId="4EB8F816" w:rsidR="00B4786D" w:rsidRDefault="006F032E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0" w:history="1">
            <w:r w:rsidR="00B4786D" w:rsidRPr="001F6F65">
              <w:rPr>
                <w:rStyle w:val="af1"/>
                <w:noProof/>
              </w:rPr>
              <w:t>Ритмические правила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_Toc513984260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7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0DCA265D" w14:textId="3EE8C2E0" w:rsidR="00B4786D" w:rsidRDefault="006F032E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1" w:history="1">
            <w:r w:rsidR="00B4786D" w:rsidRPr="001F6F65">
              <w:rPr>
                <w:rStyle w:val="af1"/>
                <w:noProof/>
              </w:rPr>
              <w:t>Мелодические правила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_Toc513984261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10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1F2E81F9" w14:textId="577B0FE9" w:rsidR="00B4786D" w:rsidRDefault="006F032E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2" w:history="1">
            <w:r w:rsidR="00B4786D" w:rsidRPr="001F6F65">
              <w:rPr>
                <w:rStyle w:val="af1"/>
                <w:noProof/>
              </w:rPr>
              <w:t>Гармонические правила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_Toc513984262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15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63CEC2C" w14:textId="5114CCC0" w:rsidR="00B4786D" w:rsidRDefault="006F032E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3" w:history="1">
            <w:r w:rsidR="00B4786D" w:rsidRPr="001F6F65">
              <w:rPr>
                <w:rStyle w:val="af1"/>
                <w:noProof/>
              </w:rPr>
              <w:t>Задержания, проходящие и вспомогательные ноты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_Toc513984263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25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7A3D2F18" w14:textId="601CB265" w:rsidR="00B4786D" w:rsidRDefault="006F032E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4" w:history="1">
            <w:r w:rsidR="00B4786D" w:rsidRPr="001F6F65">
              <w:rPr>
                <w:rStyle w:val="af1"/>
                <w:noProof/>
              </w:rPr>
              <w:t>Двойной хор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_Toc513984264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28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1844A721" w14:textId="120F8547" w:rsidR="00B4786D" w:rsidRDefault="006F032E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5" w:history="1">
            <w:r w:rsidR="00B4786D" w:rsidRPr="001F6F65">
              <w:rPr>
                <w:rStyle w:val="af1"/>
                <w:noProof/>
              </w:rPr>
              <w:t>Обратимый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_Toc513984265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28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1CCC56C3" w14:textId="473E17DA" w:rsidR="00B4786D" w:rsidRDefault="006F032E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6" w:history="1">
            <w:r w:rsidR="00B4786D" w:rsidRPr="001F6F65">
              <w:rPr>
                <w:rStyle w:val="af1"/>
                <w:noProof/>
              </w:rPr>
              <w:t>Имитации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_Toc513984266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66292C09" w14:textId="2B7B11AB" w:rsidR="00B4786D" w:rsidRDefault="006F032E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7" w:history="1">
            <w:r w:rsidR="00B4786D" w:rsidRPr="001F6F65">
              <w:rPr>
                <w:rStyle w:val="af1"/>
                <w:noProof/>
              </w:rPr>
              <w:t>Примеры строгого контрапункта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_Toc513984267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48B541F" w14:textId="59DC593B" w:rsidR="00B4786D" w:rsidRDefault="006F032E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8" w:history="1">
            <w:r w:rsidR="00B4786D" w:rsidRPr="001F6F65">
              <w:rPr>
                <w:rStyle w:val="af1"/>
                <w:noProof/>
              </w:rPr>
              <w:t>Простой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_Toc513984268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002716F6" w14:textId="4F4B6233" w:rsidR="00B4786D" w:rsidRDefault="006F032E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9" w:history="1">
            <w:r w:rsidR="00B4786D" w:rsidRPr="001F6F65">
              <w:rPr>
                <w:rStyle w:val="af1"/>
                <w:noProof/>
              </w:rPr>
              <w:t>Контрапункт в 2 голосах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_Toc513984269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76A88BD8" w14:textId="0784F4E3" w:rsidR="00B4786D" w:rsidRDefault="006F032E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70" w:history="1">
            <w:r w:rsidR="00B4786D" w:rsidRPr="001F6F65">
              <w:rPr>
                <w:rStyle w:val="af1"/>
                <w:noProof/>
              </w:rPr>
              <w:t>Первый разряд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_Toc513984270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3B09CB51" w14:textId="07B828C2" w:rsidR="00B4786D" w:rsidRDefault="006F032E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71" w:history="1">
            <w:r w:rsidR="00B4786D" w:rsidRPr="001F6F65">
              <w:rPr>
                <w:rStyle w:val="af1"/>
                <w:noProof/>
              </w:rPr>
              <w:t>Обратимый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_Toc513984271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01C9AF3B" w14:textId="0AA150F8" w:rsidR="00B4786D" w:rsidRDefault="006F032E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72" w:history="1">
            <w:r w:rsidR="00B4786D" w:rsidRPr="001F6F65">
              <w:rPr>
                <w:rStyle w:val="af1"/>
                <w:noProof/>
              </w:rPr>
              <w:t>Имитации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_Toc513984272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F980A06" w14:textId="5E18B361" w:rsidR="00530FD5" w:rsidRDefault="00530FD5">
          <w:r>
            <w:rPr>
              <w:b/>
              <w:bCs/>
              <w:noProof/>
            </w:rPr>
            <w:fldChar w:fldCharType="end"/>
          </w:r>
        </w:p>
      </w:sdtContent>
    </w:sdt>
    <w:p w14:paraId="27C42886" w14:textId="472A01F2" w:rsidR="00844E0C" w:rsidRDefault="00844E0C" w:rsidP="00844E0C">
      <w:pPr>
        <w:pStyle w:val="1"/>
      </w:pPr>
      <w:bookmarkStart w:id="2" w:name="_Toc513984255"/>
      <w:r>
        <w:t>Пояснение к переводу</w:t>
      </w:r>
      <w:bookmarkEnd w:id="2"/>
    </w:p>
    <w:p w14:paraId="2975D7F8" w14:textId="7867A997" w:rsidR="00530FD5" w:rsidRPr="00844E0C" w:rsidRDefault="00844E0C" w:rsidP="00844E0C">
      <w:pPr>
        <w:rPr>
          <w:lang w:val="ru-RU"/>
        </w:rPr>
      </w:pPr>
      <w:r w:rsidRPr="00993550">
        <w:rPr>
          <w:lang w:val="ru-RU"/>
        </w:rPr>
        <w:tab/>
      </w:r>
      <w:r w:rsidRPr="00844E0C">
        <w:rPr>
          <w:color w:val="D9D9D9" w:themeColor="background1" w:themeShade="D9"/>
          <w:lang w:val="ru-RU"/>
        </w:rPr>
        <w:t xml:space="preserve">Серым цветом </w:t>
      </w:r>
      <w:r>
        <w:rPr>
          <w:lang w:val="ru-RU"/>
        </w:rPr>
        <w:t>выделены предложения, относящиеся к разделам, которые еще не переведены. Поэтому данные предложения могут измениться при дальнейшем переводе.</w:t>
      </w:r>
    </w:p>
    <w:p w14:paraId="4052FDF0" w14:textId="77E50ECD" w:rsidR="00CA2CB0" w:rsidRDefault="00CA2CB0" w:rsidP="00D03BAB">
      <w:pPr>
        <w:pStyle w:val="1"/>
      </w:pPr>
      <w:bookmarkStart w:id="3" w:name="_Toc513984256"/>
      <w:bookmarkStart w:id="4" w:name="OLE_LINK102"/>
      <w:bookmarkStart w:id="5" w:name="OLE_LINK103"/>
      <w:r w:rsidRPr="00D03BAB">
        <w:t>Предисловие</w:t>
      </w:r>
      <w:bookmarkEnd w:id="3"/>
    </w:p>
    <w:bookmarkEnd w:id="1"/>
    <w:bookmarkEnd w:id="0"/>
    <w:bookmarkEnd w:id="4"/>
    <w:bookmarkEnd w:id="5"/>
    <w:p w14:paraId="4AE4AA84" w14:textId="77777777" w:rsidR="00CA2CB0" w:rsidRDefault="00CA2CB0" w:rsidP="00CA2CB0">
      <w:pPr>
        <w:rPr>
          <w:lang w:val="ru-RU"/>
        </w:rPr>
      </w:pPr>
      <w:r>
        <w:rPr>
          <w:lang w:val="ru-RU"/>
        </w:rPr>
        <w:tab/>
        <w:t xml:space="preserve">Эта книга отличается от других последовательностью изложения. Очевидно, что упражнения по контрапункту нужно выполнять последовательно: сначала в двух голосах, потом в трех, в четырех и так далее. С другой стороны, изложение правил требует логического структурирования, а не последовательного. Попытка смешать правила и упражнения может только привести к путанице, поэтому мы уверены, что разделение этой книги на две части станет более ясным и практичным, чем </w:t>
      </w:r>
      <w:r w:rsidR="0096301A">
        <w:rPr>
          <w:lang w:val="ru-RU"/>
        </w:rPr>
        <w:t>традиционная структура.</w:t>
      </w:r>
    </w:p>
    <w:p w14:paraId="416E6AFC" w14:textId="77777777" w:rsidR="0096301A" w:rsidRDefault="0096301A" w:rsidP="00CA2CB0">
      <w:pPr>
        <w:rPr>
          <w:lang w:val="ru-RU"/>
        </w:rPr>
      </w:pPr>
      <w:r>
        <w:rPr>
          <w:lang w:val="ru-RU"/>
        </w:rPr>
        <w:tab/>
      </w:r>
      <w:r w:rsidRPr="007618BF">
        <w:rPr>
          <w:b/>
          <w:lang w:val="ru-RU"/>
        </w:rPr>
        <w:t xml:space="preserve">1-я часть – </w:t>
      </w:r>
      <w:r w:rsidR="00CB62F0">
        <w:rPr>
          <w:b/>
          <w:lang w:val="ru-RU"/>
        </w:rPr>
        <w:t>П</w:t>
      </w:r>
      <w:r w:rsidRPr="007618BF">
        <w:rPr>
          <w:b/>
          <w:lang w:val="ru-RU"/>
        </w:rPr>
        <w:t>равила строгого контрапункта</w:t>
      </w:r>
      <w:r>
        <w:rPr>
          <w:lang w:val="ru-RU"/>
        </w:rPr>
        <w:t>.</w:t>
      </w:r>
      <w:r w:rsidR="00E67F1A">
        <w:rPr>
          <w:lang w:val="ru-RU"/>
        </w:rPr>
        <w:t xml:space="preserve"> Это теоретическая часть книги. Здесь правила строгого контрапункта представлены в методическом порядке (ритмические, мелодические, гармонические).</w:t>
      </w:r>
      <w:r w:rsidR="006A2201">
        <w:rPr>
          <w:lang w:val="ru-RU"/>
        </w:rPr>
        <w:t xml:space="preserve"> 122 пронумерованных параграфа с правилами разделены на 10 глав и иллюстрируются короткими музыкальными фрагментами.</w:t>
      </w:r>
    </w:p>
    <w:p w14:paraId="440B2801" w14:textId="77777777" w:rsidR="0096301A" w:rsidRDefault="0096301A" w:rsidP="0096301A">
      <w:pPr>
        <w:rPr>
          <w:lang w:val="ru-RU"/>
        </w:rPr>
      </w:pPr>
      <w:r>
        <w:rPr>
          <w:lang w:val="ru-RU"/>
        </w:rPr>
        <w:lastRenderedPageBreak/>
        <w:tab/>
      </w:r>
      <w:r w:rsidRPr="007618BF">
        <w:rPr>
          <w:b/>
          <w:lang w:val="ru-RU"/>
        </w:rPr>
        <w:t xml:space="preserve">2-я часть – </w:t>
      </w:r>
      <w:r w:rsidR="00CB62F0">
        <w:rPr>
          <w:b/>
          <w:lang w:val="ru-RU"/>
        </w:rPr>
        <w:t>П</w:t>
      </w:r>
      <w:r w:rsidRPr="007618BF">
        <w:rPr>
          <w:b/>
          <w:lang w:val="ru-RU"/>
        </w:rPr>
        <w:t>римеры строгого контрапункта</w:t>
      </w:r>
      <w:r>
        <w:rPr>
          <w:lang w:val="ru-RU"/>
        </w:rPr>
        <w:t>.</w:t>
      </w:r>
      <w:r w:rsidR="00201D46">
        <w:rPr>
          <w:lang w:val="ru-RU"/>
        </w:rPr>
        <w:t xml:space="preserve"> В этой части 19 глав с примерами, представленными в последовательном порядке от 2 до 8 голосов.</w:t>
      </w:r>
      <w:r w:rsidR="00C129A7">
        <w:rPr>
          <w:lang w:val="ru-RU"/>
        </w:rPr>
        <w:t xml:space="preserve"> Часть из этих примеров была составлена студентами во время их обучения в Национальной консерватории.</w:t>
      </w:r>
      <w:r w:rsidR="006D3645">
        <w:rPr>
          <w:lang w:val="ru-RU"/>
        </w:rPr>
        <w:t xml:space="preserve"> Остальные примеры были составлены нами. </w:t>
      </w:r>
      <w:r w:rsidR="00933418">
        <w:rPr>
          <w:lang w:val="ru-RU"/>
        </w:rPr>
        <w:t>Если вам интересно, можно узнать имя автора каждого примера, обратившись к индексу в конце этой части.</w:t>
      </w:r>
      <w:r w:rsidR="002A212C">
        <w:rPr>
          <w:lang w:val="ru-RU"/>
        </w:rPr>
        <w:t xml:space="preserve"> В начале каждой главы коротко напоминаются основные правила и допуски. </w:t>
      </w:r>
      <w:r w:rsidR="000B76BB">
        <w:rPr>
          <w:lang w:val="ru-RU"/>
        </w:rPr>
        <w:t>Числа в скобках являются ссылками на параграфы первой части.</w:t>
      </w:r>
    </w:p>
    <w:p w14:paraId="7B0A7BC3" w14:textId="77777777" w:rsidR="006D3645" w:rsidRPr="00F205DA" w:rsidRDefault="007618BF" w:rsidP="0096301A">
      <w:pPr>
        <w:rPr>
          <w:lang w:val="ru-RU"/>
        </w:rPr>
      </w:pPr>
      <w:r>
        <w:rPr>
          <w:lang w:val="ru-RU"/>
        </w:rPr>
        <w:tab/>
        <w:t xml:space="preserve">Во время обучения контрапункту нужно обращать внимание не только на визуальное выполнение правил, но и на хороший результат </w:t>
      </w:r>
      <w:r w:rsidR="001C1D1D">
        <w:rPr>
          <w:lang w:val="ru-RU"/>
        </w:rPr>
        <w:t>на слух</w:t>
      </w:r>
      <w:r>
        <w:rPr>
          <w:lang w:val="ru-RU"/>
        </w:rPr>
        <w:t>.</w:t>
      </w:r>
      <w:r w:rsidR="002D5019">
        <w:rPr>
          <w:lang w:val="ru-RU"/>
        </w:rPr>
        <w:t xml:space="preserve"> При написании этой книги мы следовали этому же принципу. Правила контрапункта строгие, но все ограничения, которые они создают, нацелены на одно: развить у студента </w:t>
      </w:r>
      <w:r w:rsidR="00D167E2">
        <w:rPr>
          <w:lang w:val="ru-RU"/>
        </w:rPr>
        <w:t>музыкальный</w:t>
      </w:r>
      <w:r w:rsidR="002D5019">
        <w:rPr>
          <w:lang w:val="ru-RU"/>
        </w:rPr>
        <w:t xml:space="preserve"> слух.</w:t>
      </w:r>
      <w:r w:rsidR="002B1236" w:rsidRPr="002B1236">
        <w:rPr>
          <w:lang w:val="ru-RU"/>
        </w:rPr>
        <w:t xml:space="preserve"> </w:t>
      </w:r>
      <w:r w:rsidR="002B1236">
        <w:rPr>
          <w:lang w:val="ru-RU"/>
        </w:rPr>
        <w:t xml:space="preserve">Следовать этим ограничениям необходимо для развития музыкальной выразительности. </w:t>
      </w:r>
      <w:r w:rsidR="00F84DA8">
        <w:rPr>
          <w:lang w:val="ru-RU"/>
        </w:rPr>
        <w:t>Наконец, следование правилам приучает студента к вертикальному и горизонтальному управлению полифонией.</w:t>
      </w:r>
      <w:r w:rsidR="00115F6F" w:rsidRPr="00115F6F">
        <w:rPr>
          <w:lang w:val="ru-RU"/>
        </w:rPr>
        <w:t xml:space="preserve"> </w:t>
      </w:r>
      <w:r w:rsidR="00115F6F">
        <w:rPr>
          <w:lang w:val="ru-RU"/>
        </w:rPr>
        <w:t>Натренированное ухо студента становится чувствительным к малейшим изменениям музыкального языка: в конце этого обучения его слуховое вос</w:t>
      </w:r>
      <w:r w:rsidR="00CD78EF">
        <w:rPr>
          <w:lang w:val="ru-RU"/>
        </w:rPr>
        <w:t>п</w:t>
      </w:r>
      <w:r w:rsidR="00115F6F">
        <w:rPr>
          <w:lang w:val="ru-RU"/>
        </w:rPr>
        <w:t>риятие становится ясным и мгновенным.</w:t>
      </w:r>
      <w:r w:rsidR="00F205DA">
        <w:rPr>
          <w:lang w:val="ru-RU"/>
        </w:rPr>
        <w:t xml:space="preserve"> Практика строгого контрапункта приводит к развитию богатой мелодической линии, гибкости письма, уточненному слуху. Вот почему эта старинная дисциплина </w:t>
      </w:r>
      <w:r w:rsidR="00D30569">
        <w:rPr>
          <w:lang w:val="ru-RU"/>
        </w:rPr>
        <w:t xml:space="preserve">по-прежнему </w:t>
      </w:r>
      <w:r w:rsidR="00F205DA">
        <w:rPr>
          <w:lang w:val="ru-RU"/>
        </w:rPr>
        <w:t>имеет огромную образовательную ценность сегодня.</w:t>
      </w:r>
    </w:p>
    <w:p w14:paraId="5C3ADA07" w14:textId="77777777" w:rsidR="0096301A" w:rsidRDefault="00CB62F0" w:rsidP="00D03BAB">
      <w:pPr>
        <w:pStyle w:val="1"/>
      </w:pPr>
      <w:bookmarkStart w:id="6" w:name="_Toc513984257"/>
      <w:r>
        <w:t>Правила строгого контрапункта</w:t>
      </w:r>
      <w:bookmarkEnd w:id="6"/>
    </w:p>
    <w:p w14:paraId="58CB37DA" w14:textId="77777777" w:rsidR="00CB62F0" w:rsidRDefault="00CB62F0" w:rsidP="00D03BAB">
      <w:pPr>
        <w:pStyle w:val="2"/>
      </w:pPr>
      <w:bookmarkStart w:id="7" w:name="_Toc513984258"/>
      <w:r w:rsidRPr="00D03BAB">
        <w:t>Простой</w:t>
      </w:r>
      <w:r>
        <w:t xml:space="preserve"> контрапункт</w:t>
      </w:r>
      <w:bookmarkEnd w:id="7"/>
    </w:p>
    <w:p w14:paraId="072A82F6" w14:textId="77777777" w:rsidR="00CB62F0" w:rsidRDefault="0072347A" w:rsidP="00D03BAB">
      <w:pPr>
        <w:pStyle w:val="3"/>
      </w:pPr>
      <w:bookmarkStart w:id="8" w:name="_Toc513984259"/>
      <w:r>
        <w:t xml:space="preserve">Определения, </w:t>
      </w:r>
      <w:r w:rsidRPr="00D03BAB">
        <w:t>принципы</w:t>
      </w:r>
      <w:r>
        <w:t>, упражнения</w:t>
      </w:r>
      <w:bookmarkEnd w:id="8"/>
    </w:p>
    <w:p w14:paraId="04EEC5E7" w14:textId="77777777" w:rsidR="0072347A" w:rsidRDefault="0072347A" w:rsidP="00D03BAB">
      <w:pPr>
        <w:pStyle w:val="4"/>
      </w:pPr>
      <w:bookmarkStart w:id="9" w:name="OLE_LINK5"/>
      <w:bookmarkStart w:id="10" w:name="OLE_LINK6"/>
      <w:r w:rsidRPr="00D03BAB">
        <w:t>Определения</w:t>
      </w:r>
    </w:p>
    <w:p w14:paraId="572ADAAD" w14:textId="77777777" w:rsidR="0072347A" w:rsidRDefault="0072347A" w:rsidP="0072347A">
      <w:pPr>
        <w:pStyle w:val="5"/>
        <w:rPr>
          <w:lang w:val="ru-RU"/>
        </w:rPr>
      </w:pPr>
      <w:r>
        <w:rPr>
          <w:lang w:val="ru-RU"/>
        </w:rPr>
        <w:t>Контрапункт</w:t>
      </w:r>
    </w:p>
    <w:bookmarkEnd w:id="9"/>
    <w:bookmarkEnd w:id="10"/>
    <w:p w14:paraId="2213FBB0" w14:textId="77777777" w:rsidR="0072347A" w:rsidRDefault="0072347A" w:rsidP="0072347A">
      <w:pPr>
        <w:ind w:firstLine="360"/>
        <w:rPr>
          <w:lang w:val="ru-RU"/>
        </w:rPr>
      </w:pPr>
      <w:r>
        <w:rPr>
          <w:lang w:val="ru-RU"/>
        </w:rPr>
        <w:t>Контрапункт – это наука о мелодических линиях и их наложении друг на друга. Контрапункт рассматривает м</w:t>
      </w:r>
      <w:r w:rsidR="00D03BAB">
        <w:rPr>
          <w:lang w:val="ru-RU"/>
        </w:rPr>
        <w:t>узыку в горизонтальном аспекте.</w:t>
      </w:r>
    </w:p>
    <w:p w14:paraId="73AB446F" w14:textId="77777777" w:rsidR="0072347A" w:rsidRDefault="0072347A" w:rsidP="0072347A">
      <w:pPr>
        <w:ind w:firstLine="360"/>
        <w:rPr>
          <w:lang w:val="ru-RU"/>
        </w:rPr>
      </w:pPr>
      <w:r>
        <w:rPr>
          <w:lang w:val="ru-RU"/>
        </w:rPr>
        <w:t>Гармония –  наука об аккордах и их соединениях – напротив, рассматривает музыку в вертикальном аспекте. Гармония и контрапункт дополняют друг друга.</w:t>
      </w:r>
    </w:p>
    <w:p w14:paraId="0C6D4AB1" w14:textId="77777777" w:rsidR="0072347A" w:rsidRDefault="000C0715" w:rsidP="000C0715">
      <w:pPr>
        <w:pStyle w:val="5"/>
        <w:rPr>
          <w:lang w:val="ru-RU"/>
        </w:rPr>
      </w:pPr>
      <w:r>
        <w:rPr>
          <w:lang w:val="ru-RU"/>
        </w:rPr>
        <w:t>Строгий контрапункт</w:t>
      </w:r>
    </w:p>
    <w:p w14:paraId="57D71F39" w14:textId="77777777" w:rsidR="000C0715" w:rsidRDefault="000C0715" w:rsidP="000C0715">
      <w:pPr>
        <w:ind w:firstLine="360"/>
        <w:rPr>
          <w:lang w:val="ru-RU"/>
        </w:rPr>
      </w:pPr>
      <w:r>
        <w:rPr>
          <w:lang w:val="ru-RU"/>
        </w:rPr>
        <w:t xml:space="preserve">Строгий или школьный контрапункт учит накладывать друг на друга короткие </w:t>
      </w:r>
      <w:proofErr w:type="spellStart"/>
      <w:r>
        <w:rPr>
          <w:lang w:val="ru-RU"/>
        </w:rPr>
        <w:t>немодулирующие</w:t>
      </w:r>
      <w:proofErr w:type="spellEnd"/>
      <w:r w:rsidR="00F7102B">
        <w:rPr>
          <w:rStyle w:val="a5"/>
          <w:lang w:val="ru-RU"/>
        </w:rPr>
        <w:footnoteReference w:id="1"/>
      </w:r>
      <w:r>
        <w:rPr>
          <w:lang w:val="ru-RU"/>
        </w:rPr>
        <w:t xml:space="preserve"> </w:t>
      </w:r>
      <w:r w:rsidR="00721AF2">
        <w:rPr>
          <w:lang w:val="ru-RU"/>
        </w:rPr>
        <w:t xml:space="preserve">вокальные </w:t>
      </w:r>
      <w:r>
        <w:rPr>
          <w:lang w:val="ru-RU"/>
        </w:rPr>
        <w:t>мелодии.</w:t>
      </w:r>
    </w:p>
    <w:p w14:paraId="72D5AD03" w14:textId="2242DD6C" w:rsidR="00E506B3" w:rsidRDefault="00E506B3" w:rsidP="000C0715">
      <w:pPr>
        <w:ind w:firstLine="360"/>
        <w:rPr>
          <w:lang w:val="ru-RU"/>
        </w:rPr>
      </w:pPr>
      <w:r>
        <w:rPr>
          <w:lang w:val="ru-RU"/>
        </w:rPr>
        <w:t xml:space="preserve">Эти мелодии должны быть написаны и соединены с </w:t>
      </w:r>
      <w:bookmarkStart w:id="17" w:name="OLE_LINK100"/>
      <w:bookmarkStart w:id="18" w:name="OLE_LINK101"/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bookmarkEnd w:id="17"/>
      <w:bookmarkEnd w:id="18"/>
      <w:r w:rsidR="00F365DC" w:rsidRPr="00F365DC">
        <w:rPr>
          <w:i/>
          <w:lang w:val="ru-RU"/>
        </w:rPr>
        <w:t>(</w:t>
      </w:r>
      <w:r w:rsidR="00F365DC" w:rsidRPr="00F365DC">
        <w:rPr>
          <w:i/>
        </w:rPr>
        <w:t>c</w:t>
      </w:r>
      <w:r w:rsidR="00F365DC" w:rsidRPr="00F365DC">
        <w:rPr>
          <w:i/>
          <w:lang w:val="ru-RU"/>
        </w:rPr>
        <w:t>.</w:t>
      </w:r>
      <w:r w:rsidR="00F365DC" w:rsidRPr="00F365DC">
        <w:rPr>
          <w:i/>
        </w:rPr>
        <w:t>f</w:t>
      </w:r>
      <w:r w:rsidR="00F365DC" w:rsidRPr="00F365DC">
        <w:rPr>
          <w:i/>
          <w:lang w:val="ru-RU"/>
        </w:rPr>
        <w:t>.)</w:t>
      </w:r>
      <w:r>
        <w:rPr>
          <w:lang w:val="ru-RU"/>
        </w:rPr>
        <w:t xml:space="preserve"> по строгим правилам.</w:t>
      </w:r>
    </w:p>
    <w:p w14:paraId="0A5B4E18" w14:textId="77BD6687" w:rsidR="00F7102B" w:rsidRDefault="00F365DC" w:rsidP="00F7102B">
      <w:pPr>
        <w:pStyle w:val="5"/>
        <w:rPr>
          <w:lang w:val="ru-RU"/>
        </w:rPr>
      </w:pPr>
      <w:r>
        <w:t xml:space="preserve">Cantus </w:t>
      </w:r>
      <w:proofErr w:type="spellStart"/>
      <w:r>
        <w:t>firmus</w:t>
      </w:r>
      <w:proofErr w:type="spellEnd"/>
    </w:p>
    <w:p w14:paraId="6BCFA7E3" w14:textId="4C3494F0" w:rsidR="00F7102B" w:rsidRDefault="00D3050B" w:rsidP="000C0715">
      <w:pPr>
        <w:ind w:firstLine="360"/>
        <w:rPr>
          <w:lang w:val="ru-RU"/>
        </w:rPr>
      </w:pPr>
      <w:r>
        <w:rPr>
          <w:lang w:val="ru-RU"/>
        </w:rPr>
        <w:t xml:space="preserve">Также называется заданной мелодией, используемой для выполнения упражнений по контрапункту. </w:t>
      </w:r>
      <w:r w:rsidR="00F365DC">
        <w:t>C</w:t>
      </w:r>
      <w:r w:rsidR="00F365DC" w:rsidRPr="00F365DC">
        <w:rPr>
          <w:i/>
        </w:rPr>
        <w:t>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записывается равными длинными нотами в одном из ладов, указанных ниже.</w:t>
      </w:r>
    </w:p>
    <w:p w14:paraId="1868A003" w14:textId="5C5DE81F" w:rsidR="00D3050B" w:rsidRDefault="00D3050B" w:rsidP="000C0715">
      <w:pPr>
        <w:ind w:firstLine="360"/>
        <w:rPr>
          <w:lang w:val="ru-RU"/>
        </w:rPr>
      </w:pPr>
      <w:r w:rsidRPr="00844E0C">
        <w:rPr>
          <w:color w:val="D9D9D9" w:themeColor="background1" w:themeShade="D9"/>
          <w:lang w:val="ru-RU"/>
        </w:rPr>
        <w:t xml:space="preserve">В двойном хоре </w:t>
      </w:r>
      <w:r w:rsidR="00F365DC" w:rsidRPr="00844E0C">
        <w:rPr>
          <w:i/>
          <w:color w:val="D9D9D9" w:themeColor="background1" w:themeShade="D9"/>
        </w:rPr>
        <w:t>cantus</w:t>
      </w:r>
      <w:r w:rsidR="00F365DC" w:rsidRPr="00844E0C">
        <w:rPr>
          <w:i/>
          <w:color w:val="D9D9D9" w:themeColor="background1" w:themeShade="D9"/>
          <w:lang w:val="ru-RU"/>
        </w:rPr>
        <w:t xml:space="preserve"> </w:t>
      </w:r>
      <w:proofErr w:type="spellStart"/>
      <w:r w:rsidR="00F365DC" w:rsidRPr="00844E0C">
        <w:rPr>
          <w:i/>
          <w:color w:val="D9D9D9" w:themeColor="background1" w:themeShade="D9"/>
        </w:rPr>
        <w:t>firmus</w:t>
      </w:r>
      <w:proofErr w:type="spellEnd"/>
      <w:r w:rsidR="00F365DC" w:rsidRPr="00844E0C">
        <w:rPr>
          <w:i/>
          <w:color w:val="D9D9D9" w:themeColor="background1" w:themeShade="D9"/>
          <w:lang w:val="ru-RU"/>
        </w:rPr>
        <w:t xml:space="preserve"> </w:t>
      </w:r>
      <w:r w:rsidRPr="00844E0C">
        <w:rPr>
          <w:color w:val="D9D9D9" w:themeColor="background1" w:themeShade="D9"/>
          <w:lang w:val="ru-RU"/>
        </w:rPr>
        <w:t>заменяется двойным басом</w:t>
      </w:r>
      <w:r>
        <w:rPr>
          <w:lang w:val="ru-RU"/>
        </w:rPr>
        <w:t>.</w:t>
      </w:r>
    </w:p>
    <w:p w14:paraId="00CF3FFA" w14:textId="77777777" w:rsidR="00CD01A1" w:rsidRDefault="00CD01A1" w:rsidP="00CD01A1">
      <w:pPr>
        <w:pStyle w:val="4"/>
      </w:pPr>
      <w:r>
        <w:t>Принципы</w:t>
      </w:r>
    </w:p>
    <w:p w14:paraId="29D605BB" w14:textId="77777777" w:rsidR="00CD01A1" w:rsidRPr="00CD01A1" w:rsidRDefault="004D6B9B" w:rsidP="00B656DF">
      <w:pPr>
        <w:pStyle w:val="5"/>
        <w:rPr>
          <w:lang w:val="ru-RU"/>
        </w:rPr>
      </w:pPr>
      <w:r>
        <w:rPr>
          <w:lang w:val="ru-RU"/>
        </w:rPr>
        <w:t>Лады</w:t>
      </w:r>
    </w:p>
    <w:p w14:paraId="12A69B59" w14:textId="77777777" w:rsidR="00B656DF" w:rsidRDefault="00CB15D9" w:rsidP="00B656DF">
      <w:pPr>
        <w:ind w:firstLine="360"/>
        <w:rPr>
          <w:lang w:val="ru-RU"/>
        </w:rPr>
      </w:pPr>
      <w:r>
        <w:rPr>
          <w:lang w:val="ru-RU"/>
        </w:rPr>
        <w:t>Контрапункт изучается как в классических</w:t>
      </w:r>
      <w:r w:rsidR="00B22D80" w:rsidRPr="00B22D80">
        <w:rPr>
          <w:lang w:val="ru-RU"/>
        </w:rPr>
        <w:t xml:space="preserve"> </w:t>
      </w:r>
      <w:r w:rsidR="00B22D80">
        <w:rPr>
          <w:lang w:val="ru-RU"/>
        </w:rPr>
        <w:t>мажорных и минорных ладах</w:t>
      </w:r>
      <w:r>
        <w:rPr>
          <w:lang w:val="ru-RU"/>
        </w:rPr>
        <w:t>, так и в архаичных ладах.</w:t>
      </w:r>
    </w:p>
    <w:p w14:paraId="1CA25E18" w14:textId="77777777" w:rsidR="00B656DF" w:rsidRDefault="00B656DF" w:rsidP="00B656DF">
      <w:pPr>
        <w:ind w:firstLine="360"/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7274"/>
      </w:tblGrid>
      <w:tr w:rsidR="00B656DF" w14:paraId="49DBC5F0" w14:textId="77777777" w:rsidTr="00B656DF">
        <w:tc>
          <w:tcPr>
            <w:tcW w:w="2405" w:type="dxa"/>
            <w:vAlign w:val="center"/>
          </w:tcPr>
          <w:p w14:paraId="1C0075C2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Мажор</w:t>
            </w:r>
          </w:p>
        </w:tc>
        <w:tc>
          <w:tcPr>
            <w:tcW w:w="7274" w:type="dxa"/>
            <w:vAlign w:val="center"/>
          </w:tcPr>
          <w:p w14:paraId="58B243B1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F7E91DD" wp14:editId="45AEA13A">
                  <wp:extent cx="1925320" cy="331952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466" cy="454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13BB044C" w14:textId="77777777" w:rsidTr="00B656DF">
        <w:tc>
          <w:tcPr>
            <w:tcW w:w="2405" w:type="dxa"/>
            <w:vAlign w:val="center"/>
          </w:tcPr>
          <w:p w14:paraId="0F456840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Мелодический минор</w:t>
            </w:r>
          </w:p>
        </w:tc>
        <w:tc>
          <w:tcPr>
            <w:tcW w:w="7274" w:type="dxa"/>
            <w:vAlign w:val="center"/>
          </w:tcPr>
          <w:p w14:paraId="74BD0D7A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76C1505" wp14:editId="686F50AF">
                  <wp:extent cx="4303395" cy="342442"/>
                  <wp:effectExtent l="0" t="0" r="1905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4327" cy="384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557E8AB8" w14:textId="77777777" w:rsidTr="00B656DF">
        <w:tc>
          <w:tcPr>
            <w:tcW w:w="2405" w:type="dxa"/>
            <w:vAlign w:val="center"/>
          </w:tcPr>
          <w:p w14:paraId="08A09E92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Дорийский лад</w:t>
            </w:r>
          </w:p>
        </w:tc>
        <w:tc>
          <w:tcPr>
            <w:tcW w:w="7274" w:type="dxa"/>
            <w:vAlign w:val="center"/>
          </w:tcPr>
          <w:p w14:paraId="14EFFB0B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1772AAF" wp14:editId="23AD3EA3">
                  <wp:extent cx="1930400" cy="298941"/>
                  <wp:effectExtent l="0" t="0" r="0" b="635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570" cy="355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66F0D41F" w14:textId="77777777" w:rsidTr="00B656DF">
        <w:tc>
          <w:tcPr>
            <w:tcW w:w="2405" w:type="dxa"/>
            <w:vAlign w:val="center"/>
          </w:tcPr>
          <w:p w14:paraId="729C97BF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Фригийский лад</w:t>
            </w:r>
          </w:p>
        </w:tc>
        <w:tc>
          <w:tcPr>
            <w:tcW w:w="7274" w:type="dxa"/>
            <w:vAlign w:val="center"/>
          </w:tcPr>
          <w:p w14:paraId="7C767198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848BC7F" wp14:editId="29742057">
                  <wp:extent cx="1923013" cy="313055"/>
                  <wp:effectExtent l="0" t="0" r="127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9795" cy="34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04EEEACB" w14:textId="77777777" w:rsidTr="00B656DF">
        <w:tc>
          <w:tcPr>
            <w:tcW w:w="2405" w:type="dxa"/>
            <w:vAlign w:val="center"/>
          </w:tcPr>
          <w:p w14:paraId="40068580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Лидийский лад</w:t>
            </w:r>
          </w:p>
        </w:tc>
        <w:tc>
          <w:tcPr>
            <w:tcW w:w="7274" w:type="dxa"/>
            <w:vAlign w:val="center"/>
          </w:tcPr>
          <w:p w14:paraId="553C49FA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7097907" wp14:editId="7174F00F">
                  <wp:extent cx="1931670" cy="297769"/>
                  <wp:effectExtent l="0" t="0" r="0" b="762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212" cy="327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2E1EC915" w14:textId="77777777" w:rsidTr="00B656DF">
        <w:tc>
          <w:tcPr>
            <w:tcW w:w="2405" w:type="dxa"/>
            <w:vAlign w:val="center"/>
          </w:tcPr>
          <w:p w14:paraId="5CB22198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Миксолидийский лад</w:t>
            </w:r>
          </w:p>
        </w:tc>
        <w:tc>
          <w:tcPr>
            <w:tcW w:w="7274" w:type="dxa"/>
            <w:vAlign w:val="center"/>
          </w:tcPr>
          <w:p w14:paraId="38BFB8BC" w14:textId="77777777" w:rsidR="00B656DF" w:rsidRDefault="00B656DF" w:rsidP="00B656D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2A6C95" wp14:editId="2C9450CB">
                  <wp:extent cx="1930400" cy="295659"/>
                  <wp:effectExtent l="0" t="0" r="0" b="952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0904" cy="307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7667E14E" w14:textId="77777777" w:rsidTr="00B656DF">
        <w:tc>
          <w:tcPr>
            <w:tcW w:w="2405" w:type="dxa"/>
            <w:vAlign w:val="center"/>
          </w:tcPr>
          <w:p w14:paraId="6E14FABA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Эолийский лад</w:t>
            </w:r>
          </w:p>
        </w:tc>
        <w:tc>
          <w:tcPr>
            <w:tcW w:w="7274" w:type="dxa"/>
            <w:vAlign w:val="center"/>
          </w:tcPr>
          <w:p w14:paraId="35E39214" w14:textId="77777777" w:rsidR="00B656DF" w:rsidRDefault="00B656DF" w:rsidP="00B656D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B58227" wp14:editId="604EF0F3">
                  <wp:extent cx="1936750" cy="341909"/>
                  <wp:effectExtent l="0" t="0" r="6350" b="127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56" cy="371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3B5796" w14:textId="77777777" w:rsidR="00B656DF" w:rsidRDefault="00B656DF" w:rsidP="000C0715">
      <w:pPr>
        <w:ind w:firstLine="360"/>
        <w:rPr>
          <w:lang w:val="ru-RU"/>
        </w:rPr>
      </w:pPr>
    </w:p>
    <w:p w14:paraId="219BDED9" w14:textId="77777777" w:rsidR="00810BCE" w:rsidRDefault="00810BCE" w:rsidP="000C0715">
      <w:pPr>
        <w:ind w:firstLine="360"/>
        <w:rPr>
          <w:lang w:val="ru-RU"/>
        </w:rPr>
      </w:pPr>
      <w:r>
        <w:rPr>
          <w:lang w:val="ru-RU"/>
        </w:rPr>
        <w:t xml:space="preserve">Архаичные лады, интересные своим особым звучанием, легче использовать в контрапункте, чем классический мелодический минор. Правила, касающиеся мелодического минора, приведены в параграфах начиная с </w:t>
      </w:r>
      <w:bookmarkStart w:id="19" w:name="OLE_LINK129"/>
      <w:bookmarkStart w:id="20" w:name="OLE_LINK130"/>
      <w:r>
        <w:rPr>
          <w:rFonts w:ascii="Times New Roman" w:hAnsi="Times New Roman" w:cs="Times New Roman"/>
          <w:lang w:val="ru-RU"/>
        </w:rPr>
        <w:t>§</w:t>
      </w:r>
      <w:r>
        <w:rPr>
          <w:lang w:val="ru-RU"/>
        </w:rPr>
        <w:t>33</w:t>
      </w:r>
      <w:bookmarkEnd w:id="19"/>
      <w:bookmarkEnd w:id="20"/>
      <w:r>
        <w:rPr>
          <w:lang w:val="ru-RU"/>
        </w:rPr>
        <w:t>.</w:t>
      </w:r>
    </w:p>
    <w:p w14:paraId="73C0FE00" w14:textId="0DBB05A2" w:rsidR="00B656DF" w:rsidRDefault="008E2A4A" w:rsidP="00B656DF">
      <w:pPr>
        <w:pStyle w:val="5"/>
        <w:rPr>
          <w:lang w:val="ru-RU"/>
        </w:rPr>
      </w:pPr>
      <w:r>
        <w:t>Main principles of combining voices</w:t>
      </w:r>
    </w:p>
    <w:p w14:paraId="3AAD63BA" w14:textId="5F708211" w:rsidR="00B656DF" w:rsidRPr="00EF3FE1" w:rsidRDefault="008E2A4A" w:rsidP="000C0715">
      <w:pPr>
        <w:ind w:firstLine="360"/>
      </w:pPr>
      <w:r>
        <w:t>Voices</w:t>
      </w:r>
      <w:r w:rsidRPr="008E2A4A">
        <w:t xml:space="preserve"> </w:t>
      </w:r>
      <w:r>
        <w:t>are</w:t>
      </w:r>
      <w:r w:rsidRPr="008E2A4A">
        <w:t xml:space="preserve"> </w:t>
      </w:r>
      <w:r>
        <w:t>combined</w:t>
      </w:r>
      <w:r w:rsidRPr="008E2A4A">
        <w:t xml:space="preserve"> </w:t>
      </w:r>
      <w:r>
        <w:t>with</w:t>
      </w:r>
      <w:r w:rsidRPr="008E2A4A">
        <w:t xml:space="preserve"> </w:t>
      </w:r>
      <w:r>
        <w:t>cantus</w:t>
      </w:r>
      <w:r w:rsidRPr="008E2A4A">
        <w:t xml:space="preserve"> </w:t>
      </w:r>
      <w:proofErr w:type="spellStart"/>
      <w:r>
        <w:t>firmus</w:t>
      </w:r>
      <w:proofErr w:type="spellEnd"/>
      <w:r w:rsidRPr="008E2A4A">
        <w:t xml:space="preserve"> </w:t>
      </w:r>
      <w:r>
        <w:t>and</w:t>
      </w:r>
      <w:r w:rsidRPr="008E2A4A">
        <w:t xml:space="preserve"> </w:t>
      </w:r>
      <w:r>
        <w:t>with</w:t>
      </w:r>
      <w:r w:rsidRPr="008E2A4A">
        <w:t xml:space="preserve"> </w:t>
      </w:r>
      <w:r>
        <w:t>other</w:t>
      </w:r>
      <w:r w:rsidRPr="008E2A4A">
        <w:t xml:space="preserve"> </w:t>
      </w:r>
      <w:r>
        <w:t>voices</w:t>
      </w:r>
      <w:r w:rsidRPr="008E2A4A">
        <w:t xml:space="preserve"> </w:t>
      </w:r>
      <w:r>
        <w:t>so</w:t>
      </w:r>
      <w:r w:rsidRPr="008E2A4A">
        <w:t xml:space="preserve"> </w:t>
      </w:r>
      <w:r>
        <w:t>that</w:t>
      </w:r>
      <w:r w:rsidRPr="008E2A4A">
        <w:t xml:space="preserve"> </w:t>
      </w:r>
      <w:r>
        <w:t>they</w:t>
      </w:r>
      <w:r w:rsidRPr="008E2A4A">
        <w:t xml:space="preserve"> </w:t>
      </w:r>
      <w:r>
        <w:t>form</w:t>
      </w:r>
      <w:r w:rsidRPr="008E2A4A">
        <w:t xml:space="preserve"> </w:t>
      </w:r>
      <w:r>
        <w:t>consonances</w:t>
      </w:r>
      <w:r w:rsidRPr="008E2A4A">
        <w:t xml:space="preserve"> </w:t>
      </w:r>
      <w:r>
        <w:t>on</w:t>
      </w:r>
      <w:r w:rsidRPr="008E2A4A">
        <w:t xml:space="preserve"> </w:t>
      </w:r>
      <w:r>
        <w:t>the</w:t>
      </w:r>
      <w:r w:rsidRPr="008E2A4A">
        <w:t xml:space="preserve"> </w:t>
      </w:r>
      <w:r>
        <w:t>first</w:t>
      </w:r>
      <w:r w:rsidRPr="008E2A4A">
        <w:t xml:space="preserve"> </w:t>
      </w:r>
      <w:r>
        <w:t>beat</w:t>
      </w:r>
      <w:r w:rsidRPr="008E2A4A">
        <w:t xml:space="preserve"> </w:t>
      </w:r>
      <w:r>
        <w:t>of</w:t>
      </w:r>
      <w:r w:rsidRPr="008E2A4A">
        <w:t xml:space="preserve"> </w:t>
      </w:r>
      <w:r>
        <w:t xml:space="preserve">each </w:t>
      </w:r>
      <w:del w:id="21" w:author="Rualark Rualark" w:date="2018-10-26T11:33:00Z">
        <w:r w:rsidDel="008E2A4A">
          <w:delText>measure</w:delText>
        </w:r>
      </w:del>
      <w:ins w:id="22" w:author="Rualark Rualark" w:date="2018-10-26T11:33:00Z">
        <w:r>
          <w:t>harmony</w:t>
        </w:r>
      </w:ins>
      <w:ins w:id="23" w:author="Rualark Rualark" w:date="2018-10-26T11:34:00Z">
        <w:r>
          <w:rPr>
            <w:rStyle w:val="a5"/>
            <w:lang w:val="ru-RU"/>
          </w:rPr>
          <w:footnoteReference w:id="2"/>
        </w:r>
      </w:ins>
      <w:r w:rsidR="00B656DF" w:rsidRPr="0044409A">
        <w:t>.</w:t>
      </w:r>
      <w:r w:rsidR="00061870" w:rsidRPr="0044409A">
        <w:t xml:space="preserve"> </w:t>
      </w:r>
      <w:r w:rsidR="00C50F8A">
        <w:t>Each</w:t>
      </w:r>
      <w:r w:rsidR="00C50F8A" w:rsidRPr="00C50F8A">
        <w:t xml:space="preserve"> </w:t>
      </w:r>
      <w:r w:rsidR="00C50F8A">
        <w:t>voice</w:t>
      </w:r>
      <w:r w:rsidR="00C50F8A" w:rsidRPr="00C50F8A">
        <w:t xml:space="preserve"> </w:t>
      </w:r>
      <w:r w:rsidR="00C50F8A">
        <w:t>can</w:t>
      </w:r>
      <w:r w:rsidR="00C50F8A" w:rsidRPr="00C50F8A">
        <w:t xml:space="preserve"> </w:t>
      </w:r>
      <w:r w:rsidR="00C50F8A">
        <w:t>move</w:t>
      </w:r>
      <w:r w:rsidR="00C50F8A" w:rsidRPr="00C50F8A">
        <w:t xml:space="preserve"> </w:t>
      </w:r>
      <w:r w:rsidR="00C50F8A">
        <w:t>more</w:t>
      </w:r>
      <w:r w:rsidR="00C50F8A" w:rsidRPr="00C50F8A">
        <w:t xml:space="preserve"> </w:t>
      </w:r>
      <w:r w:rsidR="00C50F8A">
        <w:t>freely</w:t>
      </w:r>
      <w:r w:rsidR="00C50F8A" w:rsidRPr="00C50F8A">
        <w:t xml:space="preserve"> </w:t>
      </w:r>
      <w:r w:rsidR="00C50F8A">
        <w:t>between</w:t>
      </w:r>
      <w:r w:rsidR="00C50F8A" w:rsidRPr="00C50F8A">
        <w:t xml:space="preserve"> </w:t>
      </w:r>
      <w:r w:rsidR="00C50F8A">
        <w:t>these</w:t>
      </w:r>
      <w:r w:rsidR="00C50F8A" w:rsidRPr="00C50F8A">
        <w:t xml:space="preserve"> </w:t>
      </w:r>
      <w:r w:rsidR="00C50F8A">
        <w:t>reference points. This</w:t>
      </w:r>
      <w:r w:rsidR="00C50F8A" w:rsidRPr="00C50F8A">
        <w:t xml:space="preserve"> </w:t>
      </w:r>
      <w:r w:rsidR="00C50F8A">
        <w:t>freedom</w:t>
      </w:r>
      <w:r w:rsidR="00C50F8A" w:rsidRPr="00C50F8A">
        <w:t xml:space="preserve"> </w:t>
      </w:r>
      <w:r w:rsidR="00C50F8A">
        <w:t>leads</w:t>
      </w:r>
      <w:r w:rsidR="00C50F8A" w:rsidRPr="00C50F8A">
        <w:t xml:space="preserve"> </w:t>
      </w:r>
      <w:r w:rsidR="00C50F8A">
        <w:t>to</w:t>
      </w:r>
      <w:r w:rsidR="00C50F8A" w:rsidRPr="00C50F8A">
        <w:t xml:space="preserve"> </w:t>
      </w:r>
      <w:r w:rsidR="00C50F8A">
        <w:t>unexpected</w:t>
      </w:r>
      <w:r w:rsidR="00C50F8A" w:rsidRPr="00C50F8A">
        <w:t xml:space="preserve"> </w:t>
      </w:r>
      <w:r w:rsidR="00C50F8A">
        <w:t>combinations</w:t>
      </w:r>
      <w:r w:rsidR="00C50F8A" w:rsidRPr="00C50F8A">
        <w:t xml:space="preserve"> </w:t>
      </w:r>
      <w:r w:rsidR="00C50F8A">
        <w:t>of</w:t>
      </w:r>
      <w:r w:rsidR="00C50F8A" w:rsidRPr="00C50F8A">
        <w:t xml:space="preserve"> </w:t>
      </w:r>
      <w:r w:rsidR="00C50F8A">
        <w:t>notes</w:t>
      </w:r>
      <w:r w:rsidR="00C50F8A" w:rsidRPr="00C50F8A">
        <w:t xml:space="preserve">, </w:t>
      </w:r>
      <w:r w:rsidR="00C50F8A">
        <w:t>which</w:t>
      </w:r>
      <w:r w:rsidR="00C50F8A" w:rsidRPr="00C50F8A">
        <w:t xml:space="preserve"> </w:t>
      </w:r>
      <w:r w:rsidR="00C50F8A">
        <w:t>constitute the main interest of counterpoint.</w:t>
      </w:r>
      <w:r w:rsidR="00B149D1" w:rsidRPr="00EF3FE1">
        <w:t xml:space="preserve"> </w:t>
      </w:r>
      <w:r w:rsidR="00EF3FE1">
        <w:t>These</w:t>
      </w:r>
      <w:r w:rsidR="00EF3FE1" w:rsidRPr="00EF3FE1">
        <w:t xml:space="preserve"> </w:t>
      </w:r>
      <w:r w:rsidR="00EF3FE1">
        <w:t>note</w:t>
      </w:r>
      <w:r w:rsidR="00EF3FE1" w:rsidRPr="00EF3FE1">
        <w:t xml:space="preserve"> </w:t>
      </w:r>
      <w:r w:rsidR="00EF3FE1">
        <w:t>combinations</w:t>
      </w:r>
      <w:r w:rsidR="00EF3FE1" w:rsidRPr="00EF3FE1">
        <w:t xml:space="preserve"> </w:t>
      </w:r>
      <w:r w:rsidR="00EF3FE1">
        <w:t>should</w:t>
      </w:r>
      <w:r w:rsidR="00EF3FE1" w:rsidRPr="00EF3FE1">
        <w:t xml:space="preserve"> </w:t>
      </w:r>
      <w:r w:rsidR="00EF3FE1">
        <w:t>be</w:t>
      </w:r>
      <w:r w:rsidR="00EF3FE1" w:rsidRPr="00EF3FE1">
        <w:t xml:space="preserve"> </w:t>
      </w:r>
      <w:r w:rsidR="00EF3FE1">
        <w:t>evaluated</w:t>
      </w:r>
      <w:r w:rsidR="00EF3FE1" w:rsidRPr="00EF3FE1">
        <w:t xml:space="preserve"> </w:t>
      </w:r>
      <w:r w:rsidR="00EF3FE1">
        <w:t>by</w:t>
      </w:r>
      <w:r w:rsidR="00EF3FE1" w:rsidRPr="00EF3FE1">
        <w:t xml:space="preserve"> </w:t>
      </w:r>
      <w:r w:rsidR="00EF3FE1">
        <w:t>ear</w:t>
      </w:r>
      <w:r w:rsidR="00B149D1" w:rsidRPr="00EF3FE1">
        <w:t>.</w:t>
      </w:r>
      <w:r w:rsidR="00EF3FE1">
        <w:t xml:space="preserve"> Even</w:t>
      </w:r>
      <w:r w:rsidR="00EF3FE1" w:rsidRPr="00EF3FE1">
        <w:t xml:space="preserve"> </w:t>
      </w:r>
      <w:r w:rsidR="00EF3FE1">
        <w:t>if</w:t>
      </w:r>
      <w:r w:rsidR="00EF3FE1" w:rsidRPr="00EF3FE1">
        <w:t xml:space="preserve"> </w:t>
      </w:r>
      <w:r w:rsidR="00EF3FE1">
        <w:t>the</w:t>
      </w:r>
      <w:r w:rsidR="00EF3FE1" w:rsidRPr="00EF3FE1">
        <w:t xml:space="preserve"> </w:t>
      </w:r>
      <w:r w:rsidR="00EF3FE1">
        <w:t>voice</w:t>
      </w:r>
      <w:r w:rsidR="00EF3FE1" w:rsidRPr="00EF3FE1">
        <w:t xml:space="preserve"> </w:t>
      </w:r>
      <w:r w:rsidR="00EF3FE1">
        <w:t>starts</w:t>
      </w:r>
      <w:r w:rsidR="00EF3FE1" w:rsidRPr="00EF3FE1">
        <w:t xml:space="preserve"> </w:t>
      </w:r>
      <w:r w:rsidR="00EF3FE1">
        <w:t>not</w:t>
      </w:r>
      <w:r w:rsidR="00EF3FE1" w:rsidRPr="00EF3FE1">
        <w:t xml:space="preserve"> </w:t>
      </w:r>
      <w:r w:rsidR="00EF3FE1">
        <w:t>on</w:t>
      </w:r>
      <w:r w:rsidR="00EF3FE1" w:rsidRPr="00EF3FE1">
        <w:t xml:space="preserve"> </w:t>
      </w:r>
      <w:r w:rsidR="00EF3FE1">
        <w:t>the</w:t>
      </w:r>
      <w:r w:rsidR="00EF3FE1" w:rsidRPr="00EF3FE1">
        <w:t xml:space="preserve"> </w:t>
      </w:r>
      <w:r w:rsidR="00EF3FE1">
        <w:t>first</w:t>
      </w:r>
      <w:r w:rsidR="00EF3FE1" w:rsidRPr="00EF3FE1">
        <w:t xml:space="preserve"> </w:t>
      </w:r>
      <w:r w:rsidR="00EF3FE1">
        <w:t>beat</w:t>
      </w:r>
      <w:r w:rsidR="00EF3FE1" w:rsidRPr="00EF3FE1">
        <w:t xml:space="preserve"> </w:t>
      </w:r>
      <w:r w:rsidR="00EF3FE1">
        <w:t>of</w:t>
      </w:r>
      <w:r w:rsidR="00EF3FE1" w:rsidRPr="00EF3FE1">
        <w:t xml:space="preserve"> </w:t>
      </w:r>
      <w:r w:rsidR="00EF3FE1">
        <w:t>the</w:t>
      </w:r>
      <w:r w:rsidR="00EF3FE1" w:rsidRPr="00EF3FE1">
        <w:t xml:space="preserve"> </w:t>
      </w:r>
      <w:r w:rsidR="00EF3FE1">
        <w:t>first</w:t>
      </w:r>
      <w:r w:rsidR="00EF3FE1" w:rsidRPr="00EF3FE1">
        <w:t xml:space="preserve"> </w:t>
      </w:r>
      <w:r w:rsidR="00EF3FE1">
        <w:t>measure</w:t>
      </w:r>
      <w:r w:rsidR="00EF3FE1" w:rsidRPr="00EF3FE1">
        <w:t xml:space="preserve">, </w:t>
      </w:r>
      <w:r w:rsidR="00EF3FE1">
        <w:t>the</w:t>
      </w:r>
      <w:r w:rsidR="00EF3FE1" w:rsidRPr="00EF3FE1">
        <w:t xml:space="preserve"> </w:t>
      </w:r>
      <w:r w:rsidR="00EF3FE1">
        <w:t>first</w:t>
      </w:r>
      <w:r w:rsidR="00EF3FE1" w:rsidRPr="00EF3FE1">
        <w:t xml:space="preserve"> </w:t>
      </w:r>
      <w:r w:rsidR="00EF3FE1">
        <w:t>note</w:t>
      </w:r>
      <w:r w:rsidR="00EF3FE1" w:rsidRPr="00EF3FE1">
        <w:t xml:space="preserve"> </w:t>
      </w:r>
      <w:r w:rsidR="00EF3FE1">
        <w:t>of the voice follows</w:t>
      </w:r>
      <w:r w:rsidR="00EF3FE1" w:rsidRPr="00EF3FE1">
        <w:t xml:space="preserve"> </w:t>
      </w:r>
      <w:r w:rsidR="00EF3FE1">
        <w:t>the</w:t>
      </w:r>
      <w:r w:rsidR="00EF3FE1" w:rsidRPr="00EF3FE1">
        <w:t xml:space="preserve"> </w:t>
      </w:r>
      <w:r w:rsidR="00EF3FE1">
        <w:t>same</w:t>
      </w:r>
      <w:r w:rsidR="00EF3FE1" w:rsidRPr="00EF3FE1">
        <w:t xml:space="preserve"> </w:t>
      </w:r>
      <w:r w:rsidR="00EF3FE1">
        <w:t>rules</w:t>
      </w:r>
      <w:ins w:id="39" w:author="Rualark Rualark" w:date="2018-10-26T18:14:00Z">
        <w:r w:rsidR="00EF3FE1">
          <w:t xml:space="preserve"> </w:t>
        </w:r>
      </w:ins>
      <w:ins w:id="40" w:author="Rualark Rualark" w:date="2018-10-26T18:15:00Z">
        <w:r w:rsidR="00EF3FE1">
          <w:t>as each note on the first beat of the harmony</w:t>
        </w:r>
      </w:ins>
      <w:r w:rsidR="00EF3FE1" w:rsidRPr="00EF3FE1">
        <w:t>.</w:t>
      </w:r>
    </w:p>
    <w:p w14:paraId="75A5DD2B" w14:textId="086647CB" w:rsidR="000500D2" w:rsidRPr="002C38DB" w:rsidRDefault="002C38DB" w:rsidP="000C0715">
      <w:pPr>
        <w:ind w:firstLine="360"/>
      </w:pPr>
      <w:r>
        <w:t>In case of suspension, the note which resolves the suspension should form consonance</w:t>
      </w:r>
      <w:ins w:id="41" w:author="Rualark Rualark" w:date="2018-10-26T18:20:00Z">
        <w:r w:rsidR="00A53F78">
          <w:rPr>
            <w:rStyle w:val="a5"/>
          </w:rPr>
          <w:footnoteReference w:id="3"/>
        </w:r>
      </w:ins>
      <w:r>
        <w:t>.</w:t>
      </w:r>
    </w:p>
    <w:p w14:paraId="7722A5C4" w14:textId="77777777" w:rsidR="00F10B34" w:rsidRDefault="00F10B34" w:rsidP="00F10B34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992D47C" wp14:editId="69921F9A">
            <wp:extent cx="3622040" cy="1176811"/>
            <wp:effectExtent l="114300" t="114300" r="111760" b="1187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8743" cy="118223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73E46D2" w14:textId="77777777" w:rsidR="00F10B34" w:rsidRDefault="00F10B34" w:rsidP="00F10B34">
      <w:pPr>
        <w:pStyle w:val="5"/>
        <w:rPr>
          <w:lang w:val="ru-RU"/>
        </w:rPr>
      </w:pPr>
      <w:r>
        <w:rPr>
          <w:lang w:val="ru-RU"/>
        </w:rPr>
        <w:t>Гармонические и мелодические ноты</w:t>
      </w:r>
    </w:p>
    <w:p w14:paraId="7B2F8814" w14:textId="7DA66273" w:rsidR="001B1A55" w:rsidRDefault="00DA1872" w:rsidP="000C0715">
      <w:pPr>
        <w:ind w:firstLine="360"/>
        <w:rPr>
          <w:lang w:val="ru-RU"/>
        </w:rPr>
      </w:pPr>
      <w:r>
        <w:t>Notes</w:t>
      </w:r>
      <w:r w:rsidRPr="00DA1872">
        <w:t xml:space="preserve">, </w:t>
      </w:r>
      <w:r>
        <w:t>which</w:t>
      </w:r>
      <w:r w:rsidRPr="00DA1872">
        <w:t xml:space="preserve"> </w:t>
      </w:r>
      <w:r>
        <w:t>have</w:t>
      </w:r>
      <w:r w:rsidRPr="00DA1872">
        <w:t xml:space="preserve"> </w:t>
      </w:r>
      <w:r>
        <w:t>to</w:t>
      </w:r>
      <w:r w:rsidRPr="00DA1872">
        <w:t xml:space="preserve"> </w:t>
      </w:r>
      <w:r>
        <w:t>form</w:t>
      </w:r>
      <w:r w:rsidRPr="00DA1872">
        <w:t xml:space="preserve"> </w:t>
      </w:r>
      <w:r>
        <w:t>consonances</w:t>
      </w:r>
      <w:r w:rsidRPr="00DA1872">
        <w:t xml:space="preserve">, </w:t>
      </w:r>
      <w:r>
        <w:t>have</w:t>
      </w:r>
      <w:r w:rsidRPr="00DA1872">
        <w:t xml:space="preserve"> </w:t>
      </w:r>
      <w:r>
        <w:t>both</w:t>
      </w:r>
      <w:r w:rsidRPr="00DA1872">
        <w:t xml:space="preserve"> </w:t>
      </w:r>
      <w:r>
        <w:t>vertical</w:t>
      </w:r>
      <w:r w:rsidRPr="00DA1872">
        <w:t xml:space="preserve"> </w:t>
      </w:r>
      <w:r>
        <w:t>and</w:t>
      </w:r>
      <w:r w:rsidRPr="00DA1872">
        <w:t xml:space="preserve"> </w:t>
      </w:r>
      <w:r>
        <w:t>horizontal</w:t>
      </w:r>
      <w:r w:rsidRPr="00DA1872">
        <w:t xml:space="preserve"> </w:t>
      </w:r>
      <w:r>
        <w:t>meaning</w:t>
      </w:r>
      <w:r w:rsidRPr="00DA1872">
        <w:t>.</w:t>
      </w:r>
      <w:r>
        <w:t xml:space="preserve"> They</w:t>
      </w:r>
      <w:r w:rsidRPr="00DA1872">
        <w:rPr>
          <w:lang w:val="ru-RU"/>
        </w:rPr>
        <w:t xml:space="preserve"> </w:t>
      </w:r>
      <w:r>
        <w:t>can</w:t>
      </w:r>
      <w:r w:rsidRPr="00DA1872">
        <w:rPr>
          <w:lang w:val="ru-RU"/>
        </w:rPr>
        <w:t xml:space="preserve"> </w:t>
      </w:r>
      <w:r>
        <w:t>be</w:t>
      </w:r>
      <w:r w:rsidRPr="00DA1872">
        <w:rPr>
          <w:lang w:val="ru-RU"/>
        </w:rPr>
        <w:t xml:space="preserve"> </w:t>
      </w:r>
      <w:r>
        <w:t>called</w:t>
      </w:r>
      <w:r w:rsidRPr="00DA1872">
        <w:rPr>
          <w:lang w:val="ru-RU"/>
        </w:rPr>
        <w:t xml:space="preserve"> “</w:t>
      </w:r>
      <w:r>
        <w:t>chord</w:t>
      </w:r>
      <w:r w:rsidRPr="00DA1872">
        <w:rPr>
          <w:lang w:val="ru-RU"/>
        </w:rPr>
        <w:t xml:space="preserve"> </w:t>
      </w:r>
      <w:r>
        <w:t>tones</w:t>
      </w:r>
      <w:r w:rsidRPr="00DA1872">
        <w:rPr>
          <w:lang w:val="ru-RU"/>
        </w:rPr>
        <w:t xml:space="preserve">” </w:t>
      </w:r>
      <w:r>
        <w:t>shortly</w:t>
      </w:r>
      <w:r w:rsidRPr="00DA1872">
        <w:rPr>
          <w:lang w:val="ru-RU"/>
        </w:rPr>
        <w:t>.</w:t>
      </w:r>
      <w:r w:rsidR="001B1A55">
        <w:rPr>
          <w:lang w:val="ru-RU"/>
        </w:rPr>
        <w:t xml:space="preserve"> </w:t>
      </w:r>
    </w:p>
    <w:p w14:paraId="69846465" w14:textId="77777777" w:rsidR="00F10B34" w:rsidRDefault="001B1A55" w:rsidP="000C0715">
      <w:pPr>
        <w:ind w:firstLine="360"/>
        <w:rPr>
          <w:lang w:val="ru-RU"/>
        </w:rPr>
      </w:pPr>
      <w:bookmarkStart w:id="44" w:name="OLE_LINK11"/>
      <w:bookmarkStart w:id="45" w:name="OLE_LINK12"/>
      <w:bookmarkStart w:id="46" w:name="OLE_LINK13"/>
      <w:r>
        <w:rPr>
          <w:lang w:val="ru-RU"/>
        </w:rPr>
        <w:lastRenderedPageBreak/>
        <w:t>Вокруг гармонических нот находятся ноты, имеющие только горизонтальное значение. Сокращенно их можно назвать мелодическими нотами.</w:t>
      </w:r>
    </w:p>
    <w:bookmarkEnd w:id="44"/>
    <w:bookmarkEnd w:id="45"/>
    <w:bookmarkEnd w:id="46"/>
    <w:p w14:paraId="170C5DB8" w14:textId="0C72148D" w:rsidR="001B1A55" w:rsidRPr="006E6594" w:rsidRDefault="007828E9" w:rsidP="000C0715">
      <w:pPr>
        <w:ind w:firstLine="360"/>
        <w:rPr>
          <w:lang w:val="ru-RU"/>
        </w:rPr>
      </w:pPr>
      <w:r w:rsidRPr="006E6594">
        <w:rPr>
          <w:lang w:val="ru-RU"/>
        </w:rPr>
        <w:t xml:space="preserve">В строгом контрапункте мы допускаем очень небольшое количество гармонических и мелодических </w:t>
      </w:r>
      <w:r w:rsidR="00F24537" w:rsidRPr="006E6594">
        <w:rPr>
          <w:lang w:val="ru-RU"/>
        </w:rPr>
        <w:t>звуков</w:t>
      </w:r>
      <w:r w:rsidR="008B7169" w:rsidRPr="006E6594">
        <w:rPr>
          <w:lang w:val="ru-RU"/>
        </w:rPr>
        <w:t xml:space="preserve"> в связи с использованием </w:t>
      </w:r>
      <w:r w:rsidR="001C4631" w:rsidRPr="006E6594">
        <w:rPr>
          <w:lang w:val="ru-RU"/>
        </w:rPr>
        <w:t xml:space="preserve">диатоники </w:t>
      </w:r>
      <w:r w:rsidR="0073576D" w:rsidRPr="006E6594">
        <w:rPr>
          <w:lang w:val="ru-RU"/>
        </w:rPr>
        <w:t xml:space="preserve">и </w:t>
      </w:r>
      <w:r w:rsidR="00D90517">
        <w:rPr>
          <w:lang w:val="ru-RU"/>
        </w:rPr>
        <w:t>трезвучий</w:t>
      </w:r>
      <w:r w:rsidRPr="006E6594">
        <w:rPr>
          <w:lang w:val="ru-RU"/>
        </w:rPr>
        <w:t>.</w:t>
      </w:r>
    </w:p>
    <w:p w14:paraId="50742C51" w14:textId="77777777" w:rsidR="00F67283" w:rsidRDefault="00F67283" w:rsidP="000C0715">
      <w:pPr>
        <w:ind w:firstLine="360"/>
        <w:rPr>
          <w:lang w:val="ru-RU"/>
        </w:rPr>
      </w:pPr>
      <w:r w:rsidRPr="006E6594">
        <w:rPr>
          <w:lang w:val="ru-RU"/>
        </w:rPr>
        <w:t>Все ноты мажорного лада и архаичных ладов могут иметь гармоническое и мелодическое значение.</w:t>
      </w:r>
      <w:r w:rsidR="00845875" w:rsidRPr="006E6594">
        <w:rPr>
          <w:lang w:val="ru-RU"/>
        </w:rPr>
        <w:t xml:space="preserve"> Для мелодического</w:t>
      </w:r>
      <w:r w:rsidR="00845875">
        <w:rPr>
          <w:lang w:val="ru-RU"/>
        </w:rPr>
        <w:t xml:space="preserve"> минора это не так (см. </w:t>
      </w:r>
      <w:bookmarkStart w:id="47" w:name="OLE_LINK9"/>
      <w:bookmarkStart w:id="48" w:name="OLE_LINK10"/>
      <w:r w:rsidR="00845875">
        <w:rPr>
          <w:lang w:val="ru-RU"/>
        </w:rPr>
        <w:t>§</w:t>
      </w:r>
      <w:bookmarkEnd w:id="47"/>
      <w:bookmarkEnd w:id="48"/>
      <w:r w:rsidR="00845875" w:rsidRPr="00845875">
        <w:rPr>
          <w:lang w:val="ru-RU"/>
        </w:rPr>
        <w:t xml:space="preserve">34 </w:t>
      </w:r>
      <w:r w:rsidR="00845875">
        <w:rPr>
          <w:lang w:val="ru-RU"/>
        </w:rPr>
        <w:t>и</w:t>
      </w:r>
      <w:r w:rsidR="00845875" w:rsidRPr="00845875">
        <w:rPr>
          <w:lang w:val="ru-RU"/>
        </w:rPr>
        <w:t xml:space="preserve"> </w:t>
      </w:r>
      <w:bookmarkStart w:id="49" w:name="OLE_LINK14"/>
      <w:bookmarkStart w:id="50" w:name="OLE_LINK15"/>
      <w:r w:rsidR="00845875">
        <w:rPr>
          <w:lang w:val="ru-RU"/>
        </w:rPr>
        <w:t>§</w:t>
      </w:r>
      <w:r w:rsidR="00845875" w:rsidRPr="00845875">
        <w:rPr>
          <w:lang w:val="ru-RU"/>
        </w:rPr>
        <w:t>35</w:t>
      </w:r>
      <w:bookmarkEnd w:id="49"/>
      <w:bookmarkEnd w:id="50"/>
      <w:r w:rsidR="00845875">
        <w:rPr>
          <w:lang w:val="ru-RU"/>
        </w:rPr>
        <w:t>).</w:t>
      </w:r>
    </w:p>
    <w:p w14:paraId="13D4FC6A" w14:textId="77777777" w:rsidR="003E6A76" w:rsidRDefault="003E6A76" w:rsidP="003E6A76">
      <w:pPr>
        <w:pStyle w:val="5"/>
        <w:rPr>
          <w:lang w:val="ru-RU"/>
        </w:rPr>
      </w:pPr>
      <w:r>
        <w:rPr>
          <w:lang w:val="ru-RU"/>
        </w:rPr>
        <w:t>Гармонические интервалы</w:t>
      </w:r>
    </w:p>
    <w:p w14:paraId="6CE431F1" w14:textId="6F393B9E" w:rsidR="003E6A76" w:rsidRDefault="0012580C" w:rsidP="003E6A76">
      <w:pPr>
        <w:ind w:firstLine="360"/>
        <w:rPr>
          <w:lang w:val="ru-RU"/>
        </w:rPr>
      </w:pPr>
      <w:r>
        <w:rPr>
          <w:lang w:val="ru-RU"/>
        </w:rPr>
        <w:t>Следующие интервалы</w:t>
      </w:r>
      <w:r w:rsidRPr="0012580C">
        <w:rPr>
          <w:lang w:val="ru-RU"/>
        </w:rPr>
        <w:t>, простые или удвоенные</w:t>
      </w:r>
      <w:r w:rsidRPr="00317685">
        <w:rPr>
          <w:lang w:val="ru-RU"/>
        </w:rPr>
        <w:t xml:space="preserve">, </w:t>
      </w:r>
      <w:r w:rsidR="003E6A76">
        <w:rPr>
          <w:lang w:val="ru-RU"/>
        </w:rPr>
        <w:t>считаются консонансами между голосами: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6135"/>
      </w:tblGrid>
      <w:tr w:rsidR="003E6A76" w14:paraId="42646095" w14:textId="77777777" w:rsidTr="003E6A76">
        <w:tc>
          <w:tcPr>
            <w:tcW w:w="3544" w:type="dxa"/>
            <w:vAlign w:val="center"/>
          </w:tcPr>
          <w:p w14:paraId="095CD6AD" w14:textId="77777777" w:rsidR="003E6A76" w:rsidRPr="003E6A76" w:rsidRDefault="003E6A76" w:rsidP="003E6A76">
            <w:pPr>
              <w:rPr>
                <w:i/>
                <w:lang w:val="ru-RU"/>
              </w:rPr>
            </w:pPr>
            <w:r w:rsidRPr="003E6A76">
              <w:rPr>
                <w:i/>
                <w:lang w:val="ru-RU"/>
              </w:rPr>
              <w:t>Чистая октава</w:t>
            </w:r>
          </w:p>
        </w:tc>
        <w:tc>
          <w:tcPr>
            <w:tcW w:w="6135" w:type="dxa"/>
            <w:vAlign w:val="center"/>
          </w:tcPr>
          <w:p w14:paraId="49A46285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33E4223" wp14:editId="767C0656">
                  <wp:extent cx="894080" cy="497969"/>
                  <wp:effectExtent l="0" t="0" r="127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3165" cy="508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1087D220" w14:textId="77777777" w:rsidTr="003E6A76">
        <w:tc>
          <w:tcPr>
            <w:tcW w:w="3544" w:type="dxa"/>
            <w:vAlign w:val="center"/>
          </w:tcPr>
          <w:p w14:paraId="1FDA0CEC" w14:textId="77777777" w:rsidR="003E6A76" w:rsidRPr="003E6A76" w:rsidRDefault="003E6A76" w:rsidP="003E6A76">
            <w:pPr>
              <w:rPr>
                <w:i/>
                <w:lang w:val="ru-RU"/>
              </w:rPr>
            </w:pPr>
            <w:r w:rsidRPr="003E6A76">
              <w:rPr>
                <w:i/>
                <w:lang w:val="ru-RU"/>
              </w:rPr>
              <w:t>Чистая квинта</w:t>
            </w:r>
          </w:p>
        </w:tc>
        <w:tc>
          <w:tcPr>
            <w:tcW w:w="6135" w:type="dxa"/>
            <w:vAlign w:val="center"/>
          </w:tcPr>
          <w:p w14:paraId="0B2E7694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F0C1857" wp14:editId="5E0E8843">
                  <wp:extent cx="1008603" cy="556260"/>
                  <wp:effectExtent l="0" t="0" r="127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2884" cy="569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7D755AE8" w14:textId="77777777" w:rsidTr="003E6A76">
        <w:tc>
          <w:tcPr>
            <w:tcW w:w="3544" w:type="dxa"/>
            <w:vAlign w:val="center"/>
          </w:tcPr>
          <w:p w14:paraId="4594DE9B" w14:textId="1A35E578" w:rsidR="003E6A76" w:rsidRPr="003E6A76" w:rsidRDefault="002916E6" w:rsidP="003E6A76">
            <w:pPr>
              <w:rPr>
                <w:i/>
                <w:lang w:val="ru-RU"/>
              </w:rPr>
            </w:pPr>
            <w:bookmarkStart w:id="51" w:name="OLE_LINK123"/>
            <w:bookmarkStart w:id="52" w:name="OLE_LINK124"/>
            <w:r>
              <w:rPr>
                <w:i/>
                <w:lang w:val="ru-RU"/>
              </w:rPr>
              <w:t>Большая и малая</w:t>
            </w:r>
            <w:bookmarkEnd w:id="51"/>
            <w:bookmarkEnd w:id="52"/>
            <w:r w:rsidR="003E6A76" w:rsidRPr="003E6A76">
              <w:rPr>
                <w:i/>
                <w:lang w:val="ru-RU"/>
              </w:rPr>
              <w:t xml:space="preserve"> терция</w:t>
            </w:r>
          </w:p>
        </w:tc>
        <w:tc>
          <w:tcPr>
            <w:tcW w:w="6135" w:type="dxa"/>
            <w:vAlign w:val="center"/>
          </w:tcPr>
          <w:p w14:paraId="7B2CB6FF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E8E5731" wp14:editId="65B3DF5F">
                  <wp:extent cx="1107440" cy="530648"/>
                  <wp:effectExtent l="0" t="0" r="0" b="317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4525" cy="543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001D1C19" w14:textId="77777777" w:rsidTr="003E6A76">
        <w:tc>
          <w:tcPr>
            <w:tcW w:w="3544" w:type="dxa"/>
            <w:vAlign w:val="center"/>
          </w:tcPr>
          <w:p w14:paraId="1A2D634E" w14:textId="275024DD" w:rsidR="003E6A76" w:rsidRPr="003E6A76" w:rsidRDefault="002916E6" w:rsidP="003E6A76">
            <w:pPr>
              <w:rPr>
                <w:i/>
                <w:lang w:val="ru-RU"/>
              </w:rPr>
            </w:pPr>
            <w:r>
              <w:rPr>
                <w:i/>
                <w:lang w:val="ru-RU"/>
              </w:rPr>
              <w:t>Большая и малая</w:t>
            </w:r>
            <w:r w:rsidRPr="003E6A76">
              <w:rPr>
                <w:i/>
                <w:lang w:val="ru-RU"/>
              </w:rPr>
              <w:t xml:space="preserve"> </w:t>
            </w:r>
            <w:r w:rsidR="003E6A76" w:rsidRPr="003E6A76">
              <w:rPr>
                <w:i/>
                <w:lang w:val="ru-RU"/>
              </w:rPr>
              <w:t>секста</w:t>
            </w:r>
          </w:p>
        </w:tc>
        <w:tc>
          <w:tcPr>
            <w:tcW w:w="6135" w:type="dxa"/>
            <w:vAlign w:val="center"/>
          </w:tcPr>
          <w:p w14:paraId="5A4765E6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08D20FE" wp14:editId="0137962E">
                  <wp:extent cx="1163320" cy="505526"/>
                  <wp:effectExtent l="0" t="0" r="0" b="889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2678" cy="518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CBA200" w14:textId="77777777" w:rsidR="003E6A76" w:rsidRDefault="003E6A76" w:rsidP="003E6A76">
      <w:pPr>
        <w:rPr>
          <w:lang w:val="ru-RU"/>
        </w:rPr>
      </w:pPr>
    </w:p>
    <w:p w14:paraId="5A12DFAC" w14:textId="77777777" w:rsidR="00D64639" w:rsidRDefault="00D64639" w:rsidP="00D64639">
      <w:pPr>
        <w:ind w:firstLine="360"/>
        <w:rPr>
          <w:lang w:val="ru-RU"/>
        </w:rPr>
      </w:pPr>
      <w:r>
        <w:rPr>
          <w:lang w:val="ru-RU"/>
        </w:rPr>
        <w:t>Унисон допускается при определенных условиях</w:t>
      </w:r>
      <w:bookmarkStart w:id="53" w:name="OLE_LINK16"/>
      <w:r>
        <w:rPr>
          <w:lang w:val="ru-RU"/>
        </w:rPr>
        <w:t xml:space="preserve"> (см. </w:t>
      </w:r>
      <w:bookmarkStart w:id="54" w:name="OLE_LINK19"/>
      <w:r>
        <w:rPr>
          <w:lang w:val="ru-RU"/>
        </w:rPr>
        <w:t>§</w:t>
      </w:r>
      <w:r w:rsidR="002D6377">
        <w:rPr>
          <w:lang w:val="ru-RU"/>
        </w:rPr>
        <w:t>53</w:t>
      </w:r>
      <w:bookmarkEnd w:id="54"/>
      <w:r>
        <w:rPr>
          <w:lang w:val="ru-RU"/>
        </w:rPr>
        <w:t>).</w:t>
      </w:r>
      <w:bookmarkEnd w:id="53"/>
    </w:p>
    <w:p w14:paraId="211BB383" w14:textId="77777777" w:rsidR="003E6A76" w:rsidRDefault="0049660F" w:rsidP="003E6A76">
      <w:pPr>
        <w:ind w:firstLine="360"/>
        <w:rPr>
          <w:lang w:val="ru-RU"/>
        </w:rPr>
      </w:pPr>
      <w:bookmarkStart w:id="55" w:name="OLE_LINK142"/>
      <w:bookmarkStart w:id="56" w:name="OLE_LINK143"/>
      <w:r>
        <w:rPr>
          <w:lang w:val="ru-RU"/>
        </w:rPr>
        <w:t xml:space="preserve">Чистая кварта, увеличенная кварта и уменьшенная квинта допускаются между двумя голосами, отличными от баса (см. </w:t>
      </w:r>
      <w:bookmarkStart w:id="57" w:name="OLE_LINK47"/>
      <w:bookmarkStart w:id="58" w:name="OLE_LINK48"/>
      <w:r>
        <w:rPr>
          <w:lang w:val="ru-RU"/>
        </w:rPr>
        <w:t>§</w:t>
      </w:r>
      <w:bookmarkEnd w:id="57"/>
      <w:bookmarkEnd w:id="58"/>
      <w:r>
        <w:rPr>
          <w:lang w:val="ru-RU"/>
        </w:rPr>
        <w:t>54).</w:t>
      </w:r>
    </w:p>
    <w:p w14:paraId="3EC25CE4" w14:textId="77777777" w:rsidR="0049660F" w:rsidRPr="004F51C0" w:rsidRDefault="0049660F" w:rsidP="003E6A76">
      <w:pPr>
        <w:ind w:firstLine="360"/>
        <w:rPr>
          <w:color w:val="D9D9D9" w:themeColor="background1" w:themeShade="D9"/>
          <w:lang w:val="ru-RU"/>
        </w:rPr>
      </w:pPr>
      <w:bookmarkStart w:id="59" w:name="OLE_LINK21"/>
      <w:bookmarkEnd w:id="55"/>
      <w:bookmarkEnd w:id="56"/>
      <w:r w:rsidRPr="006E6594">
        <w:rPr>
          <w:color w:val="D9D9D9" w:themeColor="background1" w:themeShade="D9"/>
          <w:lang w:val="ru-RU"/>
        </w:rPr>
        <w:t>Чистая кварта, секунда и септима допускаются в двойном хоре в определенных условиях (см. §74).</w:t>
      </w:r>
    </w:p>
    <w:bookmarkEnd w:id="59"/>
    <w:p w14:paraId="4172686D" w14:textId="0A18D534" w:rsidR="001362EF" w:rsidRDefault="00764A55" w:rsidP="001362EF">
      <w:pPr>
        <w:pStyle w:val="5"/>
        <w:rPr>
          <w:lang w:val="ru-RU"/>
        </w:rPr>
      </w:pPr>
      <w:r>
        <w:t>Chords</w:t>
      </w:r>
    </w:p>
    <w:p w14:paraId="5D1CF004" w14:textId="40CA2AD0" w:rsidR="001362EF" w:rsidRPr="00764A55" w:rsidRDefault="00764A55" w:rsidP="003E6A76">
      <w:pPr>
        <w:ind w:firstLine="360"/>
      </w:pPr>
      <w:r>
        <w:t>Only the following chords are allowed</w:t>
      </w:r>
      <w:r w:rsidR="0072308B" w:rsidRPr="00764A55">
        <w:t>:</w:t>
      </w:r>
    </w:p>
    <w:p w14:paraId="3A30C22A" w14:textId="300FA016" w:rsidR="0072308B" w:rsidRPr="00764A55" w:rsidRDefault="00764A55" w:rsidP="00E076E4">
      <w:pPr>
        <w:pStyle w:val="a7"/>
        <w:numPr>
          <w:ilvl w:val="0"/>
          <w:numId w:val="4"/>
        </w:numPr>
      </w:pPr>
      <w:bookmarkStart w:id="60" w:name="OLE_LINK17"/>
      <w:bookmarkStart w:id="61" w:name="OLE_LINK18"/>
      <w:r>
        <w:t>Major</w:t>
      </w:r>
      <w:r w:rsidRPr="00764A55">
        <w:t xml:space="preserve"> </w:t>
      </w:r>
      <w:r>
        <w:t>chord</w:t>
      </w:r>
      <w:r w:rsidRPr="00764A55">
        <w:t xml:space="preserve"> </w:t>
      </w:r>
      <w:r>
        <w:t>in</w:t>
      </w:r>
      <w:r w:rsidRPr="00764A55">
        <w:t xml:space="preserve"> </w:t>
      </w:r>
      <w:r>
        <w:t>root</w:t>
      </w:r>
      <w:r w:rsidRPr="00764A55">
        <w:t xml:space="preserve"> </w:t>
      </w:r>
      <w:r>
        <w:t>position</w:t>
      </w:r>
      <w:r w:rsidRPr="00764A55">
        <w:t xml:space="preserve"> </w:t>
      </w:r>
      <w:r>
        <w:t>and</w:t>
      </w:r>
      <w:r w:rsidRPr="00764A55">
        <w:t xml:space="preserve"> </w:t>
      </w:r>
      <w:r>
        <w:t>first inversion (6th chord)</w:t>
      </w:r>
      <w:bookmarkEnd w:id="60"/>
      <w:bookmarkEnd w:id="61"/>
      <w:r>
        <w:t>:</w:t>
      </w:r>
    </w:p>
    <w:p w14:paraId="7B9590A2" w14:textId="77777777" w:rsidR="00087BC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FEC5070" wp14:editId="57D6CDF3">
            <wp:extent cx="1424940" cy="607352"/>
            <wp:effectExtent l="0" t="0" r="381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56037" cy="62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A8CB7" w14:textId="0C681CB2" w:rsidR="00E076E4" w:rsidRPr="00764A55" w:rsidRDefault="00764A55" w:rsidP="00E076E4">
      <w:pPr>
        <w:pStyle w:val="a7"/>
        <w:numPr>
          <w:ilvl w:val="0"/>
          <w:numId w:val="4"/>
        </w:numPr>
      </w:pPr>
      <w:r>
        <w:t xml:space="preserve">Minor </w:t>
      </w:r>
      <w:r>
        <w:t>chord</w:t>
      </w:r>
      <w:r w:rsidRPr="00764A55">
        <w:t xml:space="preserve"> </w:t>
      </w:r>
      <w:r>
        <w:t>in</w:t>
      </w:r>
      <w:r w:rsidRPr="00764A55">
        <w:t xml:space="preserve"> </w:t>
      </w:r>
      <w:r>
        <w:t>root</w:t>
      </w:r>
      <w:r w:rsidRPr="00764A55">
        <w:t xml:space="preserve"> </w:t>
      </w:r>
      <w:r>
        <w:t>position</w:t>
      </w:r>
      <w:r w:rsidRPr="00764A55">
        <w:t xml:space="preserve"> </w:t>
      </w:r>
      <w:r>
        <w:t>and</w:t>
      </w:r>
      <w:r w:rsidRPr="00764A55">
        <w:t xml:space="preserve"> </w:t>
      </w:r>
      <w:r>
        <w:t>first inversion (6th chord):</w:t>
      </w:r>
    </w:p>
    <w:p w14:paraId="625517AE" w14:textId="77777777" w:rsidR="00087BC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6A7C774" wp14:editId="4D9BA7B9">
            <wp:extent cx="1310640" cy="522783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42550" cy="53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47D2" w14:textId="323BCB05" w:rsidR="00E076E4" w:rsidRPr="00764A55" w:rsidRDefault="00764A55" w:rsidP="00E076E4">
      <w:pPr>
        <w:pStyle w:val="a7"/>
        <w:numPr>
          <w:ilvl w:val="0"/>
          <w:numId w:val="4"/>
        </w:numPr>
      </w:pPr>
      <w:r>
        <w:t>First inversion of diminished chord (6th chord):</w:t>
      </w:r>
    </w:p>
    <w:p w14:paraId="6C1D7A28" w14:textId="50A55807" w:rsidR="00764A55" w:rsidRPr="00764A55" w:rsidRDefault="00087BC4" w:rsidP="00764A55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77E4457" wp14:editId="7210992A">
            <wp:extent cx="1264920" cy="583177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01351" cy="59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BC433" w14:textId="77777777" w:rsidR="00764A55" w:rsidRDefault="00764A55" w:rsidP="00764A55">
      <w:pPr>
        <w:pStyle w:val="a7"/>
        <w:numPr>
          <w:ilvl w:val="0"/>
          <w:numId w:val="4"/>
        </w:numPr>
        <w:rPr>
          <w:ins w:id="62" w:author="Rualark Rualark" w:date="2018-10-31T22:59:00Z"/>
        </w:rPr>
      </w:pPr>
      <w:ins w:id="63" w:author="Rualark Rualark" w:date="2018-10-31T22:59:00Z">
        <w:r>
          <w:t xml:space="preserve">Diminished chord in root position is allowed only when harmonic tritone is allowed (see </w:t>
        </w:r>
        <w:r w:rsidRPr="00764A55">
          <w:t>§55</w:t>
        </w:r>
        <w:r>
          <w:t>).</w:t>
        </w:r>
      </w:ins>
    </w:p>
    <w:p w14:paraId="11E87A7D" w14:textId="448C0A32" w:rsidR="00E076E4" w:rsidRPr="00764A55" w:rsidDel="00764A55" w:rsidRDefault="00764A55" w:rsidP="003E6A76">
      <w:pPr>
        <w:ind w:firstLine="360"/>
        <w:rPr>
          <w:del w:id="64" w:author="Rualark Rualark" w:date="2018-10-31T22:59:00Z"/>
        </w:rPr>
      </w:pPr>
      <w:del w:id="65" w:author="Rualark Rualark" w:date="2018-10-31T22:59:00Z">
        <w:r w:rsidDel="00764A55">
          <w:lastRenderedPageBreak/>
          <w:delText>Diminished</w:delText>
        </w:r>
        <w:r w:rsidRPr="00764A55" w:rsidDel="00764A55">
          <w:delText xml:space="preserve"> </w:delText>
        </w:r>
        <w:r w:rsidDel="00764A55">
          <w:delText>chord</w:delText>
        </w:r>
        <w:r w:rsidRPr="00764A55" w:rsidDel="00764A55">
          <w:delText xml:space="preserve"> </w:delText>
        </w:r>
        <w:r w:rsidDel="00764A55">
          <w:delText>is</w:delText>
        </w:r>
        <w:r w:rsidRPr="00764A55" w:rsidDel="00764A55">
          <w:delText xml:space="preserve"> </w:delText>
        </w:r>
        <w:r w:rsidDel="00764A55">
          <w:delText>allowed</w:delText>
        </w:r>
        <w:r w:rsidRPr="00764A55" w:rsidDel="00764A55">
          <w:delText xml:space="preserve"> </w:delText>
        </w:r>
        <w:r w:rsidDel="00764A55">
          <w:delText>in</w:delText>
        </w:r>
        <w:r w:rsidRPr="00764A55" w:rsidDel="00764A55">
          <w:delText xml:space="preserve"> </w:delText>
        </w:r>
        <w:r w:rsidDel="00764A55">
          <w:delText>some</w:delText>
        </w:r>
        <w:r w:rsidRPr="00764A55" w:rsidDel="00764A55">
          <w:delText xml:space="preserve"> </w:delText>
        </w:r>
        <w:r w:rsidDel="00764A55">
          <w:delText xml:space="preserve">situations (see </w:delText>
        </w:r>
        <w:bookmarkStart w:id="66" w:name="OLE_LINK20"/>
        <w:bookmarkStart w:id="67" w:name="OLE_LINK26"/>
        <w:bookmarkStart w:id="68" w:name="OLE_LINK27"/>
        <w:bookmarkStart w:id="69" w:name="OLE_LINK30"/>
        <w:bookmarkStart w:id="70" w:name="OLE_LINK23"/>
        <w:bookmarkStart w:id="71" w:name="OLE_LINK24"/>
        <w:r w:rsidR="00614A3D" w:rsidRPr="00764A55" w:rsidDel="00764A55">
          <w:delText>§55</w:delText>
        </w:r>
        <w:bookmarkEnd w:id="67"/>
        <w:bookmarkEnd w:id="68"/>
        <w:bookmarkEnd w:id="69"/>
        <w:r w:rsidR="00614A3D" w:rsidRPr="00764A55" w:rsidDel="00764A55">
          <w:delText>).</w:delText>
        </w:r>
        <w:bookmarkEnd w:id="66"/>
        <w:bookmarkEnd w:id="70"/>
        <w:bookmarkEnd w:id="71"/>
      </w:del>
    </w:p>
    <w:p w14:paraId="1EAFBB32" w14:textId="77777777" w:rsidR="00614A3D" w:rsidRPr="00A70C65" w:rsidRDefault="00614A3D" w:rsidP="00614A3D">
      <w:pPr>
        <w:ind w:firstLine="360"/>
        <w:rPr>
          <w:color w:val="E7E6E6" w:themeColor="background2"/>
          <w:lang w:val="ru-RU"/>
        </w:rPr>
      </w:pPr>
      <w:bookmarkStart w:id="72" w:name="_GoBack"/>
      <w:bookmarkEnd w:id="72"/>
      <w:r w:rsidRPr="00A70C65">
        <w:rPr>
          <w:color w:val="E7E6E6" w:themeColor="background2"/>
          <w:lang w:val="ru-RU"/>
        </w:rPr>
        <w:t>Квартсекстаккорд и септаккорды разрешены в некоторых случаях в двойном хоре (см. §</w:t>
      </w:r>
      <w:r w:rsidR="009E6EB6" w:rsidRPr="00A70C65">
        <w:rPr>
          <w:color w:val="E7E6E6" w:themeColor="background2"/>
          <w:lang w:val="ru-RU"/>
        </w:rPr>
        <w:t>7</w:t>
      </w:r>
      <w:r w:rsidRPr="00A70C65">
        <w:rPr>
          <w:color w:val="E7E6E6" w:themeColor="background2"/>
          <w:lang w:val="ru-RU"/>
        </w:rPr>
        <w:t>5).</w:t>
      </w:r>
    </w:p>
    <w:p w14:paraId="56AD1FF7" w14:textId="77777777" w:rsidR="009E6EB6" w:rsidRDefault="00FC1FCC" w:rsidP="00FC1FCC">
      <w:pPr>
        <w:pStyle w:val="5"/>
        <w:rPr>
          <w:lang w:val="ru-RU"/>
        </w:rPr>
      </w:pPr>
      <w:r>
        <w:rPr>
          <w:lang w:val="ru-RU"/>
        </w:rPr>
        <w:t>Мелодические ноты</w:t>
      </w:r>
    </w:p>
    <w:p w14:paraId="4AB0266A" w14:textId="09FCCDFE" w:rsidR="00FC1FCC" w:rsidRDefault="00FC1FCC" w:rsidP="00FC1FCC">
      <w:pPr>
        <w:ind w:firstLine="360"/>
        <w:rPr>
          <w:lang w:val="ru-RU"/>
        </w:rPr>
      </w:pPr>
      <w:r w:rsidRPr="006E6594">
        <w:rPr>
          <w:lang w:val="ru-RU"/>
        </w:rPr>
        <w:t xml:space="preserve">Используются задержания, проходящие ноты и </w:t>
      </w:r>
      <w:r w:rsidR="006928C9" w:rsidRPr="006E6594">
        <w:rPr>
          <w:lang w:val="ru-RU"/>
        </w:rPr>
        <w:t>вспомогательные</w:t>
      </w:r>
      <w:r>
        <w:rPr>
          <w:lang w:val="ru-RU"/>
        </w:rPr>
        <w:t>.</w:t>
      </w:r>
    </w:p>
    <w:p w14:paraId="62BE889F" w14:textId="3B99480D" w:rsidR="002F5D64" w:rsidRDefault="00D03780" w:rsidP="00FC1FCC">
      <w:pPr>
        <w:ind w:firstLine="360"/>
        <w:rPr>
          <w:lang w:val="ru-RU"/>
        </w:rPr>
      </w:pPr>
      <w:r>
        <w:rPr>
          <w:lang w:val="ru-RU"/>
        </w:rPr>
        <w:t>Все эти ноты должны правильно разрешаться.</w:t>
      </w:r>
    </w:p>
    <w:p w14:paraId="026DF6F7" w14:textId="34271EB1" w:rsidR="00B07BEE" w:rsidRDefault="00B07BEE" w:rsidP="00B07BEE">
      <w:pPr>
        <w:pStyle w:val="4"/>
      </w:pPr>
      <w:r>
        <w:t>Упражнения</w:t>
      </w:r>
    </w:p>
    <w:p w14:paraId="5BD1435E" w14:textId="16DE2DE2" w:rsidR="00B07BEE" w:rsidRDefault="00B07BEE" w:rsidP="00B07BEE">
      <w:pPr>
        <w:pStyle w:val="5"/>
        <w:rPr>
          <w:lang w:val="ru-RU"/>
        </w:rPr>
      </w:pPr>
      <w:bookmarkStart w:id="73" w:name="OLE_LINK22"/>
      <w:r>
        <w:rPr>
          <w:lang w:val="ru-RU"/>
        </w:rPr>
        <w:t>Количество голосов</w:t>
      </w:r>
    </w:p>
    <w:p w14:paraId="20A0EA1F" w14:textId="259F3599" w:rsidR="00436DC0" w:rsidRDefault="00436DC0" w:rsidP="00436DC0">
      <w:pPr>
        <w:ind w:firstLine="360"/>
        <w:rPr>
          <w:lang w:val="ru-RU"/>
        </w:rPr>
      </w:pPr>
      <w:r>
        <w:rPr>
          <w:lang w:val="ru-RU"/>
        </w:rPr>
        <w:t xml:space="preserve">Школьный контрапункт пишется для вокального ансамбля от 2 до 8 голосов </w:t>
      </w:r>
      <w:r w:rsidRPr="006E6594">
        <w:rPr>
          <w:color w:val="D9D9D9" w:themeColor="background1" w:themeShade="D9"/>
          <w:lang w:val="ru-RU"/>
        </w:rPr>
        <w:t>или для двойного хора на 8 голосов на 8 отдельных нотоносцах.</w:t>
      </w:r>
    </w:p>
    <w:p w14:paraId="67D7E700" w14:textId="227040BA" w:rsidR="00F33893" w:rsidRDefault="00F33893" w:rsidP="00436DC0">
      <w:pPr>
        <w:ind w:firstLine="360"/>
        <w:rPr>
          <w:lang w:val="ru-RU"/>
        </w:rPr>
      </w:pPr>
      <w:r>
        <w:rPr>
          <w:lang w:val="ru-RU"/>
        </w:rPr>
        <w:t xml:space="preserve">Мы последовательно изучаем контрапункт в 2, 3, 4, 5, 6, 7, 8 голосах, </w:t>
      </w:r>
      <w:r w:rsidRPr="006E6594">
        <w:rPr>
          <w:color w:val="D9D9D9" w:themeColor="background1" w:themeShade="D9"/>
          <w:lang w:val="ru-RU"/>
        </w:rPr>
        <w:t>а затем контрапункт для двойного хора на 8 голосов.</w:t>
      </w:r>
    </w:p>
    <w:p w14:paraId="381346E8" w14:textId="281D4128" w:rsidR="00A37D1B" w:rsidRDefault="00A37D1B" w:rsidP="00A37D1B">
      <w:pPr>
        <w:pStyle w:val="5"/>
        <w:rPr>
          <w:lang w:val="ru-RU"/>
        </w:rPr>
      </w:pPr>
      <w:r>
        <w:rPr>
          <w:lang w:val="ru-RU"/>
        </w:rPr>
        <w:t>Диапазоны голосов</w:t>
      </w:r>
    </w:p>
    <w:p w14:paraId="18F8301D" w14:textId="22EBFBDF" w:rsidR="00A37D1B" w:rsidRDefault="00A37D1B" w:rsidP="00A37D1B">
      <w:pPr>
        <w:ind w:firstLine="360"/>
        <w:rPr>
          <w:lang w:val="ru-RU"/>
        </w:rPr>
      </w:pPr>
      <w:commentRangeStart w:id="74"/>
      <w:r>
        <w:rPr>
          <w:lang w:val="ru-RU"/>
        </w:rPr>
        <w:t>Голоса должны находиться в следующих диапазонах</w:t>
      </w:r>
      <w:commentRangeEnd w:id="74"/>
      <w:r w:rsidR="001F00C2">
        <w:rPr>
          <w:rStyle w:val="a8"/>
        </w:rPr>
        <w:commentReference w:id="74"/>
      </w:r>
      <w:r>
        <w:rPr>
          <w:lang w:val="ru-RU"/>
        </w:rPr>
        <w:t>:</w:t>
      </w:r>
    </w:p>
    <w:p w14:paraId="522A4F82" w14:textId="4FF29F3C" w:rsidR="00A37D1B" w:rsidRDefault="00A37D1B" w:rsidP="00A37D1B">
      <w:pPr>
        <w:rPr>
          <w:lang w:val="ru-RU"/>
        </w:rPr>
      </w:pPr>
      <w:r>
        <w:rPr>
          <w:noProof/>
        </w:rPr>
        <w:drawing>
          <wp:inline distT="0" distB="0" distL="0" distR="0" wp14:anchorId="29D3A354" wp14:editId="378A08C8">
            <wp:extent cx="5816600" cy="70839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78757" cy="71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6C13" w14:textId="2B452DAE" w:rsidR="00A37D1B" w:rsidRDefault="00A37D1B" w:rsidP="00A37D1B">
      <w:pPr>
        <w:ind w:firstLine="360"/>
        <w:rPr>
          <w:lang w:val="ru-RU"/>
        </w:rPr>
      </w:pPr>
      <w:commentRangeStart w:id="75"/>
      <w:r>
        <w:rPr>
          <w:lang w:val="ru-RU"/>
        </w:rPr>
        <w:t xml:space="preserve">Не злоупотребляйте нотами, близкими к границам этих диапазонов </w:t>
      </w:r>
      <w:commentRangeEnd w:id="75"/>
      <w:r w:rsidR="00DB619C">
        <w:rPr>
          <w:rStyle w:val="a8"/>
        </w:rPr>
        <w:commentReference w:id="75"/>
      </w:r>
      <w:r>
        <w:rPr>
          <w:lang w:val="ru-RU"/>
        </w:rPr>
        <w:t>(высокими и низкими).</w:t>
      </w:r>
    </w:p>
    <w:p w14:paraId="17F62E90" w14:textId="32E96FB1" w:rsidR="00031C84" w:rsidRDefault="00031C84" w:rsidP="00A37D1B">
      <w:pPr>
        <w:ind w:firstLine="360"/>
        <w:rPr>
          <w:lang w:val="ru-RU"/>
        </w:rPr>
      </w:pPr>
      <w:commentRangeStart w:id="76"/>
      <w:r>
        <w:rPr>
          <w:lang w:val="ru-RU"/>
        </w:rPr>
        <w:t xml:space="preserve">Кроме этого, диапазон каждого голоса в одном упражнении не должен превышать ундецимы </w:t>
      </w:r>
      <w:commentRangeEnd w:id="76"/>
      <w:r w:rsidR="00B62090">
        <w:rPr>
          <w:rStyle w:val="a8"/>
        </w:rPr>
        <w:commentReference w:id="76"/>
      </w:r>
      <w:r>
        <w:rPr>
          <w:lang w:val="ru-RU"/>
        </w:rPr>
        <w:t>(кварты через октаву).</w:t>
      </w:r>
      <w:r w:rsidR="00CF0CA8" w:rsidRPr="00CF0CA8">
        <w:rPr>
          <w:lang w:val="ru-RU"/>
        </w:rPr>
        <w:t xml:space="preserve"> </w:t>
      </w:r>
      <w:r w:rsidR="00CF0CA8">
        <w:rPr>
          <w:lang w:val="ru-RU"/>
        </w:rPr>
        <w:t xml:space="preserve">В качестве исключения допускается </w:t>
      </w:r>
      <w:commentRangeStart w:id="77"/>
      <w:r w:rsidR="00CF0CA8">
        <w:rPr>
          <w:lang w:val="ru-RU"/>
        </w:rPr>
        <w:t xml:space="preserve">дуодецима </w:t>
      </w:r>
      <w:commentRangeEnd w:id="77"/>
      <w:r w:rsidR="0035074C">
        <w:rPr>
          <w:rStyle w:val="a8"/>
        </w:rPr>
        <w:commentReference w:id="77"/>
      </w:r>
      <w:r w:rsidR="00CF0CA8">
        <w:rPr>
          <w:lang w:val="ru-RU"/>
        </w:rPr>
        <w:t>(квинта через октаву), когда она оправдана длинным поступенным движением.</w:t>
      </w:r>
    </w:p>
    <w:p w14:paraId="406EB7A3" w14:textId="2B289BAB" w:rsidR="00CD5CC1" w:rsidRDefault="00CD5CC1" w:rsidP="00CD5CC1">
      <w:pPr>
        <w:pStyle w:val="5"/>
        <w:rPr>
          <w:lang w:val="ru-RU"/>
        </w:rPr>
      </w:pPr>
      <w:r>
        <w:rPr>
          <w:lang w:val="ru-RU"/>
        </w:rPr>
        <w:t>Разряды контрапункта</w:t>
      </w:r>
    </w:p>
    <w:bookmarkEnd w:id="73"/>
    <w:p w14:paraId="1C1C559D" w14:textId="4C313F29" w:rsidR="00CD5CC1" w:rsidRDefault="00CD5CC1" w:rsidP="00A37D1B">
      <w:pPr>
        <w:ind w:firstLine="360"/>
        <w:rPr>
          <w:lang w:val="ru-RU"/>
        </w:rPr>
      </w:pPr>
      <w:r>
        <w:rPr>
          <w:lang w:val="ru-RU"/>
        </w:rPr>
        <w:t>Контрапункт изучается в пяти разрядах. Каждый разряд характеризуетс</w:t>
      </w:r>
      <w:r w:rsidR="009916C8">
        <w:rPr>
          <w:lang w:val="ru-RU"/>
        </w:rPr>
        <w:t>я обязательным ритмом (см. §17).</w:t>
      </w:r>
    </w:p>
    <w:p w14:paraId="1850EFE6" w14:textId="6A6F46D1" w:rsidR="009916C8" w:rsidRDefault="009C6959" w:rsidP="00A37D1B">
      <w:pPr>
        <w:ind w:firstLine="360"/>
        <w:rPr>
          <w:lang w:val="ru-RU"/>
        </w:rPr>
      </w:pPr>
      <w:r>
        <w:rPr>
          <w:lang w:val="ru-RU"/>
        </w:rPr>
        <w:t xml:space="preserve">Начиная с пяти </w:t>
      </w:r>
      <w:proofErr w:type="gramStart"/>
      <w:r>
        <w:rPr>
          <w:lang w:val="ru-RU"/>
        </w:rPr>
        <w:t>голосов</w:t>
      </w:r>
      <w:proofErr w:type="gramEnd"/>
      <w:r w:rsidR="009916C8">
        <w:rPr>
          <w:lang w:val="ru-RU"/>
        </w:rPr>
        <w:t xml:space="preserve"> мы ограничиваемся изучением только первого </w:t>
      </w:r>
      <w:r w:rsidR="00AD127D">
        <w:rPr>
          <w:lang w:val="ru-RU"/>
        </w:rPr>
        <w:t xml:space="preserve">разряда </w:t>
      </w:r>
      <w:r w:rsidR="009916C8">
        <w:rPr>
          <w:lang w:val="ru-RU"/>
        </w:rPr>
        <w:t>(целые ноты)</w:t>
      </w:r>
      <w:r w:rsidR="009916C8" w:rsidRPr="009916C8">
        <w:rPr>
          <w:lang w:val="ru-RU"/>
        </w:rPr>
        <w:t xml:space="preserve"> </w:t>
      </w:r>
      <w:r w:rsidR="009916C8">
        <w:rPr>
          <w:lang w:val="ru-RU"/>
        </w:rPr>
        <w:t>и пятого разряда (контрапункт свободного ритма).</w:t>
      </w:r>
    </w:p>
    <w:p w14:paraId="49FCBB1C" w14:textId="768D1F44" w:rsidR="00595FC2" w:rsidRDefault="00595FC2" w:rsidP="00595FC2">
      <w:pPr>
        <w:pStyle w:val="5"/>
        <w:rPr>
          <w:lang w:val="ru-RU"/>
        </w:rPr>
      </w:pPr>
      <w:r>
        <w:rPr>
          <w:lang w:val="ru-RU"/>
        </w:rPr>
        <w:t>Смешение разрядов контрапункта</w:t>
      </w:r>
    </w:p>
    <w:p w14:paraId="2AC944E9" w14:textId="56D8D1CE" w:rsidR="009C6959" w:rsidRDefault="00595FC2" w:rsidP="00A37D1B">
      <w:pPr>
        <w:ind w:firstLine="360"/>
        <w:rPr>
          <w:lang w:val="ru-RU"/>
        </w:rPr>
      </w:pPr>
      <w:r>
        <w:rPr>
          <w:lang w:val="ru-RU"/>
        </w:rPr>
        <w:t>В 3 и 4 голосах мы практикуем смешение разных разрядов контрапункта в одном упражнении.</w:t>
      </w:r>
    </w:p>
    <w:p w14:paraId="56F5AB5E" w14:textId="6DF698CA" w:rsidR="00595FC2" w:rsidRDefault="00255A6C" w:rsidP="00A73068">
      <w:pPr>
        <w:pStyle w:val="5"/>
        <w:rPr>
          <w:lang w:val="ru-RU"/>
        </w:rPr>
      </w:pPr>
      <w:r>
        <w:rPr>
          <w:lang w:val="ru-RU"/>
        </w:rPr>
        <w:t>Расположение голосов</w:t>
      </w:r>
    </w:p>
    <w:p w14:paraId="3976D1E1" w14:textId="2D7D961E" w:rsidR="00A73068" w:rsidRDefault="00A73068" w:rsidP="00A37D1B">
      <w:pPr>
        <w:ind w:firstLine="360"/>
        <w:rPr>
          <w:lang w:val="ru-RU"/>
        </w:rPr>
      </w:pPr>
      <w:r>
        <w:rPr>
          <w:lang w:val="ru-RU"/>
        </w:rPr>
        <w:t xml:space="preserve">В каждом разряде или смеси разрядов,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располагается последовательно в разных голосах, что дает большое количество комбинаций.</w:t>
      </w:r>
    </w:p>
    <w:p w14:paraId="1BF150F3" w14:textId="75A15F3B" w:rsidR="00562B0F" w:rsidRDefault="00F365DC" w:rsidP="00A37D1B">
      <w:pPr>
        <w:ind w:firstLine="360"/>
        <w:rPr>
          <w:lang w:val="ru-RU"/>
        </w:rPr>
      </w:pPr>
      <w:r>
        <w:rPr>
          <w:i/>
        </w:rPr>
        <w:t>C</w:t>
      </w:r>
      <w:r w:rsidRPr="00F365DC">
        <w:rPr>
          <w:i/>
        </w:rPr>
        <w:t>antus</w:t>
      </w:r>
      <w:r w:rsidRPr="00F365DC">
        <w:rPr>
          <w:i/>
          <w:lang w:val="ru-RU"/>
        </w:rPr>
        <w:t xml:space="preserve"> </w:t>
      </w:r>
      <w:proofErr w:type="spellStart"/>
      <w:r w:rsidRPr="00F365DC">
        <w:rPr>
          <w:i/>
        </w:rPr>
        <w:t>firmus</w:t>
      </w:r>
      <w:proofErr w:type="spellEnd"/>
      <w:r w:rsidRPr="00F365DC">
        <w:rPr>
          <w:i/>
          <w:lang w:val="ru-RU"/>
        </w:rPr>
        <w:t xml:space="preserve"> </w:t>
      </w:r>
      <w:r w:rsidR="00562B0F">
        <w:rPr>
          <w:lang w:val="ru-RU"/>
        </w:rPr>
        <w:t>может быть транспонирован при переходе между голосами.</w:t>
      </w:r>
    </w:p>
    <w:p w14:paraId="468AD2C0" w14:textId="533E8478" w:rsidR="00ED0019" w:rsidRPr="006830EF" w:rsidRDefault="006830EF" w:rsidP="006830EF">
      <w:pPr>
        <w:pStyle w:val="5"/>
        <w:rPr>
          <w:lang w:val="ru-RU"/>
        </w:rPr>
      </w:pPr>
      <w:r>
        <w:rPr>
          <w:lang w:val="ru-RU"/>
        </w:rPr>
        <w:t>Общие принципы упражнений по написанию контрапункта</w:t>
      </w:r>
    </w:p>
    <w:p w14:paraId="045EFF78" w14:textId="77777777" w:rsidR="0058753E" w:rsidRDefault="00ED0019" w:rsidP="00A37D1B">
      <w:pPr>
        <w:ind w:firstLine="360"/>
        <w:rPr>
          <w:lang w:val="ru-RU"/>
        </w:rPr>
      </w:pPr>
      <w:r>
        <w:rPr>
          <w:lang w:val="ru-RU"/>
        </w:rPr>
        <w:t>Ограничения, налагаемые на ученика в упражнениях по строгому контрапункту, призваны развить его музыкальное воображение. Ученик должен добиваться гибкости, независимости и разнообразия мелодических линий.</w:t>
      </w:r>
      <w:r w:rsidR="00206692">
        <w:rPr>
          <w:lang w:val="ru-RU"/>
        </w:rPr>
        <w:t xml:space="preserve"> </w:t>
      </w:r>
    </w:p>
    <w:p w14:paraId="25F80B8F" w14:textId="542E0412" w:rsidR="00ED0019" w:rsidRDefault="00206692" w:rsidP="00A37D1B">
      <w:pPr>
        <w:ind w:firstLine="360"/>
        <w:rPr>
          <w:lang w:val="ru-RU"/>
        </w:rPr>
      </w:pPr>
      <w:bookmarkStart w:id="78" w:name="OLE_LINK144"/>
      <w:bookmarkStart w:id="79" w:name="OLE_LINK145"/>
      <w:r>
        <w:rPr>
          <w:lang w:val="ru-RU"/>
        </w:rPr>
        <w:t>Строгость правил снижается по мере увеличения количества голосов. Если дополнительные голоса вводятся последовательно во время упражнения, отхождения от правил допускаются только после достижения необходимого количества одновременно звучащих голосов.</w:t>
      </w:r>
    </w:p>
    <w:bookmarkEnd w:id="78"/>
    <w:bookmarkEnd w:id="79"/>
    <w:p w14:paraId="27CFCF6F" w14:textId="12A9E80A" w:rsidR="0058753E" w:rsidRDefault="0058753E" w:rsidP="00A37D1B">
      <w:pPr>
        <w:ind w:firstLine="360"/>
        <w:rPr>
          <w:lang w:val="ru-RU"/>
        </w:rPr>
      </w:pPr>
      <w:r w:rsidRPr="00F768D9">
        <w:rPr>
          <w:lang w:val="ru-RU"/>
        </w:rPr>
        <w:lastRenderedPageBreak/>
        <w:t>Имитации</w:t>
      </w:r>
      <w:r>
        <w:rPr>
          <w:lang w:val="ru-RU"/>
        </w:rPr>
        <w:t xml:space="preserve"> будут изучаться во время отдельных упражнений. Их </w:t>
      </w:r>
      <w:r w:rsidR="00407A93" w:rsidRPr="00D62ACF">
        <w:rPr>
          <w:lang w:val="ru-RU"/>
        </w:rPr>
        <w:t>нужно</w:t>
      </w:r>
      <w:r>
        <w:rPr>
          <w:lang w:val="ru-RU"/>
        </w:rPr>
        <w:t xml:space="preserve"> избегать в обычном контрапункте.</w:t>
      </w:r>
    </w:p>
    <w:p w14:paraId="7FF85B86" w14:textId="77777777" w:rsidR="00F14D61" w:rsidRDefault="00F14D6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 w:rsidRPr="003D7F1B">
        <w:rPr>
          <w:lang w:val="ru-RU"/>
        </w:rPr>
        <w:br w:type="page"/>
      </w:r>
    </w:p>
    <w:p w14:paraId="1B3FDD84" w14:textId="57CD746D" w:rsidR="009315C6" w:rsidRDefault="009315C6" w:rsidP="009315C6">
      <w:pPr>
        <w:pStyle w:val="3"/>
      </w:pPr>
      <w:bookmarkStart w:id="80" w:name="_Toc513984260"/>
      <w:r>
        <w:lastRenderedPageBreak/>
        <w:t>Ритмические правила</w:t>
      </w:r>
      <w:bookmarkEnd w:id="80"/>
    </w:p>
    <w:p w14:paraId="30B2C2DD" w14:textId="5FB97F7D" w:rsidR="009315C6" w:rsidRPr="009315C6" w:rsidRDefault="007532F0" w:rsidP="009315C6">
      <w:pPr>
        <w:pStyle w:val="5"/>
        <w:rPr>
          <w:lang w:val="ru-RU"/>
        </w:rPr>
      </w:pPr>
      <w:r>
        <w:rPr>
          <w:lang w:val="ru-RU"/>
        </w:rPr>
        <w:t>Размер</w:t>
      </w:r>
    </w:p>
    <w:p w14:paraId="385A3BA6" w14:textId="0EF11232" w:rsidR="00FF1F8D" w:rsidRDefault="009315C6" w:rsidP="00A37D1B">
      <w:pPr>
        <w:ind w:firstLine="360"/>
        <w:rPr>
          <w:lang w:val="ru-RU"/>
        </w:rPr>
      </w:pPr>
      <w:r>
        <w:rPr>
          <w:lang w:val="ru-RU"/>
        </w:rPr>
        <w:t xml:space="preserve">Обычно мы практикуем бинарный контрапункт (2 или 4 ноты против одной). Хорошей практикой также является </w:t>
      </w:r>
      <w:r w:rsidR="00D62ACF" w:rsidRPr="00F768D9">
        <w:rPr>
          <w:lang w:val="ru-RU"/>
        </w:rPr>
        <w:t xml:space="preserve">написание контрапункта </w:t>
      </w:r>
      <w:r w:rsidR="00D62ACF" w:rsidRPr="00F365DC">
        <w:rPr>
          <w:lang w:val="ru-RU"/>
        </w:rPr>
        <w:t>в других размерах</w:t>
      </w:r>
      <w:r>
        <w:rPr>
          <w:lang w:val="ru-RU"/>
        </w:rPr>
        <w:t>.</w:t>
      </w:r>
      <w:r w:rsidR="002C77ED">
        <w:rPr>
          <w:lang w:val="ru-RU"/>
        </w:rPr>
        <w:t xml:space="preserve"> </w:t>
      </w:r>
    </w:p>
    <w:p w14:paraId="3B0E4CDE" w14:textId="0FD7DE8C" w:rsidR="009315C6" w:rsidRDefault="00FF1F8D" w:rsidP="00A37D1B">
      <w:pPr>
        <w:ind w:firstLine="360"/>
        <w:rPr>
          <w:lang w:val="ru-RU"/>
        </w:rPr>
      </w:pPr>
      <w:r>
        <w:rPr>
          <w:lang w:val="ru-RU"/>
        </w:rPr>
        <w:t>В этой работе примеры написаны, за редким исключением, в размере</w:t>
      </w:r>
      <w:bookmarkStart w:id="81" w:name="OLE_LINK25"/>
      <m:oMath>
        <m:r>
          <w:rPr>
            <w:rFonts w:ascii="Cambria Math" w:hAnsi="Cambria Math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2</m:t>
            </m:r>
          </m:num>
          <m:den>
            <m:r>
              <w:rPr>
                <w:rFonts w:ascii="Cambria Math" w:hAnsi="Cambria Math"/>
                <w:lang w:val="ru-RU"/>
              </w:rPr>
              <m:t>2</m:t>
            </m:r>
          </m:den>
        </m:f>
      </m:oMath>
      <w:r w:rsidR="006B21A0">
        <w:rPr>
          <w:rFonts w:eastAsiaTheme="minorEastAsia"/>
          <w:lang w:val="ru-RU"/>
        </w:rPr>
        <w:t xml:space="preserve"> </w:t>
      </w:r>
      <w:r w:rsidR="00FC3FA6">
        <w:rPr>
          <w:lang w:val="ru-RU"/>
        </w:rPr>
        <w:t>,</w:t>
      </w:r>
      <w:bookmarkEnd w:id="81"/>
      <w:r w:rsidR="00FC3FA6">
        <w:rPr>
          <w:lang w:val="ru-RU"/>
        </w:rPr>
        <w:t xml:space="preserve"> при этом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 w:rsidR="00FC3FA6">
        <w:rPr>
          <w:lang w:val="ru-RU"/>
        </w:rPr>
        <w:t>пишется целыми нотами</w:t>
      </w:r>
      <w:r w:rsidR="00FB1062">
        <w:rPr>
          <w:rStyle w:val="a5"/>
          <w:lang w:val="ru-RU"/>
        </w:rPr>
        <w:footnoteReference w:id="4"/>
      </w:r>
      <w:r w:rsidR="00FC3FA6">
        <w:rPr>
          <w:lang w:val="ru-RU"/>
        </w:rPr>
        <w:t>.</w:t>
      </w:r>
    </w:p>
    <w:p w14:paraId="6DCFBCA2" w14:textId="20E06DCB" w:rsidR="00031880" w:rsidRDefault="00770294" w:rsidP="00A37D1B">
      <w:pPr>
        <w:ind w:firstLine="360"/>
        <w:rPr>
          <w:lang w:val="ru-RU"/>
        </w:rPr>
      </w:pPr>
      <w:r>
        <w:rPr>
          <w:lang w:val="ru-RU"/>
        </w:rPr>
        <w:t>Каждый такт должен рассматриваться следующим образом:</w:t>
      </w:r>
    </w:p>
    <w:p w14:paraId="5CE0BDEA" w14:textId="14782883" w:rsidR="00770294" w:rsidRDefault="00770294" w:rsidP="00A37D1B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60B6F08C" wp14:editId="2E55CA08">
            <wp:extent cx="1720850" cy="84620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65376" cy="86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373D" w14:textId="5E7D075F" w:rsidR="00770294" w:rsidRDefault="00770294" w:rsidP="00A37D1B">
      <w:pPr>
        <w:ind w:firstLine="360"/>
        <w:rPr>
          <w:lang w:val="ru-RU"/>
        </w:rPr>
      </w:pPr>
      <w:r>
        <w:rPr>
          <w:lang w:val="ru-RU"/>
        </w:rPr>
        <w:t>Нота соль приходится на первую долю (сильное время). Ноты ля, си, до приходятся соответственно на вторую, третью, четвертую долю (</w:t>
      </w:r>
      <w:r w:rsidR="00BB13E8">
        <w:rPr>
          <w:lang w:val="ru-RU"/>
        </w:rPr>
        <w:t>слабую долю</w:t>
      </w:r>
      <w:r>
        <w:rPr>
          <w:lang w:val="ru-RU"/>
        </w:rPr>
        <w:t>).</w:t>
      </w:r>
    </w:p>
    <w:p w14:paraId="2E4924C0" w14:textId="38137202" w:rsidR="00770294" w:rsidRDefault="004B3E2F" w:rsidP="004B3E2F">
      <w:pPr>
        <w:pStyle w:val="5"/>
        <w:rPr>
          <w:lang w:val="ru-RU"/>
        </w:rPr>
      </w:pPr>
      <w:r>
        <w:rPr>
          <w:lang w:val="ru-RU"/>
        </w:rPr>
        <w:t>Ритмические ограничения каждого разряда контрапункта</w:t>
      </w:r>
    </w:p>
    <w:p w14:paraId="5CB0F07E" w14:textId="0D37343E" w:rsidR="00B771E0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1</w:t>
      </w:r>
      <w:r>
        <w:rPr>
          <w:lang w:val="ru-RU"/>
        </w:rPr>
        <w:t>. Нота против ноты. Контрапункт пишется в целых нотах.</w:t>
      </w:r>
    </w:p>
    <w:p w14:paraId="6EB046AC" w14:textId="7C84F7DA" w:rsidR="00473C04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2</w:t>
      </w:r>
      <w:r>
        <w:rPr>
          <w:lang w:val="ru-RU"/>
        </w:rPr>
        <w:t xml:space="preserve">. Две ноты против ноты. Контрапункт </w:t>
      </w:r>
      <w:bookmarkStart w:id="82" w:name="OLE_LINK28"/>
      <w:bookmarkStart w:id="83" w:name="OLE_LINK29"/>
      <w:r>
        <w:rPr>
          <w:lang w:val="ru-RU"/>
        </w:rPr>
        <w:t xml:space="preserve">пишется </w:t>
      </w:r>
      <w:bookmarkEnd w:id="82"/>
      <w:bookmarkEnd w:id="83"/>
      <w:r>
        <w:rPr>
          <w:lang w:val="ru-RU"/>
        </w:rPr>
        <w:t>в половинных нотах и начинается с половинной паузы. В предпоследнем такте допускается задержание вводного тона в верхнем голосе для увеличения разнообразия окончаний контрапункта.</w:t>
      </w:r>
    </w:p>
    <w:p w14:paraId="4BBE4298" w14:textId="21FD4719" w:rsidR="00473C04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3</w:t>
      </w:r>
      <w:r>
        <w:rPr>
          <w:lang w:val="ru-RU"/>
        </w:rPr>
        <w:t>. Четыре ноты против ноты. Контрапункт пишется в четвертных нотах и начинается с четвертной паузы.</w:t>
      </w:r>
    </w:p>
    <w:p w14:paraId="0C9D4BB9" w14:textId="2576B754" w:rsidR="00613A5C" w:rsidRDefault="00613A5C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4</w:t>
      </w:r>
      <w:r>
        <w:rPr>
          <w:lang w:val="ru-RU"/>
        </w:rPr>
        <w:t xml:space="preserve">. Синкопы. Контрапункт пишется половинными </w:t>
      </w:r>
      <w:proofErr w:type="spellStart"/>
      <w:r>
        <w:rPr>
          <w:lang w:val="ru-RU"/>
        </w:rPr>
        <w:t>залигованными</w:t>
      </w:r>
      <w:proofErr w:type="spellEnd"/>
      <w:r>
        <w:rPr>
          <w:lang w:val="ru-RU"/>
        </w:rPr>
        <w:t xml:space="preserve"> нотами и начинается с половинной паузы. В случае сложности допускается разрыв </w:t>
      </w:r>
      <w:r w:rsidR="00183D1B">
        <w:rPr>
          <w:lang w:val="ru-RU"/>
        </w:rPr>
        <w:t xml:space="preserve">не более </w:t>
      </w:r>
      <w:r>
        <w:rPr>
          <w:lang w:val="ru-RU"/>
        </w:rPr>
        <w:t>одной синкопы на каждое упражнение.</w:t>
      </w:r>
    </w:p>
    <w:p w14:paraId="7C5DB8AB" w14:textId="08E5BDF5" w:rsidR="00613A5C" w:rsidRDefault="00613A5C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5</w:t>
      </w:r>
      <w:r>
        <w:rPr>
          <w:lang w:val="ru-RU"/>
        </w:rPr>
        <w:t xml:space="preserve">. </w:t>
      </w:r>
      <w:r w:rsidR="00B47D66">
        <w:rPr>
          <w:lang w:val="ru-RU"/>
        </w:rPr>
        <w:t>Контрапункт в свободном ритме. Контрапункт использует все ритмы предыдущих разрядов, а также некоторые другие, в соответствии с определенными правилами (см. §</w:t>
      </w:r>
      <w:bookmarkStart w:id="84" w:name="OLE_LINK39"/>
      <w:bookmarkStart w:id="85" w:name="OLE_LINK40"/>
      <w:r w:rsidR="00B47D66">
        <w:rPr>
          <w:lang w:val="ru-RU"/>
        </w:rPr>
        <w:t>§</w:t>
      </w:r>
      <w:bookmarkEnd w:id="84"/>
      <w:bookmarkEnd w:id="85"/>
      <w:r w:rsidR="00B47D66">
        <w:rPr>
          <w:lang w:val="ru-RU"/>
        </w:rPr>
        <w:t xml:space="preserve"> 21-23).</w:t>
      </w:r>
    </w:p>
    <w:p w14:paraId="70B51D38" w14:textId="694AC4DE" w:rsidR="003A1624" w:rsidRDefault="003A1624" w:rsidP="00A37D1B">
      <w:pPr>
        <w:ind w:firstLine="360"/>
        <w:rPr>
          <w:lang w:val="ru-RU"/>
        </w:rPr>
      </w:pPr>
      <w:bookmarkStart w:id="86" w:name="OLE_LINK33"/>
      <w:bookmarkStart w:id="87" w:name="OLE_LINK34"/>
      <w:bookmarkStart w:id="88" w:name="OLE_LINK37"/>
      <w:bookmarkStart w:id="89" w:name="OLE_LINK38"/>
      <w:r>
        <w:rPr>
          <w:lang w:val="ru-RU"/>
        </w:rPr>
        <w:t xml:space="preserve">Начиная с трех голосов, только один голос подчиняется ритмическим правилам второго, третьего и четвертого разрядов контрапункта. Другие голоса пишутся целыми нотами. В пятом разряде, наоборот, только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пишется целыми нотами.</w:t>
      </w:r>
    </w:p>
    <w:bookmarkEnd w:id="86"/>
    <w:bookmarkEnd w:id="87"/>
    <w:bookmarkEnd w:id="88"/>
    <w:bookmarkEnd w:id="89"/>
    <w:p w14:paraId="4224C8DB" w14:textId="74981317" w:rsidR="004262EE" w:rsidRDefault="004262EE" w:rsidP="00CE639B">
      <w:pPr>
        <w:pStyle w:val="5"/>
        <w:rPr>
          <w:lang w:val="ru-RU"/>
        </w:rPr>
      </w:pPr>
      <w:r>
        <w:rPr>
          <w:lang w:val="ru-RU"/>
        </w:rPr>
        <w:t>Первый такт</w:t>
      </w:r>
    </w:p>
    <w:p w14:paraId="39DA4E7A" w14:textId="25A801E7" w:rsidR="004262EE" w:rsidRDefault="003150AE" w:rsidP="004262EE">
      <w:pPr>
        <w:ind w:firstLine="360"/>
        <w:rPr>
          <w:lang w:val="ru-RU"/>
        </w:rPr>
      </w:pPr>
      <w:r>
        <w:rPr>
          <w:lang w:val="ru-RU"/>
        </w:rPr>
        <w:t>Кроме первого разряда, голос контрапункта всегда начинается с паузы</w:t>
      </w:r>
      <w:r w:rsidR="009A20EC">
        <w:rPr>
          <w:lang w:val="ru-RU"/>
        </w:rPr>
        <w:t>. Кроме этой начальной паузы, других пауз в голосах</w:t>
      </w:r>
      <w:r w:rsidR="00247F3B">
        <w:rPr>
          <w:lang w:val="ru-RU"/>
        </w:rPr>
        <w:t xml:space="preserve"> контрапункта</w:t>
      </w:r>
      <w:r w:rsidR="00FE0D87" w:rsidRPr="00FE0D87">
        <w:rPr>
          <w:lang w:val="ru-RU"/>
        </w:rPr>
        <w:t xml:space="preserve"> </w:t>
      </w:r>
      <w:r w:rsidR="00FE0D87">
        <w:rPr>
          <w:lang w:val="ru-RU"/>
        </w:rPr>
        <w:t>не допускается</w:t>
      </w:r>
      <w:r w:rsidR="004262EE">
        <w:rPr>
          <w:rStyle w:val="a5"/>
          <w:lang w:val="ru-RU"/>
        </w:rPr>
        <w:footnoteReference w:id="5"/>
      </w:r>
      <w:r w:rsidR="004262EE">
        <w:rPr>
          <w:lang w:val="ru-RU"/>
        </w:rPr>
        <w:t>.</w:t>
      </w:r>
    </w:p>
    <w:p w14:paraId="07BBAE01" w14:textId="04336134" w:rsidR="00E442DC" w:rsidRDefault="00CE639B" w:rsidP="00CE639B">
      <w:pPr>
        <w:pStyle w:val="5"/>
        <w:rPr>
          <w:lang w:val="ru-RU"/>
        </w:rPr>
      </w:pPr>
      <w:r>
        <w:rPr>
          <w:lang w:val="ru-RU"/>
        </w:rPr>
        <w:t>Последний такт</w:t>
      </w:r>
    </w:p>
    <w:p w14:paraId="5B1E2AB1" w14:textId="61FDC989" w:rsidR="00CE639B" w:rsidRDefault="00CE639B" w:rsidP="00CE639B">
      <w:pPr>
        <w:ind w:firstLine="360"/>
        <w:rPr>
          <w:lang w:val="ru-RU"/>
        </w:rPr>
      </w:pPr>
      <w:r>
        <w:rPr>
          <w:lang w:val="ru-RU"/>
        </w:rPr>
        <w:t>Контрапункт любого разряда в любом количестве голосов оканчивается целой нотой.</w:t>
      </w:r>
    </w:p>
    <w:p w14:paraId="602980FB" w14:textId="054569BD" w:rsidR="00BC177A" w:rsidRDefault="00BC177A" w:rsidP="00BC177A">
      <w:pPr>
        <w:pStyle w:val="5"/>
        <w:rPr>
          <w:lang w:val="ru-RU"/>
        </w:rPr>
      </w:pPr>
      <w:r>
        <w:rPr>
          <w:lang w:val="ru-RU"/>
        </w:rPr>
        <w:lastRenderedPageBreak/>
        <w:t>Смешанный разряд</w:t>
      </w:r>
    </w:p>
    <w:p w14:paraId="224CE2E0" w14:textId="79A1AD6F" w:rsidR="00BC177A" w:rsidRDefault="00BC177A" w:rsidP="00CE639B">
      <w:pPr>
        <w:ind w:firstLine="360"/>
        <w:rPr>
          <w:lang w:val="ru-RU"/>
        </w:rPr>
      </w:pPr>
      <w:r>
        <w:rPr>
          <w:lang w:val="ru-RU"/>
        </w:rPr>
        <w:t>В смешанном разряде каждый голос пишется в своем ритме.</w:t>
      </w:r>
    </w:p>
    <w:p w14:paraId="39DE3A95" w14:textId="38489DF2" w:rsidR="003A69EB" w:rsidRDefault="00C30DF7" w:rsidP="00CE639B">
      <w:pPr>
        <w:ind w:firstLine="360"/>
        <w:rPr>
          <w:lang w:val="ru-RU"/>
        </w:rPr>
      </w:pPr>
      <w:r w:rsidRPr="00C81F63">
        <w:rPr>
          <w:b/>
          <w:u w:val="single"/>
          <w:lang w:val="ru-RU"/>
        </w:rPr>
        <w:t>В трех голосах</w:t>
      </w:r>
      <w:r>
        <w:rPr>
          <w:lang w:val="ru-RU"/>
        </w:rPr>
        <w:t xml:space="preserve"> </w:t>
      </w:r>
      <w:bookmarkStart w:id="92" w:name="OLE_LINK35"/>
      <w:bookmarkStart w:id="93" w:name="OLE_LINK36"/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сочетается с половинными, четвертными нотами, или синкопами</w:t>
      </w:r>
      <w:bookmarkEnd w:id="92"/>
      <w:bookmarkEnd w:id="93"/>
      <w:r>
        <w:rPr>
          <w:lang w:val="ru-RU"/>
        </w:rPr>
        <w:t>.</w:t>
      </w:r>
      <w:r w:rsidR="00C81F63">
        <w:rPr>
          <w:lang w:val="ru-RU"/>
        </w:rPr>
        <w:t xml:space="preserve"> </w:t>
      </w:r>
      <w:r w:rsidR="003A69EB">
        <w:rPr>
          <w:lang w:val="ru-RU"/>
        </w:rPr>
        <w:t>Голоса должны вступать как можно ближе друг к другу</w:t>
      </w:r>
      <w:r w:rsidR="00074C57">
        <w:rPr>
          <w:lang w:val="ru-RU"/>
        </w:rPr>
        <w:t xml:space="preserve">, но </w:t>
      </w:r>
      <w:r w:rsidR="00E564A6">
        <w:rPr>
          <w:lang w:val="ru-RU"/>
        </w:rPr>
        <w:t>не одновременно</w:t>
      </w:r>
      <w:r w:rsidR="00DF387B">
        <w:rPr>
          <w:rStyle w:val="a5"/>
          <w:lang w:val="ru-RU"/>
        </w:rPr>
        <w:footnoteReference w:id="6"/>
      </w:r>
      <w:r w:rsidR="00E564A6">
        <w:rPr>
          <w:lang w:val="ru-RU"/>
        </w:rPr>
        <w:t>.</w:t>
      </w:r>
      <w:r w:rsidR="006D1DBB">
        <w:rPr>
          <w:lang w:val="ru-RU"/>
        </w:rPr>
        <w:t xml:space="preserve"> Такой смешанный разряд называется </w:t>
      </w:r>
      <w:proofErr w:type="spellStart"/>
      <w:r w:rsidR="006D1DBB" w:rsidRPr="00BC447F">
        <w:rPr>
          <w:i/>
          <w:lang w:val="ru-RU"/>
        </w:rPr>
        <w:t>mélange</w:t>
      </w:r>
      <w:proofErr w:type="spellEnd"/>
      <w:r w:rsidR="006D1DBB">
        <w:rPr>
          <w:lang w:val="ru-RU"/>
        </w:rPr>
        <w:t>.</w:t>
      </w:r>
    </w:p>
    <w:p w14:paraId="4CF78931" w14:textId="5A538129" w:rsidR="00C81F63" w:rsidRPr="000761F5" w:rsidRDefault="00C81F63" w:rsidP="00CE639B">
      <w:pPr>
        <w:ind w:firstLine="360"/>
        <w:rPr>
          <w:lang w:val="ru-RU"/>
        </w:rPr>
      </w:pPr>
      <w:r w:rsidRPr="00C81F63">
        <w:rPr>
          <w:b/>
          <w:u w:val="single"/>
          <w:lang w:val="ru-RU"/>
        </w:rPr>
        <w:t>В четырех голосах</w:t>
      </w:r>
      <w:r>
        <w:rPr>
          <w:lang w:val="ru-RU"/>
        </w:rPr>
        <w:t xml:space="preserve">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сочетается с половинными, четвертными нотами, или синкопами.</w:t>
      </w:r>
      <w:r w:rsidR="000761F5" w:rsidRPr="000761F5">
        <w:rPr>
          <w:lang w:val="ru-RU"/>
        </w:rPr>
        <w:t xml:space="preserve"> </w:t>
      </w:r>
      <w:r w:rsidR="00BC447F">
        <w:rPr>
          <w:lang w:val="ru-RU"/>
        </w:rPr>
        <w:t>Такой</w:t>
      </w:r>
      <w:r w:rsidR="000761F5">
        <w:rPr>
          <w:lang w:val="ru-RU"/>
        </w:rPr>
        <w:t xml:space="preserve"> </w:t>
      </w:r>
      <w:r w:rsidR="00F548D0">
        <w:rPr>
          <w:lang w:val="ru-RU"/>
        </w:rPr>
        <w:t xml:space="preserve">смешанный </w:t>
      </w:r>
      <w:r w:rsidR="00BC447F">
        <w:rPr>
          <w:lang w:val="ru-RU"/>
        </w:rPr>
        <w:t xml:space="preserve">разряд </w:t>
      </w:r>
      <w:r w:rsidR="000761F5">
        <w:rPr>
          <w:lang w:val="ru-RU"/>
        </w:rPr>
        <w:t xml:space="preserve">называется </w:t>
      </w:r>
      <w:proofErr w:type="spellStart"/>
      <w:r w:rsidR="00BC447F" w:rsidRPr="00BC447F">
        <w:rPr>
          <w:i/>
          <w:lang w:val="ru-RU"/>
        </w:rPr>
        <w:t>grand</w:t>
      </w:r>
      <w:proofErr w:type="spellEnd"/>
      <w:r w:rsidR="00BC447F" w:rsidRPr="00BC447F">
        <w:rPr>
          <w:i/>
          <w:lang w:val="ru-RU"/>
        </w:rPr>
        <w:t xml:space="preserve"> </w:t>
      </w:r>
      <w:proofErr w:type="spellStart"/>
      <w:r w:rsidR="00BC447F" w:rsidRPr="00BC447F">
        <w:rPr>
          <w:i/>
          <w:lang w:val="ru-RU"/>
        </w:rPr>
        <w:t>mélange</w:t>
      </w:r>
      <w:proofErr w:type="spellEnd"/>
      <w:r w:rsidR="000761F5">
        <w:rPr>
          <w:lang w:val="ru-RU"/>
        </w:rPr>
        <w:t>.</w:t>
      </w:r>
    </w:p>
    <w:p w14:paraId="4BD641E4" w14:textId="606C6C8E" w:rsidR="000761F5" w:rsidRPr="00BD00A2" w:rsidRDefault="000761F5" w:rsidP="000761F5">
      <w:pPr>
        <w:ind w:firstLine="360"/>
        <w:rPr>
          <w:lang w:val="ru-RU"/>
        </w:rPr>
      </w:pPr>
      <w:commentRangeStart w:id="94"/>
      <w:r w:rsidRPr="008F597F">
        <w:rPr>
          <w:lang w:val="ru-RU"/>
        </w:rPr>
        <w:t>Во втором такте можно ввести половинную ноту</w:t>
      </w:r>
      <w:r w:rsidR="008F597F" w:rsidRPr="008F597F">
        <w:rPr>
          <w:lang w:val="ru-RU"/>
        </w:rPr>
        <w:t xml:space="preserve"> или синкопу</w:t>
      </w:r>
      <w:commentRangeEnd w:id="94"/>
      <w:r w:rsidR="00145DB4">
        <w:rPr>
          <w:rStyle w:val="a8"/>
        </w:rPr>
        <w:commentReference w:id="94"/>
      </w:r>
      <w:r w:rsidRPr="008F597F">
        <w:rPr>
          <w:lang w:val="ru-RU"/>
        </w:rPr>
        <w:t>. Остальные голоса должны вступать в первом такте.</w:t>
      </w:r>
    </w:p>
    <w:p w14:paraId="60DC0685" w14:textId="23CF9860" w:rsidR="00E57F06" w:rsidRPr="00E57F06" w:rsidRDefault="00E57F06" w:rsidP="00F14D61">
      <w:pPr>
        <w:pStyle w:val="4"/>
      </w:pPr>
      <w:r>
        <w:t>Контрапункт пятого разряда в свободном ритме</w:t>
      </w:r>
    </w:p>
    <w:p w14:paraId="73F303F0" w14:textId="635870C0" w:rsidR="00E57F06" w:rsidRPr="00E57F06" w:rsidRDefault="00E57F06" w:rsidP="00E57F06">
      <w:pPr>
        <w:pStyle w:val="5"/>
        <w:rPr>
          <w:lang w:val="ru-RU"/>
        </w:rPr>
      </w:pPr>
      <w:r>
        <w:rPr>
          <w:lang w:val="ru-RU"/>
        </w:rPr>
        <w:t>Разрешенные ритмы</w:t>
      </w:r>
    </w:p>
    <w:p w14:paraId="7BC2DD96" w14:textId="6BA99382" w:rsidR="00E57F06" w:rsidRDefault="00E57F06" w:rsidP="00E57F06">
      <w:pPr>
        <w:ind w:firstLine="360"/>
        <w:rPr>
          <w:lang w:val="ru-RU"/>
        </w:rPr>
      </w:pPr>
      <w:r>
        <w:rPr>
          <w:lang w:val="ru-RU"/>
        </w:rPr>
        <w:t>Разрешены следующие ритмы:</w:t>
      </w:r>
    </w:p>
    <w:p w14:paraId="638CDB16" w14:textId="24E320E3" w:rsid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Ритмы предыдущих разрядов контрапункта, кроме целых </w:t>
      </w:r>
      <w:commentRangeStart w:id="95"/>
      <w:r>
        <w:rPr>
          <w:lang w:val="ru-RU"/>
        </w:rPr>
        <w:t>нот</w:t>
      </w:r>
      <w:commentRangeEnd w:id="95"/>
      <w:r w:rsidR="00FB3BBF">
        <w:rPr>
          <w:rStyle w:val="a8"/>
        </w:rPr>
        <w:commentReference w:id="95"/>
      </w:r>
      <w:r>
        <w:rPr>
          <w:lang w:val="ru-RU"/>
        </w:rPr>
        <w:t>:</w:t>
      </w:r>
    </w:p>
    <w:p w14:paraId="6B72D90E" w14:textId="77777777" w:rsidR="00E57F06" w:rsidRDefault="00E57F06" w:rsidP="00E57F06">
      <w:pPr>
        <w:rPr>
          <w:lang w:val="ru-RU"/>
        </w:rPr>
      </w:pPr>
      <w:r>
        <w:rPr>
          <w:noProof/>
        </w:rPr>
        <w:drawing>
          <wp:inline distT="0" distB="0" distL="0" distR="0" wp14:anchorId="06D9AD16" wp14:editId="2E2E3F33">
            <wp:extent cx="5086350" cy="399496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3587" cy="4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1668" w14:textId="3B4FDE1C" w:rsid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 w:rsidRPr="00E57F06">
        <w:rPr>
          <w:lang w:val="ru-RU"/>
        </w:rPr>
        <w:t>Новые ритмы:</w:t>
      </w:r>
    </w:p>
    <w:p w14:paraId="02089970" w14:textId="2CC274D5" w:rsidR="00E57F06" w:rsidRPr="00E57F06" w:rsidRDefault="00E57F06" w:rsidP="00E57F06">
      <w:pPr>
        <w:rPr>
          <w:lang w:val="ru-RU"/>
        </w:rPr>
      </w:pPr>
      <w:r>
        <w:rPr>
          <w:noProof/>
        </w:rPr>
        <w:drawing>
          <wp:inline distT="0" distB="0" distL="0" distR="0" wp14:anchorId="3B08DD88" wp14:editId="6CAECD92">
            <wp:extent cx="5308600" cy="38188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6228" cy="39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D6F6" w14:textId="45968A99" w:rsidR="00E57F06" w:rsidRP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Восьмые:</w:t>
      </w:r>
    </w:p>
    <w:p w14:paraId="654A380F" w14:textId="05D9BEFD" w:rsidR="00CE639B" w:rsidRDefault="00E57F06" w:rsidP="00CE639B">
      <w:pPr>
        <w:rPr>
          <w:lang w:val="ru-RU"/>
        </w:rPr>
      </w:pPr>
      <w:r>
        <w:rPr>
          <w:noProof/>
        </w:rPr>
        <w:drawing>
          <wp:inline distT="0" distB="0" distL="0" distR="0" wp14:anchorId="1B008261" wp14:editId="1398F7BF">
            <wp:extent cx="3702050" cy="31251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7667" cy="37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E11C" w14:textId="31FCDE09" w:rsidR="0081218F" w:rsidRDefault="00E57F06" w:rsidP="0081218F">
      <w:pPr>
        <w:ind w:firstLine="360"/>
        <w:rPr>
          <w:lang w:val="ru-RU"/>
        </w:rPr>
      </w:pPr>
      <w:r w:rsidRPr="00982672">
        <w:rPr>
          <w:lang w:val="ru-RU"/>
        </w:rPr>
        <w:t>Восьмые ноты должны соединяться поступенным движением между собой и со следующей нотой.</w:t>
      </w:r>
      <w:r w:rsidR="0081218F" w:rsidRPr="00982672">
        <w:rPr>
          <w:lang w:val="ru-RU"/>
        </w:rPr>
        <w:t xml:space="preserve"> Восьмые</w:t>
      </w:r>
      <w:r w:rsidR="0081218F">
        <w:rPr>
          <w:lang w:val="ru-RU"/>
        </w:rPr>
        <w:t xml:space="preserve"> ноты всегда должны находиться на </w:t>
      </w:r>
      <w:r w:rsidR="00BB13E8">
        <w:rPr>
          <w:lang w:val="ru-RU"/>
        </w:rPr>
        <w:t>слабую долю</w:t>
      </w:r>
      <w:r w:rsidR="0081218F">
        <w:rPr>
          <w:lang w:val="ru-RU"/>
        </w:rPr>
        <w:t xml:space="preserve">. Восьмые ноты нужно использовать </w:t>
      </w:r>
      <w:commentRangeStart w:id="98"/>
      <w:r w:rsidR="0081218F">
        <w:rPr>
          <w:lang w:val="ru-RU"/>
        </w:rPr>
        <w:t>ограниченно</w:t>
      </w:r>
      <w:commentRangeEnd w:id="98"/>
      <w:r w:rsidR="00FB3BBF">
        <w:rPr>
          <w:rStyle w:val="a8"/>
        </w:rPr>
        <w:commentReference w:id="98"/>
      </w:r>
      <w:r w:rsidR="0081218F">
        <w:rPr>
          <w:lang w:val="ru-RU"/>
        </w:rPr>
        <w:t>.</w:t>
      </w:r>
    </w:p>
    <w:p w14:paraId="508FD026" w14:textId="701AE2A5" w:rsidR="0081218F" w:rsidRDefault="005F6B7C" w:rsidP="0081218F">
      <w:pPr>
        <w:ind w:firstLine="360"/>
        <w:rPr>
          <w:lang w:val="ru-RU"/>
        </w:rPr>
      </w:pPr>
      <w:r>
        <w:rPr>
          <w:lang w:val="ru-RU"/>
        </w:rPr>
        <w:t xml:space="preserve">В одном такте не должно быть больше </w:t>
      </w:r>
      <w:commentRangeStart w:id="99"/>
      <w:r>
        <w:rPr>
          <w:lang w:val="ru-RU"/>
        </w:rPr>
        <w:t xml:space="preserve">четырех </w:t>
      </w:r>
      <w:commentRangeEnd w:id="99"/>
      <w:r w:rsidR="00FB3BBF">
        <w:rPr>
          <w:rStyle w:val="a8"/>
        </w:rPr>
        <w:commentReference w:id="99"/>
      </w:r>
      <w:r>
        <w:rPr>
          <w:lang w:val="ru-RU"/>
        </w:rPr>
        <w:t>нот.</w:t>
      </w:r>
    </w:p>
    <w:p w14:paraId="5275CDC6" w14:textId="564E667E" w:rsidR="003F4ADA" w:rsidRDefault="00C9490B" w:rsidP="0081218F">
      <w:pPr>
        <w:ind w:firstLine="360"/>
        <w:rPr>
          <w:lang w:val="ru-RU"/>
        </w:rPr>
      </w:pPr>
      <w:r>
        <w:rPr>
          <w:b/>
          <w:u w:val="single"/>
          <w:lang w:val="ru-RU"/>
        </w:rPr>
        <w:t>Исключения</w:t>
      </w:r>
      <w:r w:rsidR="003F4ADA">
        <w:rPr>
          <w:lang w:val="ru-RU"/>
        </w:rPr>
        <w:t>:</w:t>
      </w:r>
    </w:p>
    <w:p w14:paraId="7D0EE799" w14:textId="32EA2FEF" w:rsidR="003F4ADA" w:rsidRDefault="003F4ADA" w:rsidP="0081218F">
      <w:pPr>
        <w:ind w:firstLine="360"/>
        <w:rPr>
          <w:lang w:val="ru-RU"/>
        </w:rPr>
      </w:pPr>
      <w:r>
        <w:rPr>
          <w:lang w:val="ru-RU"/>
        </w:rPr>
        <w:t xml:space="preserve">Ритмы </w:t>
      </w:r>
      <w:r>
        <w:rPr>
          <w:noProof/>
        </w:rPr>
        <w:drawing>
          <wp:inline distT="0" distB="0" distL="0" distR="0" wp14:anchorId="24B73877" wp14:editId="59DA6F57">
            <wp:extent cx="482600" cy="295593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892" cy="30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606289BC" wp14:editId="4A6215A4">
            <wp:extent cx="622300" cy="272256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7830" cy="2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допускаются без синкопы только в предпоследнем такте, независимо от количества голосов.</w:t>
      </w:r>
    </w:p>
    <w:p w14:paraId="5D3DA95B" w14:textId="317D7A8F" w:rsidR="00CA1CB3" w:rsidRDefault="00CA1CB3" w:rsidP="0081218F">
      <w:pPr>
        <w:ind w:firstLine="360"/>
        <w:rPr>
          <w:lang w:val="ru-RU"/>
        </w:rPr>
      </w:pPr>
      <w:bookmarkStart w:id="100" w:name="OLE_LINK146"/>
      <w:bookmarkStart w:id="101" w:name="OLE_LINK147"/>
      <w:r>
        <w:rPr>
          <w:lang w:val="ru-RU"/>
        </w:rPr>
        <w:t xml:space="preserve">В трех и более голосах разрешены </w:t>
      </w:r>
      <w:commentRangeStart w:id="102"/>
      <w:r>
        <w:rPr>
          <w:lang w:val="ru-RU"/>
        </w:rPr>
        <w:t xml:space="preserve">ритмы </w:t>
      </w:r>
      <w:commentRangeEnd w:id="102"/>
      <w:r w:rsidR="0078499C">
        <w:rPr>
          <w:rStyle w:val="a8"/>
        </w:rPr>
        <w:commentReference w:id="102"/>
      </w:r>
      <w:r>
        <w:rPr>
          <w:noProof/>
        </w:rPr>
        <w:drawing>
          <wp:inline distT="0" distB="0" distL="0" distR="0" wp14:anchorId="609B32ED" wp14:editId="02AE0A68">
            <wp:extent cx="533042" cy="285115"/>
            <wp:effectExtent l="0" t="0" r="63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080" cy="29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6E032294" wp14:editId="153A484A">
            <wp:extent cx="660400" cy="284760"/>
            <wp:effectExtent l="0" t="0" r="635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5452" cy="2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8A97" w14:textId="2695BB54" w:rsidR="00CA1CB3" w:rsidRPr="00CA1CB3" w:rsidRDefault="00CA1CB3" w:rsidP="0081218F">
      <w:pPr>
        <w:ind w:firstLine="360"/>
        <w:rPr>
          <w:lang w:val="ru-RU"/>
        </w:rPr>
      </w:pPr>
      <w:commentRangeStart w:id="103"/>
      <w:r>
        <w:rPr>
          <w:lang w:val="ru-RU"/>
        </w:rPr>
        <w:lastRenderedPageBreak/>
        <w:t xml:space="preserve">В пяти и более голосах разрешены ритмы </w:t>
      </w:r>
      <w:commentRangeEnd w:id="103"/>
      <w:r w:rsidR="00E47815">
        <w:rPr>
          <w:rStyle w:val="a8"/>
        </w:rPr>
        <w:commentReference w:id="103"/>
      </w:r>
      <w:r>
        <w:rPr>
          <w:noProof/>
        </w:rPr>
        <w:drawing>
          <wp:inline distT="0" distB="0" distL="0" distR="0" wp14:anchorId="0129D234" wp14:editId="0ED39158">
            <wp:extent cx="500203" cy="2946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273" cy="30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7C1B8BBD" wp14:editId="57945A3B">
            <wp:extent cx="622300" cy="285526"/>
            <wp:effectExtent l="0" t="0" r="635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6785" cy="29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без синкопы, а также целая нота внутри построения</w:t>
      </w:r>
      <w:commentRangeStart w:id="104"/>
      <w:r w:rsidR="00B00291">
        <w:rPr>
          <w:rStyle w:val="a5"/>
          <w:lang w:val="ru-RU"/>
        </w:rPr>
        <w:footnoteReference w:id="7"/>
      </w:r>
      <w:commentRangeEnd w:id="104"/>
      <w:r w:rsidR="00C75D3A">
        <w:rPr>
          <w:rStyle w:val="a8"/>
        </w:rPr>
        <w:commentReference w:id="104"/>
      </w:r>
      <w:r>
        <w:rPr>
          <w:lang w:val="ru-RU"/>
        </w:rPr>
        <w:t>.</w:t>
      </w:r>
    </w:p>
    <w:bookmarkEnd w:id="100"/>
    <w:bookmarkEnd w:id="101"/>
    <w:p w14:paraId="1C0F2FB4" w14:textId="6BD25D0F" w:rsidR="003F4ADA" w:rsidRDefault="00FA34CC" w:rsidP="003F4ADA">
      <w:pPr>
        <w:pStyle w:val="5"/>
        <w:rPr>
          <w:lang w:val="ru-RU"/>
        </w:rPr>
      </w:pPr>
      <w:r>
        <w:rPr>
          <w:lang w:val="ru-RU"/>
        </w:rPr>
        <w:t>Первый такт</w:t>
      </w:r>
    </w:p>
    <w:p w14:paraId="2AE6B783" w14:textId="3B20E946" w:rsidR="003F4ADA" w:rsidRDefault="00FA34CC" w:rsidP="0081218F">
      <w:pPr>
        <w:ind w:firstLine="360"/>
        <w:rPr>
          <w:lang w:val="ru-RU"/>
        </w:rPr>
      </w:pPr>
      <w:r>
        <w:rPr>
          <w:lang w:val="ru-RU"/>
        </w:rPr>
        <w:t>Используются:</w:t>
      </w:r>
    </w:p>
    <w:p w14:paraId="78A1FFDD" w14:textId="74A3665B" w:rsidR="00FA34CC" w:rsidRDefault="00FA34CC" w:rsidP="00FA34CC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Ритмы, используемые в первом такте предыдущих разрядов контрапункта:</w:t>
      </w:r>
    </w:p>
    <w:p w14:paraId="3B9AA62C" w14:textId="628A9A67" w:rsidR="00FA34CC" w:rsidRDefault="00FA34CC" w:rsidP="00FA34CC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7A5259D3" wp14:editId="5EEF3168">
            <wp:extent cx="3340100" cy="34860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09956" cy="36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FD0D" w14:textId="2E220E39" w:rsidR="00FA34CC" w:rsidRPr="00FA34CC" w:rsidRDefault="00FA34CC" w:rsidP="00FA34CC">
      <w:pPr>
        <w:pStyle w:val="a7"/>
        <w:numPr>
          <w:ilvl w:val="0"/>
          <w:numId w:val="4"/>
        </w:numPr>
        <w:rPr>
          <w:lang w:val="ru-RU"/>
        </w:rPr>
      </w:pPr>
      <w:commentRangeStart w:id="107"/>
      <w:r>
        <w:rPr>
          <w:lang w:val="ru-RU"/>
        </w:rPr>
        <w:t>Новый ритм</w:t>
      </w:r>
      <w:commentRangeEnd w:id="107"/>
      <w:r w:rsidR="001E1950">
        <w:rPr>
          <w:rStyle w:val="a8"/>
        </w:rPr>
        <w:commentReference w:id="107"/>
      </w:r>
      <w:r>
        <w:rPr>
          <w:lang w:val="ru-RU"/>
        </w:rPr>
        <w:t xml:space="preserve">: </w:t>
      </w:r>
      <w:r>
        <w:rPr>
          <w:noProof/>
        </w:rPr>
        <w:drawing>
          <wp:inline distT="0" distB="0" distL="0" distR="0" wp14:anchorId="6B886F87" wp14:editId="213B88F2">
            <wp:extent cx="901700" cy="261562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49134" cy="27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6AF3" w14:textId="2A33F72E" w:rsidR="00FA34CC" w:rsidRDefault="00C9490B" w:rsidP="0081218F">
      <w:pPr>
        <w:ind w:firstLine="360"/>
        <w:rPr>
          <w:lang w:val="ru-RU"/>
        </w:rPr>
      </w:pPr>
      <w:r w:rsidRPr="00C9490B">
        <w:rPr>
          <w:b/>
          <w:u w:val="single"/>
          <w:lang w:val="ru-RU"/>
        </w:rPr>
        <w:t>Исключен</w:t>
      </w:r>
      <w:r w:rsidR="001174D5">
        <w:rPr>
          <w:b/>
          <w:u w:val="single"/>
          <w:lang w:val="ru-RU"/>
        </w:rPr>
        <w:t>ие</w:t>
      </w:r>
      <w:r w:rsidR="009763DB">
        <w:rPr>
          <w:lang w:val="ru-RU"/>
        </w:rPr>
        <w:t>:</w:t>
      </w:r>
    </w:p>
    <w:p w14:paraId="2591EBF0" w14:textId="1CD91F69" w:rsidR="009763DB" w:rsidRDefault="009763DB" w:rsidP="0081218F">
      <w:pPr>
        <w:ind w:firstLine="360"/>
        <w:rPr>
          <w:lang w:val="ru-RU"/>
        </w:rPr>
      </w:pPr>
      <w:bookmarkStart w:id="108" w:name="OLE_LINK150"/>
      <w:bookmarkStart w:id="109" w:name="OLE_LINK151"/>
      <w:commentRangeStart w:id="110"/>
      <w:r>
        <w:rPr>
          <w:lang w:val="ru-RU"/>
        </w:rPr>
        <w:t xml:space="preserve">Начиная с 5 голосов допускается начинать контрапункт с ритма </w:t>
      </w:r>
      <w:r>
        <w:rPr>
          <w:noProof/>
        </w:rPr>
        <w:drawing>
          <wp:inline distT="0" distB="0" distL="0" distR="0" wp14:anchorId="7941B60B" wp14:editId="7450F8AB">
            <wp:extent cx="603250" cy="212509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6684" cy="22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, </w:t>
      </w:r>
      <w:r w:rsidRPr="00925B18">
        <w:rPr>
          <w:lang w:val="ru-RU"/>
        </w:rPr>
        <w:t xml:space="preserve">что позволяет вступить трем голосам в </w:t>
      </w:r>
      <w:r w:rsidR="00341757" w:rsidRPr="00925B18">
        <w:rPr>
          <w:lang w:val="ru-RU"/>
        </w:rPr>
        <w:t>одном</w:t>
      </w:r>
      <w:r w:rsidRPr="00925B18">
        <w:rPr>
          <w:lang w:val="ru-RU"/>
        </w:rPr>
        <w:t xml:space="preserve"> такте.</w:t>
      </w:r>
      <w:commentRangeEnd w:id="110"/>
      <w:r w:rsidR="00F85B05">
        <w:rPr>
          <w:rStyle w:val="a8"/>
        </w:rPr>
        <w:commentReference w:id="110"/>
      </w:r>
    </w:p>
    <w:bookmarkEnd w:id="108"/>
    <w:bookmarkEnd w:id="109"/>
    <w:p w14:paraId="5096C401" w14:textId="638962C9" w:rsidR="00296BB0" w:rsidRDefault="00296BB0" w:rsidP="00296BB0">
      <w:pPr>
        <w:pStyle w:val="5"/>
        <w:rPr>
          <w:lang w:val="ru-RU"/>
        </w:rPr>
      </w:pPr>
      <w:r>
        <w:rPr>
          <w:lang w:val="ru-RU"/>
        </w:rPr>
        <w:t>Распределение ритмов</w:t>
      </w:r>
    </w:p>
    <w:p w14:paraId="2D772559" w14:textId="0237CB37" w:rsidR="00296BB0" w:rsidRDefault="00296BB0" w:rsidP="00296BB0">
      <w:pPr>
        <w:pStyle w:val="a7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В одном голосе соседние такты не должны иметь одинакового ритма. Не разрешено использовать больше трех половинных или больше семи четвертных нот в </w:t>
      </w:r>
      <w:commentRangeStart w:id="111"/>
      <w:r>
        <w:rPr>
          <w:lang w:val="ru-RU"/>
        </w:rPr>
        <w:t>двух соседних тактах</w:t>
      </w:r>
      <w:commentRangeEnd w:id="111"/>
      <w:r w:rsidR="001E1950">
        <w:rPr>
          <w:rStyle w:val="a8"/>
        </w:rPr>
        <w:commentReference w:id="111"/>
      </w:r>
      <w:r w:rsidR="008B0679">
        <w:rPr>
          <w:rStyle w:val="a5"/>
          <w:lang w:val="ru-RU"/>
        </w:rPr>
        <w:footnoteReference w:id="8"/>
      </w:r>
      <w:r>
        <w:rPr>
          <w:lang w:val="ru-RU"/>
        </w:rPr>
        <w:t>. Также не разрешено писать двух синкоп подряд.</w:t>
      </w:r>
    </w:p>
    <w:p w14:paraId="76AC204E" w14:textId="7CC1A13E" w:rsidR="00123FA3" w:rsidRDefault="00123FA3" w:rsidP="00296BB0">
      <w:pPr>
        <w:pStyle w:val="a7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В одном такте разные голоса не должны иметь одинакового ритма. </w:t>
      </w:r>
      <w:bookmarkStart w:id="112" w:name="OLE_LINK152"/>
      <w:bookmarkStart w:id="113" w:name="OLE_LINK153"/>
      <w:commentRangeStart w:id="114"/>
      <w:r w:rsidR="00937105">
        <w:rPr>
          <w:lang w:val="ru-RU"/>
        </w:rPr>
        <w:t xml:space="preserve">Начиная с трех голосов, каждая четверть в такте должна быть </w:t>
      </w:r>
      <w:r w:rsidR="00937105" w:rsidRPr="00E4166A">
        <w:rPr>
          <w:lang w:val="ru-RU"/>
        </w:rPr>
        <w:t>отмечена</w:t>
      </w:r>
      <w:r w:rsidR="00E4166A">
        <w:rPr>
          <w:lang w:val="ru-RU"/>
        </w:rPr>
        <w:t xml:space="preserve"> началом ноты в любом голосе</w:t>
      </w:r>
      <w:commentRangeEnd w:id="114"/>
      <w:r w:rsidR="004F5D7D">
        <w:rPr>
          <w:rStyle w:val="a8"/>
        </w:rPr>
        <w:commentReference w:id="114"/>
      </w:r>
      <w:r w:rsidR="00833716">
        <w:rPr>
          <w:lang w:val="ru-RU"/>
        </w:rPr>
        <w:t xml:space="preserve">. </w:t>
      </w:r>
      <w:bookmarkEnd w:id="112"/>
      <w:bookmarkEnd w:id="113"/>
      <w:commentRangeStart w:id="115"/>
      <w:r w:rsidR="00833716">
        <w:rPr>
          <w:lang w:val="ru-RU"/>
        </w:rPr>
        <w:t>Задержание осв</w:t>
      </w:r>
      <w:r w:rsidR="009C6A5E">
        <w:rPr>
          <w:lang w:val="ru-RU"/>
        </w:rPr>
        <w:t>обождает от этого обязательства</w:t>
      </w:r>
      <w:commentRangeEnd w:id="115"/>
      <w:r w:rsidR="00AD684F">
        <w:rPr>
          <w:rStyle w:val="a8"/>
        </w:rPr>
        <w:commentReference w:id="115"/>
      </w:r>
      <w:r w:rsidR="009C6A5E">
        <w:rPr>
          <w:lang w:val="ru-RU"/>
        </w:rPr>
        <w:t>:</w:t>
      </w:r>
    </w:p>
    <w:p w14:paraId="323DBCC9" w14:textId="47AF0F7E" w:rsidR="00C9490B" w:rsidRDefault="008B0679" w:rsidP="008B067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1F23103" wp14:editId="7C246E8B">
            <wp:extent cx="2994659" cy="891540"/>
            <wp:effectExtent l="114300" t="114300" r="111125" b="1181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19122" cy="89882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166EDC5" w14:textId="77777777" w:rsidR="001174D5" w:rsidRDefault="001174D5" w:rsidP="001174D5">
      <w:pPr>
        <w:ind w:firstLine="360"/>
        <w:rPr>
          <w:lang w:val="ru-RU"/>
        </w:rPr>
      </w:pPr>
      <w:r w:rsidRPr="00C9490B">
        <w:rPr>
          <w:b/>
          <w:u w:val="single"/>
          <w:lang w:val="ru-RU"/>
        </w:rPr>
        <w:t>Исключен</w:t>
      </w:r>
      <w:r>
        <w:rPr>
          <w:b/>
          <w:u w:val="single"/>
          <w:lang w:val="ru-RU"/>
        </w:rPr>
        <w:t>ие</w:t>
      </w:r>
      <w:r>
        <w:rPr>
          <w:lang w:val="ru-RU"/>
        </w:rPr>
        <w:t>:</w:t>
      </w:r>
    </w:p>
    <w:p w14:paraId="41B61596" w14:textId="443F9E57" w:rsidR="001174D5" w:rsidRDefault="001174D5" w:rsidP="001174D5">
      <w:pPr>
        <w:rPr>
          <w:lang w:val="ru-RU"/>
        </w:rPr>
      </w:pPr>
      <w:bookmarkStart w:id="116" w:name="OLE_LINK154"/>
      <w:bookmarkStart w:id="117" w:name="OLE_LINK155"/>
      <w:r>
        <w:rPr>
          <w:lang w:val="ru-RU"/>
        </w:rPr>
        <w:t xml:space="preserve">Начиная с 5 голосов </w:t>
      </w:r>
      <w:commentRangeStart w:id="118"/>
      <w:r>
        <w:rPr>
          <w:lang w:val="ru-RU"/>
        </w:rPr>
        <w:t>допускается наложение половинных нот и четвертей</w:t>
      </w:r>
      <w:commentRangeEnd w:id="118"/>
      <w:r w:rsidR="004F5D7D">
        <w:rPr>
          <w:rStyle w:val="a8"/>
        </w:rPr>
        <w:commentReference w:id="118"/>
      </w:r>
      <w:r>
        <w:rPr>
          <w:lang w:val="ru-RU"/>
        </w:rPr>
        <w:t>.</w:t>
      </w:r>
    </w:p>
    <w:bookmarkEnd w:id="116"/>
    <w:bookmarkEnd w:id="117"/>
    <w:p w14:paraId="382AAA21" w14:textId="77777777" w:rsidR="00F14D61" w:rsidRDefault="00F14D6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 w:rsidRPr="003D7F1B">
        <w:rPr>
          <w:lang w:val="ru-RU"/>
        </w:rPr>
        <w:br w:type="page"/>
      </w:r>
    </w:p>
    <w:p w14:paraId="634239FF" w14:textId="11B3C21E" w:rsidR="00317685" w:rsidRDefault="00317685" w:rsidP="00317685">
      <w:pPr>
        <w:pStyle w:val="3"/>
      </w:pPr>
      <w:bookmarkStart w:id="119" w:name="_Toc513984261"/>
      <w:r>
        <w:lastRenderedPageBreak/>
        <w:t>Мелодические правила</w:t>
      </w:r>
      <w:bookmarkEnd w:id="119"/>
    </w:p>
    <w:p w14:paraId="7EB7DB47" w14:textId="2FED0C2E" w:rsidR="00317685" w:rsidRPr="00317685" w:rsidRDefault="00317685" w:rsidP="00317685">
      <w:pPr>
        <w:pStyle w:val="5"/>
        <w:rPr>
          <w:lang w:val="ru-RU"/>
        </w:rPr>
      </w:pPr>
      <w:r>
        <w:rPr>
          <w:lang w:val="ru-RU"/>
        </w:rPr>
        <w:t>Поступенное движение</w:t>
      </w:r>
    </w:p>
    <w:p w14:paraId="6E64255B" w14:textId="0F51E48E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Поступенное движение должно использоваться как можно чаще и должно продолжаться как можно дольше, </w:t>
      </w:r>
      <w:commentRangeStart w:id="120"/>
      <w:r>
        <w:rPr>
          <w:lang w:val="ru-RU"/>
        </w:rPr>
        <w:t>насколько это возможно</w:t>
      </w:r>
      <w:commentRangeEnd w:id="120"/>
      <w:r w:rsidR="0058488C">
        <w:rPr>
          <w:rStyle w:val="a8"/>
        </w:rPr>
        <w:commentReference w:id="120"/>
      </w:r>
      <w:r>
        <w:rPr>
          <w:lang w:val="ru-RU"/>
        </w:rPr>
        <w:t xml:space="preserve">. Вместе с противоположным движением, </w:t>
      </w:r>
      <w:proofErr w:type="spellStart"/>
      <w:r>
        <w:rPr>
          <w:lang w:val="ru-RU"/>
        </w:rPr>
        <w:t>поступенное</w:t>
      </w:r>
      <w:proofErr w:type="spellEnd"/>
      <w:r>
        <w:rPr>
          <w:lang w:val="ru-RU"/>
        </w:rPr>
        <w:t xml:space="preserve"> движение составляет саму суть контрапункта.</w:t>
      </w:r>
    </w:p>
    <w:p w14:paraId="53B9C565" w14:textId="24ACCF52" w:rsidR="00317685" w:rsidRDefault="00317685" w:rsidP="00317685">
      <w:pPr>
        <w:pStyle w:val="5"/>
        <w:rPr>
          <w:lang w:val="ru-RU"/>
        </w:rPr>
      </w:pPr>
      <w:r>
        <w:rPr>
          <w:lang w:val="ru-RU"/>
        </w:rPr>
        <w:t>Скачки</w:t>
      </w:r>
    </w:p>
    <w:p w14:paraId="16857155" w14:textId="1FCF9FC7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Следует избегать скачков насколько это возможно, особенно </w:t>
      </w:r>
      <w:commentRangeStart w:id="121"/>
      <w:r>
        <w:rPr>
          <w:lang w:val="ru-RU"/>
        </w:rPr>
        <w:t>между короткими нотами</w:t>
      </w:r>
      <w:commentRangeEnd w:id="121"/>
      <w:r w:rsidR="00496456">
        <w:rPr>
          <w:rStyle w:val="a8"/>
        </w:rPr>
        <w:commentReference w:id="121"/>
      </w:r>
      <w:r>
        <w:rPr>
          <w:lang w:val="ru-RU"/>
        </w:rPr>
        <w:t>. Скачки с восьмой ноты или на восьмую ноту всегда запрещены.</w:t>
      </w:r>
    </w:p>
    <w:p w14:paraId="7B314EB9" w14:textId="2F4FA149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Обычные арпеджио запрещены в </w:t>
      </w:r>
      <w:commentRangeStart w:id="122"/>
      <w:r>
        <w:rPr>
          <w:lang w:val="ru-RU"/>
        </w:rPr>
        <w:t>мелодической линии</w:t>
      </w:r>
      <w:commentRangeEnd w:id="122"/>
      <w:r w:rsidR="00F04E4B">
        <w:rPr>
          <w:rStyle w:val="a8"/>
        </w:rPr>
        <w:commentReference w:id="122"/>
      </w:r>
      <w:r>
        <w:rPr>
          <w:lang w:val="ru-RU"/>
        </w:rPr>
        <w:t>.</w:t>
      </w:r>
    </w:p>
    <w:p w14:paraId="5D727865" w14:textId="1BA05F4D" w:rsidR="00317685" w:rsidRDefault="00317685" w:rsidP="00317685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2B97506A" wp14:editId="055598AB">
            <wp:extent cx="5384800" cy="492963"/>
            <wp:effectExtent l="114300" t="114300" r="120650" b="1168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14918" cy="50487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274BFEC" w14:textId="2B191229" w:rsidR="00317685" w:rsidRDefault="00E3463C" w:rsidP="00317685">
      <w:pPr>
        <w:ind w:firstLine="360"/>
        <w:rPr>
          <w:lang w:val="ru-RU"/>
        </w:rPr>
      </w:pPr>
      <w:r>
        <w:rPr>
          <w:lang w:val="ru-RU"/>
        </w:rPr>
        <w:t>В качестве исключения допускается арпеджио со сменой направления движения</w:t>
      </w:r>
      <w:r w:rsidR="00317685">
        <w:rPr>
          <w:lang w:val="ru-RU"/>
        </w:rPr>
        <w:t>:</w:t>
      </w:r>
    </w:p>
    <w:p w14:paraId="19443CEC" w14:textId="23B00C9A" w:rsidR="00317685" w:rsidRDefault="00317685" w:rsidP="00317685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35F0EDE3" wp14:editId="58E0C835">
            <wp:extent cx="5340350" cy="458028"/>
            <wp:effectExtent l="114300" t="114300" r="107950" b="11366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30236" cy="46573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3E03C86" w14:textId="1275C804" w:rsidR="00317685" w:rsidRDefault="00937167" w:rsidP="00937167">
      <w:pPr>
        <w:pStyle w:val="5"/>
        <w:rPr>
          <w:lang w:val="ru-RU"/>
        </w:rPr>
      </w:pPr>
      <w:bookmarkStart w:id="123" w:name="OLE_LINK31"/>
      <w:bookmarkStart w:id="124" w:name="OLE_LINK32"/>
      <w:r>
        <w:rPr>
          <w:lang w:val="ru-RU"/>
        </w:rPr>
        <w:t>Скачки между тактами</w:t>
      </w:r>
    </w:p>
    <w:p w14:paraId="76958E3D" w14:textId="09E63809" w:rsidR="00937167" w:rsidRDefault="00937167" w:rsidP="00937167">
      <w:pPr>
        <w:ind w:firstLine="360"/>
        <w:rPr>
          <w:lang w:val="ru-RU"/>
        </w:rPr>
      </w:pPr>
      <w:r>
        <w:rPr>
          <w:lang w:val="ru-RU"/>
        </w:rPr>
        <w:t xml:space="preserve">Особенно следует избегать скачков при переходе от одного такта к другому, </w:t>
      </w:r>
      <w:commentRangeStart w:id="125"/>
      <w:r>
        <w:rPr>
          <w:lang w:val="ru-RU"/>
        </w:rPr>
        <w:t xml:space="preserve">особенно в коротких нотах </w:t>
      </w:r>
      <w:commentRangeEnd w:id="125"/>
      <w:r w:rsidR="006D0FD0">
        <w:rPr>
          <w:rStyle w:val="a8"/>
        </w:rPr>
        <w:commentReference w:id="125"/>
      </w:r>
      <w:r>
        <w:rPr>
          <w:lang w:val="ru-RU"/>
        </w:rPr>
        <w:t>(меньше половинной ноты).</w:t>
      </w:r>
    </w:p>
    <w:bookmarkEnd w:id="123"/>
    <w:bookmarkEnd w:id="124"/>
    <w:p w14:paraId="60007321" w14:textId="4866A027" w:rsidR="005B7A63" w:rsidRDefault="005B7A63" w:rsidP="00937167">
      <w:pPr>
        <w:ind w:firstLine="360"/>
        <w:rPr>
          <w:lang w:val="ru-RU"/>
        </w:rPr>
      </w:pPr>
      <w:r w:rsidRPr="005B7A63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241AE078" w14:textId="00F05200" w:rsidR="005B7A63" w:rsidRDefault="00F3553A" w:rsidP="00937167">
      <w:pPr>
        <w:ind w:firstLine="360"/>
        <w:rPr>
          <w:lang w:val="ru-RU"/>
        </w:rPr>
      </w:pPr>
      <w:r>
        <w:rPr>
          <w:lang w:val="ru-RU"/>
        </w:rPr>
        <w:t>Допустимы скачки между тактами, если перед ними мелодия движется в противоположном направлении</w:t>
      </w:r>
      <w:commentRangeStart w:id="126"/>
      <w:r w:rsidR="00442DFA">
        <w:rPr>
          <w:rStyle w:val="a5"/>
          <w:lang w:val="ru-RU"/>
        </w:rPr>
        <w:footnoteReference w:id="9"/>
      </w:r>
      <w:commentRangeEnd w:id="126"/>
      <w:r w:rsidR="00442DFA">
        <w:rPr>
          <w:rStyle w:val="a8"/>
        </w:rPr>
        <w:commentReference w:id="126"/>
      </w:r>
      <w:r>
        <w:rPr>
          <w:lang w:val="ru-RU"/>
        </w:rPr>
        <w:t>:</w:t>
      </w:r>
    </w:p>
    <w:p w14:paraId="5CDE4E8A" w14:textId="3571F3AF" w:rsidR="00F3553A" w:rsidRDefault="00F3553A" w:rsidP="00097D2B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F9E4A14" wp14:editId="14E43790">
            <wp:extent cx="5251450" cy="491053"/>
            <wp:effectExtent l="114300" t="114300" r="120650" b="1187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69048" cy="51140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6A65D85" w14:textId="5DEAAAB3" w:rsidR="00A139DF" w:rsidRDefault="00A139DF" w:rsidP="00A139DF">
      <w:pPr>
        <w:pStyle w:val="5"/>
        <w:rPr>
          <w:lang w:val="ru-RU"/>
        </w:rPr>
      </w:pPr>
      <w:r>
        <w:rPr>
          <w:lang w:val="ru-RU"/>
        </w:rPr>
        <w:t>Мелодические интервалы</w:t>
      </w:r>
      <w:r w:rsidR="004B3A5B">
        <w:rPr>
          <w:lang w:val="ru-RU"/>
        </w:rPr>
        <w:t>. Правила, касающиеся двух последовательных нот.</w:t>
      </w:r>
    </w:p>
    <w:p w14:paraId="571819B8" w14:textId="77777777" w:rsidR="006C7955" w:rsidRPr="006C7955" w:rsidRDefault="006C7955" w:rsidP="006C7955">
      <w:pPr>
        <w:pStyle w:val="a7"/>
        <w:numPr>
          <w:ilvl w:val="0"/>
          <w:numId w:val="8"/>
        </w:numPr>
        <w:rPr>
          <w:lang w:val="ru-RU"/>
        </w:rPr>
      </w:pPr>
      <w:r w:rsidRPr="006C7955">
        <w:rPr>
          <w:lang w:val="ru-RU"/>
        </w:rPr>
        <w:t>Разрешены:</w:t>
      </w:r>
    </w:p>
    <w:p w14:paraId="362A9E3D" w14:textId="0E33B72B" w:rsidR="00A139DF" w:rsidRDefault="00A139DF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 xml:space="preserve">Малые, большие и чистые интервалы </w:t>
      </w:r>
      <w:commentRangeStart w:id="127"/>
      <w:r>
        <w:rPr>
          <w:lang w:val="ru-RU"/>
        </w:rPr>
        <w:t xml:space="preserve">не больше малой сексты </w:t>
      </w:r>
      <w:commentRangeEnd w:id="127"/>
      <w:r w:rsidR="00F067E4">
        <w:rPr>
          <w:rStyle w:val="a8"/>
        </w:rPr>
        <w:commentReference w:id="127"/>
      </w:r>
      <w:r>
        <w:rPr>
          <w:lang w:val="ru-RU"/>
        </w:rPr>
        <w:t>(Малая терция, большая терция, чистая кварта, чистая квинта, малая секста).</w:t>
      </w:r>
    </w:p>
    <w:p w14:paraId="710698E7" w14:textId="14AF7C58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Чистая октава.</w:t>
      </w:r>
    </w:p>
    <w:p w14:paraId="2B41EED9" w14:textId="267CA8D0" w:rsidR="007C00FA" w:rsidRPr="007C00FA" w:rsidRDefault="007C00FA" w:rsidP="007C00FA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395D2BA" wp14:editId="733C6E88">
            <wp:extent cx="6152515" cy="378460"/>
            <wp:effectExtent l="114300" t="114300" r="114935" b="1168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846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4BB97C8" w14:textId="2E37B9F5" w:rsidR="006C7955" w:rsidRDefault="006C7955" w:rsidP="006C7955">
      <w:pPr>
        <w:pStyle w:val="a7"/>
        <w:numPr>
          <w:ilvl w:val="0"/>
          <w:numId w:val="8"/>
        </w:numPr>
        <w:rPr>
          <w:lang w:val="ru-RU"/>
        </w:rPr>
      </w:pPr>
      <w:r>
        <w:rPr>
          <w:lang w:val="ru-RU"/>
        </w:rPr>
        <w:t>Запрещены:</w:t>
      </w:r>
    </w:p>
    <w:p w14:paraId="0F946AA9" w14:textId="4D002BFC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Хроматические интервалы</w:t>
      </w:r>
      <w:r>
        <w:rPr>
          <w:lang w:val="ru-RU"/>
        </w:rPr>
        <w:tab/>
      </w:r>
    </w:p>
    <w:p w14:paraId="1AA42FA7" w14:textId="25C29CA4" w:rsidR="00335E02" w:rsidRDefault="00A3367A" w:rsidP="00335E02">
      <w:pPr>
        <w:pStyle w:val="a7"/>
        <w:numPr>
          <w:ilvl w:val="2"/>
          <w:numId w:val="8"/>
        </w:numPr>
        <w:rPr>
          <w:lang w:val="ru-RU"/>
        </w:rPr>
      </w:pPr>
      <w:r>
        <w:rPr>
          <w:lang w:val="ru-RU"/>
        </w:rPr>
        <w:t>интервалы</w:t>
      </w:r>
      <w:r w:rsidR="007A3970">
        <w:rPr>
          <w:lang w:val="ru-RU"/>
        </w:rPr>
        <w:t>,</w:t>
      </w:r>
      <w:r w:rsidR="00335E02">
        <w:t xml:space="preserve"> </w:t>
      </w:r>
      <w:r w:rsidR="00335E02" w:rsidRPr="00A3367A">
        <w:rPr>
          <w:lang w:val="ru-RU"/>
        </w:rPr>
        <w:t xml:space="preserve">образованные </w:t>
      </w:r>
      <w:proofErr w:type="spellStart"/>
      <w:r w:rsidR="00335E02" w:rsidRPr="00A3367A">
        <w:rPr>
          <w:lang w:val="ru-RU"/>
        </w:rPr>
        <w:t>недиатоническими</w:t>
      </w:r>
      <w:proofErr w:type="spellEnd"/>
      <w:r w:rsidR="00335E02" w:rsidRPr="00A3367A">
        <w:rPr>
          <w:lang w:val="ru-RU"/>
        </w:rPr>
        <w:t xml:space="preserve"> звуками</w:t>
      </w:r>
      <w:r w:rsidR="00335E02">
        <w:rPr>
          <w:lang w:val="ru-RU"/>
        </w:rPr>
        <w:t>;</w:t>
      </w:r>
    </w:p>
    <w:p w14:paraId="2AE5A63A" w14:textId="2B971BF6" w:rsidR="006C7955" w:rsidRPr="007A3970" w:rsidRDefault="006C7955" w:rsidP="006C7955">
      <w:pPr>
        <w:pStyle w:val="a7"/>
        <w:numPr>
          <w:ilvl w:val="2"/>
          <w:numId w:val="8"/>
        </w:numPr>
        <w:rPr>
          <w:lang w:val="ru-RU"/>
        </w:rPr>
      </w:pPr>
      <w:r w:rsidRPr="007A3970">
        <w:rPr>
          <w:lang w:val="ru-RU"/>
        </w:rPr>
        <w:t xml:space="preserve">интервалы между </w:t>
      </w:r>
      <w:proofErr w:type="spellStart"/>
      <w:r w:rsidRPr="007A3970">
        <w:rPr>
          <w:lang w:val="ru-RU"/>
        </w:rPr>
        <w:t>альтерированной</w:t>
      </w:r>
      <w:proofErr w:type="spellEnd"/>
      <w:r w:rsidRPr="007A3970">
        <w:rPr>
          <w:lang w:val="ru-RU"/>
        </w:rPr>
        <w:t xml:space="preserve"> и </w:t>
      </w:r>
      <w:proofErr w:type="spellStart"/>
      <w:r w:rsidRPr="007A3970">
        <w:rPr>
          <w:lang w:val="ru-RU"/>
        </w:rPr>
        <w:t>неальтерированной</w:t>
      </w:r>
      <w:proofErr w:type="spellEnd"/>
      <w:r w:rsidRPr="007A3970">
        <w:rPr>
          <w:lang w:val="ru-RU"/>
        </w:rPr>
        <w:t xml:space="preserve"> нотой одной ступени.</w:t>
      </w:r>
    </w:p>
    <w:p w14:paraId="4C6C117F" w14:textId="2C4E2578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commentRangeStart w:id="128"/>
      <w:r>
        <w:rPr>
          <w:lang w:val="ru-RU"/>
        </w:rPr>
        <w:t xml:space="preserve">Уменьшенные и увеличенные </w:t>
      </w:r>
      <w:commentRangeEnd w:id="128"/>
      <w:r w:rsidR="00F067E4">
        <w:rPr>
          <w:rStyle w:val="a8"/>
        </w:rPr>
        <w:commentReference w:id="128"/>
      </w:r>
      <w:r>
        <w:rPr>
          <w:lang w:val="ru-RU"/>
        </w:rPr>
        <w:t>интервалы.</w:t>
      </w:r>
    </w:p>
    <w:p w14:paraId="6389B989" w14:textId="4EFA47D7" w:rsidR="006C7955" w:rsidRPr="00A139DF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Интервалы больше малой сексты (кроме чистой октавы).</w:t>
      </w:r>
    </w:p>
    <w:p w14:paraId="1829A8A6" w14:textId="31F2114E" w:rsidR="00FD2A26" w:rsidRDefault="00FD2A26" w:rsidP="001174D5">
      <w:pPr>
        <w:rPr>
          <w:lang w:val="ru-RU"/>
        </w:rPr>
      </w:pPr>
      <w:r>
        <w:rPr>
          <w:noProof/>
        </w:rPr>
        <w:drawing>
          <wp:inline distT="0" distB="0" distL="0" distR="0" wp14:anchorId="3899A9DE" wp14:editId="5B67A356">
            <wp:extent cx="6152515" cy="381635"/>
            <wp:effectExtent l="114300" t="114300" r="114935" b="11366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163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E8EA8DD" w14:textId="4D7096D4" w:rsidR="00FD2A26" w:rsidRDefault="006872A0" w:rsidP="006872A0">
      <w:pPr>
        <w:ind w:firstLine="360"/>
        <w:rPr>
          <w:lang w:val="ru-RU"/>
        </w:rPr>
      </w:pPr>
      <w:commentRangeStart w:id="129"/>
      <w:r>
        <w:rPr>
          <w:lang w:val="ru-RU"/>
        </w:rPr>
        <w:t>Не нужно злоупотреблять скачком на октаву</w:t>
      </w:r>
      <w:commentRangeEnd w:id="129"/>
      <w:r w:rsidR="00F067E4">
        <w:rPr>
          <w:rStyle w:val="a8"/>
        </w:rPr>
        <w:commentReference w:id="129"/>
      </w:r>
      <w:r>
        <w:rPr>
          <w:lang w:val="ru-RU"/>
        </w:rPr>
        <w:t>.</w:t>
      </w:r>
    </w:p>
    <w:p w14:paraId="73571D27" w14:textId="76F789B6" w:rsidR="006872A0" w:rsidRDefault="006872A0" w:rsidP="006872A0">
      <w:pPr>
        <w:ind w:firstLine="360"/>
        <w:rPr>
          <w:lang w:val="ru-RU"/>
        </w:rPr>
      </w:pPr>
      <w:r w:rsidRPr="004B3A5B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116B15AA" w14:textId="05D62BA7" w:rsidR="006872A0" w:rsidRDefault="006872A0" w:rsidP="006872A0">
      <w:pPr>
        <w:ind w:firstLine="360"/>
        <w:rPr>
          <w:lang w:val="ru-RU"/>
        </w:rPr>
      </w:pPr>
      <w:bookmarkStart w:id="130" w:name="OLE_LINK156"/>
      <w:bookmarkStart w:id="131" w:name="OLE_LINK157"/>
      <w:r>
        <w:rPr>
          <w:lang w:val="ru-RU"/>
        </w:rPr>
        <w:t>Начиная с 6 голосов и больше: допускается в качестве исключения большая секста.</w:t>
      </w:r>
    </w:p>
    <w:bookmarkEnd w:id="130"/>
    <w:bookmarkEnd w:id="131"/>
    <w:p w14:paraId="04555AA5" w14:textId="17248E5F" w:rsidR="004B3A5B" w:rsidRDefault="004B3A5B" w:rsidP="004B3A5B">
      <w:pPr>
        <w:pStyle w:val="5"/>
        <w:rPr>
          <w:lang w:val="ru-RU"/>
        </w:rPr>
      </w:pPr>
      <w:r>
        <w:rPr>
          <w:lang w:val="ru-RU"/>
        </w:rPr>
        <w:t>Мелодические интервалы. Правила, касающиеся больше двух последовательных нот.</w:t>
      </w:r>
    </w:p>
    <w:p w14:paraId="52BE3350" w14:textId="1277981F" w:rsidR="005E2747" w:rsidRDefault="005E2747" w:rsidP="005E2747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Увеличенная кварта в пределах трех или четырех соседних нот должна быть подготовлена или покинута поступенным движением в </w:t>
      </w:r>
      <w:commentRangeStart w:id="132"/>
      <w:r>
        <w:rPr>
          <w:lang w:val="ru-RU"/>
        </w:rPr>
        <w:t>том же направлении</w:t>
      </w:r>
      <w:commentRangeEnd w:id="132"/>
      <w:r>
        <w:rPr>
          <w:rStyle w:val="a8"/>
        </w:rPr>
        <w:commentReference w:id="132"/>
      </w:r>
      <w:r>
        <w:rPr>
          <w:lang w:val="ru-RU"/>
        </w:rPr>
        <w:t>:</w:t>
      </w:r>
    </w:p>
    <w:p w14:paraId="11138E45" w14:textId="426DC11B" w:rsidR="00201C54" w:rsidRDefault="00201C54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E25DD45" wp14:editId="21D9C603">
            <wp:extent cx="6152515" cy="429260"/>
            <wp:effectExtent l="114300" t="114300" r="114935" b="1231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926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79608B8" w14:textId="0820D3BD" w:rsidR="00201C54" w:rsidRPr="00201C54" w:rsidRDefault="00201C54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E67AEB5" wp14:editId="6BC1F94B">
            <wp:extent cx="3213100" cy="424372"/>
            <wp:effectExtent l="114300" t="114300" r="120650" b="1092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99696" cy="43580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979439" w14:textId="4972D32A" w:rsidR="005E2747" w:rsidRDefault="005E2747" w:rsidP="005E2747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Увеличенная квинта в пределах четырех соседних нот должна быть продолжена поступенным движением в </w:t>
      </w:r>
      <w:commentRangeStart w:id="133"/>
      <w:r>
        <w:rPr>
          <w:lang w:val="ru-RU"/>
        </w:rPr>
        <w:t>том же направлении</w:t>
      </w:r>
      <w:commentRangeEnd w:id="133"/>
      <w:r>
        <w:rPr>
          <w:rStyle w:val="a8"/>
        </w:rPr>
        <w:commentReference w:id="133"/>
      </w:r>
      <w:r>
        <w:rPr>
          <w:lang w:val="ru-RU"/>
        </w:rPr>
        <w:t>:</w:t>
      </w:r>
    </w:p>
    <w:p w14:paraId="7076A2E8" w14:textId="2674D8C2" w:rsidR="005E2747" w:rsidRDefault="00140E3C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4680ECA" wp14:editId="60652CE6">
            <wp:extent cx="2530519" cy="466725"/>
            <wp:effectExtent l="114300" t="114300" r="117475" b="1047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30519" cy="46672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50234E" wp14:editId="617C3F72">
            <wp:extent cx="2098040" cy="577850"/>
            <wp:effectExtent l="114300" t="114300" r="11176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1" b="-32978"/>
                    <a:stretch/>
                  </pic:blipFill>
                  <pic:spPr bwMode="auto">
                    <a:xfrm>
                      <a:off x="0" y="0"/>
                      <a:ext cx="2107067" cy="5803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rgbClr val="ED7D31">
                          <a:satMod val="175000"/>
                          <a:alpha val="40000"/>
                        </a:srgb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73F4D" w14:textId="764DF8EE" w:rsidR="008120AA" w:rsidRDefault="008120AA" w:rsidP="008120AA">
      <w:pPr>
        <w:pStyle w:val="a7"/>
        <w:numPr>
          <w:ilvl w:val="0"/>
          <w:numId w:val="9"/>
        </w:numPr>
        <w:rPr>
          <w:lang w:val="ru-RU"/>
        </w:rPr>
      </w:pPr>
      <w:commentRangeStart w:id="134"/>
      <w:r>
        <w:rPr>
          <w:lang w:val="ru-RU"/>
        </w:rPr>
        <w:t xml:space="preserve">Септима и нона </w:t>
      </w:r>
      <w:commentRangeEnd w:id="134"/>
      <w:r w:rsidR="002612F5">
        <w:rPr>
          <w:rStyle w:val="a8"/>
        </w:rPr>
        <w:commentReference w:id="134"/>
      </w:r>
      <w:r>
        <w:rPr>
          <w:lang w:val="ru-RU"/>
        </w:rPr>
        <w:t xml:space="preserve">в пределах трех нот должны содержать в себе </w:t>
      </w:r>
      <w:proofErr w:type="spellStart"/>
      <w:r>
        <w:rPr>
          <w:lang w:val="ru-RU"/>
        </w:rPr>
        <w:t>поступенное</w:t>
      </w:r>
      <w:proofErr w:type="spellEnd"/>
      <w:r>
        <w:rPr>
          <w:lang w:val="ru-RU"/>
        </w:rPr>
        <w:t xml:space="preserve"> </w:t>
      </w:r>
      <w:r w:rsidR="002612F5" w:rsidRPr="002612F5">
        <w:rPr>
          <w:lang w:val="ru-RU"/>
        </w:rPr>
        <w:t>движение</w:t>
      </w:r>
      <w:r>
        <w:rPr>
          <w:lang w:val="ru-RU"/>
        </w:rPr>
        <w:t xml:space="preserve"> в том же направлении:</w:t>
      </w:r>
    </w:p>
    <w:p w14:paraId="0154204D" w14:textId="77777777" w:rsidR="008120AA" w:rsidRPr="000D4D3F" w:rsidRDefault="008120AA" w:rsidP="008120AA">
      <w:pPr>
        <w:rPr>
          <w:noProof/>
          <w:lang w:val="ru-RU"/>
        </w:rPr>
      </w:pPr>
    </w:p>
    <w:p w14:paraId="1367EDB6" w14:textId="6BAC5AF2" w:rsidR="008120AA" w:rsidRPr="008120AA" w:rsidRDefault="008120AA" w:rsidP="00097D2B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15171A64" wp14:editId="325C20F1">
            <wp:extent cx="2768600" cy="330076"/>
            <wp:effectExtent l="114300" t="114300" r="107950" b="1085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02623" cy="36989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89F00" wp14:editId="2FA86BE0">
            <wp:extent cx="2813050" cy="334003"/>
            <wp:effectExtent l="114300" t="114300" r="101600" b="1238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86529" cy="35460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F1C4B7B" w14:textId="729DF7BF" w:rsidR="008120AA" w:rsidRPr="008120AA" w:rsidRDefault="008120AA" w:rsidP="008120AA">
      <w:pPr>
        <w:pStyle w:val="a7"/>
        <w:ind w:left="360"/>
        <w:rPr>
          <w:noProof/>
          <w:lang w:val="ru-RU"/>
        </w:rPr>
      </w:pPr>
      <w:r>
        <w:rPr>
          <w:noProof/>
          <w:lang w:val="ru-RU"/>
        </w:rPr>
        <w:lastRenderedPageBreak/>
        <w:t>В этих условиях септима проходит отлично, независимо от длины нот.</w:t>
      </w:r>
      <w:r w:rsidR="00A46931">
        <w:rPr>
          <w:noProof/>
          <w:lang w:val="ru-RU"/>
        </w:rPr>
        <w:t xml:space="preserve"> Нона отлично проходит в первом и четвертом разрядах, а так</w:t>
      </w:r>
      <w:r w:rsidR="00DA0797">
        <w:rPr>
          <w:noProof/>
          <w:lang w:val="ru-RU"/>
        </w:rPr>
        <w:t>же допустима в половинных нотах, но ее следует избегать в четвертных нотах.</w:t>
      </w:r>
    </w:p>
    <w:p w14:paraId="04AE2048" w14:textId="4FA46B61" w:rsidR="000D4D3F" w:rsidRPr="008270FD" w:rsidRDefault="008270FD" w:rsidP="008120AA">
      <w:pPr>
        <w:pStyle w:val="a7"/>
        <w:numPr>
          <w:ilvl w:val="0"/>
          <w:numId w:val="9"/>
        </w:numPr>
        <w:rPr>
          <w:noProof/>
          <w:lang w:val="ru-RU"/>
        </w:rPr>
      </w:pPr>
      <w:r>
        <w:rPr>
          <w:noProof/>
          <w:lang w:val="ru-RU"/>
        </w:rPr>
        <w:t>Октава должна подготавливаться и покидаться противоположным движением, насколько это возможно:</w:t>
      </w:r>
    </w:p>
    <w:p w14:paraId="10D651C8" w14:textId="3C83C6F7" w:rsidR="008270FD" w:rsidRPr="008270FD" w:rsidRDefault="008270FD" w:rsidP="00097D2B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6D12D3D9" wp14:editId="30A8A58B">
            <wp:extent cx="2470150" cy="409255"/>
            <wp:effectExtent l="114300" t="114300" r="120650" b="1054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75814" cy="42676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2957AE" wp14:editId="45E3493E">
            <wp:extent cx="2151016" cy="396240"/>
            <wp:effectExtent l="114300" t="114300" r="116205" b="1181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82371" cy="402016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1477AFE" w14:textId="2DE589A5" w:rsidR="008270FD" w:rsidRDefault="008270FD" w:rsidP="008270FD">
      <w:pPr>
        <w:pStyle w:val="a7"/>
        <w:ind w:left="360"/>
        <w:rPr>
          <w:noProof/>
          <w:lang w:val="ru-RU"/>
        </w:rPr>
      </w:pPr>
      <w:commentRangeStart w:id="135"/>
      <w:r>
        <w:rPr>
          <w:noProof/>
          <w:lang w:val="ru-RU"/>
        </w:rPr>
        <w:t xml:space="preserve">Двойной скачок на октаву и на сексту </w:t>
      </w:r>
      <w:commentRangeEnd w:id="135"/>
      <w:r w:rsidR="002612F5">
        <w:rPr>
          <w:rStyle w:val="a8"/>
        </w:rPr>
        <w:commentReference w:id="135"/>
      </w:r>
      <w:r>
        <w:rPr>
          <w:noProof/>
          <w:lang w:val="ru-RU"/>
        </w:rPr>
        <w:t>допускаются в сложных случаях:</w:t>
      </w:r>
    </w:p>
    <w:p w14:paraId="59DE5C9A" w14:textId="6577717E" w:rsidR="008270FD" w:rsidRPr="008270FD" w:rsidRDefault="008270FD" w:rsidP="008270FD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3249DD98" wp14:editId="510443B2">
            <wp:extent cx="3644900" cy="426685"/>
            <wp:effectExtent l="114300" t="114300" r="107950" b="1073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43217" cy="449901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A44E1B1" w14:textId="297B8025" w:rsidR="00AE135A" w:rsidRDefault="007B010F" w:rsidP="00AE135A">
      <w:pPr>
        <w:pStyle w:val="5"/>
        <w:rPr>
          <w:noProof/>
          <w:lang w:val="ru-RU"/>
        </w:rPr>
      </w:pPr>
      <w:r>
        <w:rPr>
          <w:noProof/>
          <w:lang w:val="ru-RU"/>
        </w:rPr>
        <w:t>Обязательная подготовка нот</w:t>
      </w:r>
    </w:p>
    <w:p w14:paraId="6169AB82" w14:textId="5DC6A16D" w:rsidR="008270FD" w:rsidRDefault="006C60CB" w:rsidP="00C738BB">
      <w:pPr>
        <w:ind w:firstLine="360"/>
        <w:rPr>
          <w:lang w:val="ru-RU"/>
        </w:rPr>
      </w:pPr>
      <w:r w:rsidRPr="00AE135A">
        <w:rPr>
          <w:lang w:val="ru-RU"/>
        </w:rPr>
        <w:t>Задержание – единственная нота, подготовка которой обязательна. Подготовка должна иметь длительность не менее половинной ноты</w:t>
      </w:r>
      <w:r w:rsidR="00AE135A">
        <w:rPr>
          <w:lang w:val="ru-RU"/>
        </w:rPr>
        <w:t xml:space="preserve"> (см. раздел §</w:t>
      </w:r>
      <w:r w:rsidR="00567758">
        <w:rPr>
          <w:lang w:val="ru-RU"/>
        </w:rPr>
        <w:t xml:space="preserve"> </w:t>
      </w:r>
      <w:r w:rsidR="00AE135A">
        <w:rPr>
          <w:lang w:val="ru-RU"/>
        </w:rPr>
        <w:t>63)</w:t>
      </w:r>
      <w:r w:rsidRPr="00AE135A">
        <w:rPr>
          <w:lang w:val="ru-RU"/>
        </w:rPr>
        <w:t>.</w:t>
      </w:r>
    </w:p>
    <w:p w14:paraId="282BC205" w14:textId="563810B3" w:rsidR="00C738BB" w:rsidRDefault="00C738BB" w:rsidP="00C738BB">
      <w:pPr>
        <w:pStyle w:val="5"/>
        <w:rPr>
          <w:lang w:val="ru-RU"/>
        </w:rPr>
      </w:pPr>
      <w:r>
        <w:rPr>
          <w:lang w:val="ru-RU"/>
        </w:rPr>
        <w:t>Обязательное движение между нотами</w:t>
      </w:r>
    </w:p>
    <w:p w14:paraId="0534C154" w14:textId="2B4946EE" w:rsidR="00C738BB" w:rsidRDefault="00C738BB" w:rsidP="00C738BB">
      <w:pPr>
        <w:ind w:firstLine="360"/>
        <w:rPr>
          <w:lang w:val="ru-RU"/>
        </w:rPr>
      </w:pPr>
      <w:r>
        <w:rPr>
          <w:lang w:val="ru-RU"/>
        </w:rPr>
        <w:t xml:space="preserve">Движение ко всем мелодическим нотам (задержания, проходящие и вспомогательные ноты) и от них должно быть </w:t>
      </w:r>
      <w:commentRangeStart w:id="136"/>
      <w:r>
        <w:rPr>
          <w:lang w:val="ru-RU"/>
        </w:rPr>
        <w:t>поступенным</w:t>
      </w:r>
      <w:commentRangeEnd w:id="136"/>
      <w:r w:rsidR="002612F5">
        <w:rPr>
          <w:rStyle w:val="a8"/>
        </w:rPr>
        <w:commentReference w:id="136"/>
      </w:r>
      <w:r w:rsidR="007F14AD" w:rsidRPr="007F14AD">
        <w:rPr>
          <w:lang w:val="ru-RU"/>
        </w:rPr>
        <w:t xml:space="preserve"> (кроме </w:t>
      </w:r>
      <w:proofErr w:type="spellStart"/>
      <w:r w:rsidR="007F14AD" w:rsidRPr="007F14AD">
        <w:rPr>
          <w:lang w:val="ru-RU"/>
        </w:rPr>
        <w:t>опевания</w:t>
      </w:r>
      <w:proofErr w:type="spellEnd"/>
      <w:r w:rsidR="007F14AD" w:rsidRPr="007F14AD">
        <w:rPr>
          <w:lang w:val="ru-RU"/>
        </w:rPr>
        <w:t>)</w:t>
      </w:r>
      <w:r>
        <w:rPr>
          <w:lang w:val="ru-RU"/>
        </w:rPr>
        <w:t>.</w:t>
      </w:r>
      <w:r w:rsidR="00093F4A">
        <w:rPr>
          <w:lang w:val="ru-RU"/>
        </w:rPr>
        <w:t xml:space="preserve"> Гармонические ноты могут использоваться как в </w:t>
      </w:r>
      <w:proofErr w:type="spellStart"/>
      <w:r w:rsidR="00093F4A">
        <w:rPr>
          <w:lang w:val="ru-RU"/>
        </w:rPr>
        <w:t>поступенном</w:t>
      </w:r>
      <w:proofErr w:type="spellEnd"/>
      <w:r w:rsidR="00093F4A">
        <w:rPr>
          <w:lang w:val="ru-RU"/>
        </w:rPr>
        <w:t xml:space="preserve"> движении, так и в скачках. </w:t>
      </w:r>
      <w:commentRangeStart w:id="137"/>
      <w:r w:rsidR="00002F64" w:rsidRPr="00A3367A">
        <w:rPr>
          <w:lang w:val="ru-RU"/>
        </w:rPr>
        <w:t>Вводный</w:t>
      </w:r>
      <w:commentRangeEnd w:id="137"/>
      <w:r w:rsidR="00D7292D" w:rsidRPr="00A3367A">
        <w:rPr>
          <w:rStyle w:val="a8"/>
        </w:rPr>
        <w:commentReference w:id="137"/>
      </w:r>
      <w:r w:rsidR="00002F64" w:rsidRPr="00A3367A">
        <w:rPr>
          <w:lang w:val="ru-RU"/>
        </w:rPr>
        <w:t xml:space="preserve"> тон в контрапункте не</w:t>
      </w:r>
      <w:r w:rsidR="00CE69E9" w:rsidRPr="00CE69E9">
        <w:rPr>
          <w:lang w:val="ru-RU"/>
        </w:rPr>
        <w:t xml:space="preserve"> обязательно разрешается в тонику внутри построения</w:t>
      </w:r>
      <w:r w:rsidR="00002F64">
        <w:rPr>
          <w:lang w:val="ru-RU"/>
        </w:rPr>
        <w:t>.</w:t>
      </w:r>
    </w:p>
    <w:p w14:paraId="773EB5C6" w14:textId="394DAE41" w:rsidR="00AA4614" w:rsidRDefault="00AA4614" w:rsidP="00AA4614">
      <w:pPr>
        <w:pStyle w:val="5"/>
        <w:rPr>
          <w:lang w:val="ru-RU"/>
        </w:rPr>
      </w:pPr>
      <w:r>
        <w:rPr>
          <w:lang w:val="ru-RU"/>
        </w:rPr>
        <w:t>Повторение нот</w:t>
      </w:r>
    </w:p>
    <w:p w14:paraId="3BD06D95" w14:textId="5BF6E71A" w:rsidR="00AA4614" w:rsidRDefault="00AA4614" w:rsidP="00AA4614">
      <w:pPr>
        <w:ind w:firstLine="360"/>
        <w:rPr>
          <w:lang w:val="ru-RU"/>
        </w:rPr>
      </w:pPr>
      <w:r>
        <w:rPr>
          <w:lang w:val="ru-RU"/>
        </w:rPr>
        <w:t>Ноты не должны повторяться вплотную друг к другу, в любом голосе, в любом разряде контрапункта.</w:t>
      </w:r>
    </w:p>
    <w:p w14:paraId="2A0CADF5" w14:textId="0AB61932" w:rsidR="00AA4614" w:rsidRPr="00A1430F" w:rsidRDefault="00AA4614" w:rsidP="00AA4614">
      <w:pPr>
        <w:ind w:firstLine="360"/>
        <w:rPr>
          <w:lang w:val="ru-RU"/>
        </w:rPr>
      </w:pPr>
      <w:bookmarkStart w:id="138" w:name="OLE_LINK158"/>
      <w:bookmarkStart w:id="139" w:name="OLE_LINK159"/>
      <w:r>
        <w:rPr>
          <w:lang w:val="ru-RU"/>
        </w:rPr>
        <w:t>Начиная с 5 голосов, допускается повторение целых нот в первом разряде</w:t>
      </w:r>
      <w:commentRangeStart w:id="140"/>
      <w:r w:rsidR="00CB5A18">
        <w:rPr>
          <w:rStyle w:val="a5"/>
          <w:lang w:val="ru-RU"/>
        </w:rPr>
        <w:footnoteReference w:id="10"/>
      </w:r>
      <w:commentRangeEnd w:id="140"/>
      <w:r w:rsidR="00584774">
        <w:rPr>
          <w:rStyle w:val="a8"/>
        </w:rPr>
        <w:commentReference w:id="140"/>
      </w:r>
      <w:r>
        <w:rPr>
          <w:lang w:val="ru-RU"/>
        </w:rPr>
        <w:t>, однако такое повторение должно использоваться как можно реже.</w:t>
      </w:r>
    </w:p>
    <w:bookmarkEnd w:id="138"/>
    <w:bookmarkEnd w:id="139"/>
    <w:p w14:paraId="1BB4F810" w14:textId="32492093" w:rsidR="00CB5A18" w:rsidRDefault="00CB5A18" w:rsidP="00CB5A18">
      <w:pPr>
        <w:pStyle w:val="5"/>
        <w:rPr>
          <w:lang w:val="ru-RU"/>
        </w:rPr>
      </w:pPr>
      <w:r>
        <w:rPr>
          <w:lang w:val="ru-RU"/>
        </w:rPr>
        <w:t>Организация мелодии</w:t>
      </w:r>
    </w:p>
    <w:p w14:paraId="133EE120" w14:textId="15FE0F85" w:rsidR="00CB5A18" w:rsidRPr="00AE135A" w:rsidRDefault="00CB5A18" w:rsidP="00CB5A18">
      <w:pPr>
        <w:ind w:firstLine="360"/>
        <w:rPr>
          <w:lang w:val="ru-RU"/>
        </w:rPr>
      </w:pPr>
      <w:r>
        <w:rPr>
          <w:lang w:val="ru-RU"/>
        </w:rPr>
        <w:t xml:space="preserve">Мелодия должна постоянно развиваться без </w:t>
      </w:r>
      <w:commentRangeStart w:id="141"/>
      <w:r>
        <w:rPr>
          <w:lang w:val="ru-RU"/>
        </w:rPr>
        <w:t xml:space="preserve">симметрии </w:t>
      </w:r>
      <w:commentRangeEnd w:id="141"/>
      <w:r w:rsidR="002612F5">
        <w:rPr>
          <w:rStyle w:val="a8"/>
        </w:rPr>
        <w:commentReference w:id="141"/>
      </w:r>
      <w:r>
        <w:rPr>
          <w:lang w:val="ru-RU"/>
        </w:rPr>
        <w:t>и повторов.</w:t>
      </w:r>
    </w:p>
    <w:p w14:paraId="305CE80B" w14:textId="110AC5CA" w:rsidR="00AA4614" w:rsidRDefault="00FE0E1E" w:rsidP="00C738BB">
      <w:pPr>
        <w:ind w:firstLine="360"/>
        <w:rPr>
          <w:lang w:val="ru-RU"/>
        </w:rPr>
      </w:pPr>
      <w:r>
        <w:rPr>
          <w:lang w:val="ru-RU"/>
        </w:rPr>
        <w:t>Нужно избегать:</w:t>
      </w:r>
    </w:p>
    <w:p w14:paraId="3CFF90E4" w14:textId="02D697AA" w:rsidR="00FE0E1E" w:rsidRDefault="00FE0E1E" w:rsidP="00FE0E1E">
      <w:pPr>
        <w:pStyle w:val="a7"/>
        <w:numPr>
          <w:ilvl w:val="0"/>
          <w:numId w:val="10"/>
        </w:numPr>
        <w:rPr>
          <w:lang w:val="ru-RU"/>
        </w:rPr>
      </w:pPr>
      <w:commentRangeStart w:id="142"/>
      <w:r>
        <w:rPr>
          <w:lang w:val="ru-RU"/>
        </w:rPr>
        <w:t xml:space="preserve">Регулярные скачки </w:t>
      </w:r>
      <w:commentRangeEnd w:id="142"/>
      <w:r w:rsidR="00F9033A">
        <w:rPr>
          <w:rStyle w:val="a8"/>
        </w:rPr>
        <w:commentReference w:id="142"/>
      </w:r>
      <w:r>
        <w:rPr>
          <w:lang w:val="ru-RU"/>
        </w:rPr>
        <w:t>(например после каждых 4 или 8 нот):</w:t>
      </w:r>
    </w:p>
    <w:p w14:paraId="7D8506BB" w14:textId="01367E73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9DAE5D" wp14:editId="2E1C6BA8">
            <wp:extent cx="6152515" cy="500380"/>
            <wp:effectExtent l="114300" t="114300" r="114935" b="1092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038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62EC896" w14:textId="64885CF4" w:rsidR="0061749F" w:rsidRDefault="0061749F" w:rsidP="00FE0E1E">
      <w:pPr>
        <w:pStyle w:val="a7"/>
        <w:numPr>
          <w:ilvl w:val="0"/>
          <w:numId w:val="10"/>
        </w:numPr>
        <w:rPr>
          <w:lang w:val="ru-RU"/>
        </w:rPr>
      </w:pPr>
      <w:r>
        <w:rPr>
          <w:lang w:val="ru-RU"/>
        </w:rPr>
        <w:lastRenderedPageBreak/>
        <w:t>Повтор мелодических фрагментов:</w:t>
      </w:r>
    </w:p>
    <w:p w14:paraId="5E62EDC8" w14:textId="44A36042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AB0968C" wp14:editId="66443503">
            <wp:extent cx="4238095" cy="438095"/>
            <wp:effectExtent l="114300" t="114300" r="105410" b="1149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4380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ED346F5" w14:textId="1B5F30AC" w:rsidR="0061749F" w:rsidRDefault="0061749F" w:rsidP="00FE0E1E">
      <w:pPr>
        <w:pStyle w:val="a7"/>
        <w:numPr>
          <w:ilvl w:val="0"/>
          <w:numId w:val="10"/>
        </w:numPr>
        <w:rPr>
          <w:lang w:val="ru-RU"/>
        </w:rPr>
      </w:pPr>
      <w:commentRangeStart w:id="143"/>
      <w:r>
        <w:rPr>
          <w:lang w:val="ru-RU"/>
        </w:rPr>
        <w:t>Возвращение три раза подряд к той же</w:t>
      </w:r>
      <w:r w:rsidR="00233A89">
        <w:rPr>
          <w:lang w:val="ru-RU"/>
        </w:rPr>
        <w:t xml:space="preserve"> ноте</w:t>
      </w:r>
      <w:commentRangeEnd w:id="143"/>
      <w:r w:rsidR="00584774">
        <w:rPr>
          <w:rStyle w:val="a8"/>
        </w:rPr>
        <w:commentReference w:id="143"/>
      </w:r>
      <w:r w:rsidR="00233A89">
        <w:rPr>
          <w:lang w:val="ru-RU"/>
        </w:rPr>
        <w:t xml:space="preserve">. </w:t>
      </w:r>
      <w:r w:rsidR="002D1360">
        <w:rPr>
          <w:lang w:val="ru-RU"/>
        </w:rPr>
        <w:t>Такой оборот</w:t>
      </w:r>
      <w:r w:rsidR="00233A89">
        <w:rPr>
          <w:lang w:val="ru-RU"/>
        </w:rPr>
        <w:t xml:space="preserve"> может быть разрешен в сложных случаях:</w:t>
      </w:r>
    </w:p>
    <w:p w14:paraId="6BB01902" w14:textId="52A44277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296BEA7" wp14:editId="67E6DA2B">
            <wp:extent cx="1438095" cy="409524"/>
            <wp:effectExtent l="114300" t="114300" r="105410" b="1054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438095" cy="4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BAC6C28" w14:textId="1A57F6B0" w:rsidR="00F14D61" w:rsidRDefault="00F14D61" w:rsidP="00F14D61">
      <w:pPr>
        <w:pStyle w:val="4"/>
      </w:pPr>
      <w:r>
        <w:t>Мелодический минор</w:t>
      </w:r>
    </w:p>
    <w:p w14:paraId="701F120C" w14:textId="6AE631DD" w:rsidR="00F14D61" w:rsidRDefault="00F14D61" w:rsidP="00F14D61">
      <w:pPr>
        <w:pStyle w:val="5"/>
      </w:pPr>
      <w:r>
        <w:rPr>
          <w:lang w:val="ru-RU"/>
        </w:rPr>
        <w:t>Две формы мелодического минора</w:t>
      </w:r>
    </w:p>
    <w:p w14:paraId="6552A1FC" w14:textId="5A6F4AB5" w:rsidR="00FE0E1E" w:rsidRDefault="00F14D61" w:rsidP="00C738BB">
      <w:pPr>
        <w:ind w:firstLine="360"/>
        <w:rPr>
          <w:lang w:val="ru-RU"/>
        </w:rPr>
      </w:pPr>
      <w:r>
        <w:rPr>
          <w:lang w:val="ru-RU"/>
        </w:rPr>
        <w:t>Мелодический минор может быть представлен одной из двух форм в зависимости от направления движения мелодии: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9"/>
        <w:gridCol w:w="6990"/>
      </w:tblGrid>
      <w:tr w:rsidR="006D413D" w14:paraId="363F56A7" w14:textId="77777777" w:rsidTr="00B37E0A">
        <w:tc>
          <w:tcPr>
            <w:tcW w:w="2689" w:type="dxa"/>
            <w:vAlign w:val="center"/>
          </w:tcPr>
          <w:p w14:paraId="404F1C89" w14:textId="6EB6A59A" w:rsidR="006D413D" w:rsidRDefault="006D413D" w:rsidP="00B37E0A">
            <w:pPr>
              <w:ind w:firstLine="360"/>
              <w:rPr>
                <w:lang w:val="ru-RU"/>
              </w:rPr>
            </w:pPr>
            <w:r>
              <w:rPr>
                <w:lang w:val="ru-RU"/>
              </w:rPr>
              <w:t xml:space="preserve">Восходящая форма: </w:t>
            </w:r>
          </w:p>
        </w:tc>
        <w:tc>
          <w:tcPr>
            <w:tcW w:w="6990" w:type="dxa"/>
            <w:vAlign w:val="center"/>
          </w:tcPr>
          <w:p w14:paraId="36069999" w14:textId="56762BCE" w:rsidR="006D413D" w:rsidRDefault="006D413D" w:rsidP="006D413D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E7B69F6" wp14:editId="4104FE91">
                  <wp:extent cx="2580863" cy="342265"/>
                  <wp:effectExtent l="0" t="0" r="0" b="635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9142" cy="343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413D" w14:paraId="24AE4A19" w14:textId="77777777" w:rsidTr="00B37E0A">
        <w:tc>
          <w:tcPr>
            <w:tcW w:w="2689" w:type="dxa"/>
            <w:vAlign w:val="center"/>
          </w:tcPr>
          <w:p w14:paraId="36EC16DD" w14:textId="6FFBF94E" w:rsidR="006D413D" w:rsidRDefault="006D413D" w:rsidP="00B37E0A">
            <w:pPr>
              <w:ind w:firstLine="360"/>
              <w:rPr>
                <w:lang w:val="ru-RU"/>
              </w:rPr>
            </w:pPr>
            <w:r>
              <w:rPr>
                <w:lang w:val="ru-RU"/>
              </w:rPr>
              <w:t xml:space="preserve">Нисходящая форма: </w:t>
            </w:r>
          </w:p>
        </w:tc>
        <w:tc>
          <w:tcPr>
            <w:tcW w:w="6990" w:type="dxa"/>
            <w:vAlign w:val="center"/>
          </w:tcPr>
          <w:p w14:paraId="1A360018" w14:textId="1ED3FCBA" w:rsidR="006D413D" w:rsidRDefault="006D413D" w:rsidP="006D413D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5933719" wp14:editId="0B4AA4C7">
                  <wp:extent cx="2579494" cy="377190"/>
                  <wp:effectExtent l="0" t="0" r="0" b="381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488" cy="385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91DE36" w14:textId="0B171395" w:rsidR="006D413D" w:rsidRDefault="00B37E0A" w:rsidP="00C06AC4">
      <w:pPr>
        <w:pStyle w:val="5"/>
        <w:rPr>
          <w:lang w:val="ru-RU"/>
        </w:rPr>
      </w:pPr>
      <w:r>
        <w:rPr>
          <w:lang w:val="ru-RU"/>
        </w:rPr>
        <w:t xml:space="preserve">Использование мелодических нот </w:t>
      </w:r>
      <w:r>
        <w:t>VI</w:t>
      </w:r>
      <w:r w:rsidRPr="006444D8">
        <w:rPr>
          <w:lang w:val="ru-RU"/>
        </w:rPr>
        <w:t xml:space="preserve"># </w:t>
      </w:r>
      <w:r>
        <w:rPr>
          <w:lang w:val="ru-RU"/>
        </w:rPr>
        <w:t xml:space="preserve">и </w:t>
      </w:r>
      <w:r>
        <w:t>VII</w:t>
      </w:r>
    </w:p>
    <w:p w14:paraId="38EA3489" w14:textId="53B45832" w:rsidR="00C06AC4" w:rsidRDefault="00C06AC4" w:rsidP="00C06AC4">
      <w:pPr>
        <w:ind w:firstLine="360"/>
        <w:rPr>
          <w:lang w:val="ru-RU"/>
        </w:rPr>
      </w:pPr>
      <w:bookmarkStart w:id="144" w:name="OLE_LINK41"/>
      <w:bookmarkStart w:id="145" w:name="OLE_LINK42"/>
      <w:r>
        <w:rPr>
          <w:lang w:val="ru-RU"/>
        </w:rPr>
        <w:t xml:space="preserve">Ноты фа </w:t>
      </w:r>
      <w:r w:rsidRPr="00C06AC4">
        <w:rPr>
          <w:lang w:val="ru-RU"/>
        </w:rPr>
        <w:t>#</w:t>
      </w:r>
      <w:r>
        <w:rPr>
          <w:lang w:val="ru-RU"/>
        </w:rPr>
        <w:t xml:space="preserve"> и соль бекар в предыдущем примере являются мелодическими. Они использ</w:t>
      </w:r>
      <w:r w:rsidR="00B55EEE">
        <w:rPr>
          <w:lang w:val="ru-RU"/>
        </w:rPr>
        <w:t>уются как проходящие и вспомогательные ноты</w:t>
      </w:r>
      <w:r>
        <w:rPr>
          <w:lang w:val="ru-RU"/>
        </w:rPr>
        <w:t xml:space="preserve"> в следующих ситуациях: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6560"/>
      </w:tblGrid>
      <w:tr w:rsidR="00B37E0A" w14:paraId="332EE135" w14:textId="77777777" w:rsidTr="00415595">
        <w:tc>
          <w:tcPr>
            <w:tcW w:w="3119" w:type="dxa"/>
            <w:vAlign w:val="center"/>
          </w:tcPr>
          <w:bookmarkEnd w:id="144"/>
          <w:bookmarkEnd w:id="145"/>
          <w:p w14:paraId="5CD9E9A6" w14:textId="2781ADA7" w:rsidR="00B37E0A" w:rsidRDefault="00B37E0A" w:rsidP="00415595">
            <w:pPr>
              <w:rPr>
                <w:lang w:val="ru-RU"/>
              </w:rPr>
            </w:pPr>
            <w:r>
              <w:rPr>
                <w:lang w:val="ru-RU"/>
              </w:rPr>
              <w:t>Проходящ</w:t>
            </w:r>
            <w:r w:rsidR="006A0679">
              <w:rPr>
                <w:lang w:val="ru-RU"/>
              </w:rPr>
              <w:t>ая</w:t>
            </w:r>
            <w:r>
              <w:rPr>
                <w:lang w:val="ru-RU"/>
              </w:rPr>
              <w:t xml:space="preserve"> нот</w:t>
            </w:r>
            <w:r w:rsidR="006A0679">
              <w:rPr>
                <w:lang w:val="ru-RU"/>
              </w:rPr>
              <w:t>а</w:t>
            </w:r>
            <w:r>
              <w:rPr>
                <w:lang w:val="ru-RU"/>
              </w:rPr>
              <w:t>:</w:t>
            </w:r>
          </w:p>
        </w:tc>
        <w:tc>
          <w:tcPr>
            <w:tcW w:w="6560" w:type="dxa"/>
            <w:vAlign w:val="center"/>
          </w:tcPr>
          <w:p w14:paraId="2EE5710E" w14:textId="3F9BE149" w:rsidR="00B37E0A" w:rsidRDefault="00B37E0A" w:rsidP="009E56FB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A1E754D" wp14:editId="7AD8DCE0">
                  <wp:extent cx="4026996" cy="422275"/>
                  <wp:effectExtent l="0" t="0" r="0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0021" cy="457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E0A" w14:paraId="6132ACE5" w14:textId="77777777" w:rsidTr="00415595">
        <w:tc>
          <w:tcPr>
            <w:tcW w:w="3119" w:type="dxa"/>
            <w:vAlign w:val="center"/>
          </w:tcPr>
          <w:p w14:paraId="2EBADFC9" w14:textId="5B9B7AE8" w:rsidR="00B37E0A" w:rsidRDefault="00415595" w:rsidP="00415595">
            <w:pPr>
              <w:rPr>
                <w:lang w:val="ru-RU"/>
              </w:rPr>
            </w:pPr>
            <w:r>
              <w:rPr>
                <w:lang w:val="ru-RU"/>
              </w:rPr>
              <w:t>Вспомогательная нота</w:t>
            </w:r>
            <w:r w:rsidR="00B37E0A">
              <w:rPr>
                <w:lang w:val="ru-RU"/>
              </w:rPr>
              <w:t xml:space="preserve">: </w:t>
            </w:r>
          </w:p>
        </w:tc>
        <w:tc>
          <w:tcPr>
            <w:tcW w:w="6560" w:type="dxa"/>
            <w:vAlign w:val="center"/>
          </w:tcPr>
          <w:p w14:paraId="5227F018" w14:textId="3EDBE74D" w:rsidR="00B37E0A" w:rsidRDefault="00B37E0A" w:rsidP="009E56FB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54542D3" wp14:editId="531F1354">
                  <wp:extent cx="2152469" cy="407373"/>
                  <wp:effectExtent l="0" t="0" r="635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820" cy="449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287815" w14:textId="1AC5693D" w:rsidR="00C90D7B" w:rsidRDefault="00C90D7B" w:rsidP="00B37E0A">
      <w:pPr>
        <w:rPr>
          <w:lang w:val="ru-RU"/>
        </w:rPr>
      </w:pPr>
    </w:p>
    <w:p w14:paraId="2263198F" w14:textId="4D4F8858" w:rsidR="00B37E0A" w:rsidRPr="003D7F1B" w:rsidRDefault="006444D8" w:rsidP="006444D8">
      <w:pPr>
        <w:pStyle w:val="5"/>
        <w:rPr>
          <w:lang w:val="ru-RU"/>
        </w:rPr>
      </w:pPr>
      <w:r>
        <w:rPr>
          <w:lang w:val="ru-RU"/>
        </w:rPr>
        <w:t xml:space="preserve">Использование гармонических нот </w:t>
      </w:r>
      <w:r>
        <w:t>VI</w:t>
      </w:r>
      <w:r w:rsidRPr="00A12CA7">
        <w:rPr>
          <w:lang w:val="ru-RU"/>
        </w:rPr>
        <w:t xml:space="preserve"># </w:t>
      </w:r>
      <w:r>
        <w:rPr>
          <w:lang w:val="ru-RU"/>
        </w:rPr>
        <w:t xml:space="preserve">и </w:t>
      </w:r>
      <w:r>
        <w:t>VII</w:t>
      </w:r>
    </w:p>
    <w:p w14:paraId="55227F55" w14:textId="13C1F602" w:rsidR="00A12CA7" w:rsidRDefault="00A12CA7" w:rsidP="006A0679">
      <w:pPr>
        <w:pStyle w:val="a7"/>
        <w:numPr>
          <w:ilvl w:val="0"/>
          <w:numId w:val="11"/>
        </w:numPr>
        <w:rPr>
          <w:lang w:val="ru-RU"/>
        </w:rPr>
      </w:pPr>
      <w:bookmarkStart w:id="146" w:name="OLE_LINK106"/>
      <w:bookmarkStart w:id="147" w:name="OLE_LINK107"/>
      <w:bookmarkStart w:id="148" w:name="OLE_LINK108"/>
      <w:commentRangeStart w:id="149"/>
      <w:r>
        <w:rPr>
          <w:lang w:val="ru-RU"/>
        </w:rPr>
        <w:t>Нот</w:t>
      </w:r>
      <w:r w:rsidRPr="00A12CA7">
        <w:rPr>
          <w:lang w:val="ru-RU"/>
        </w:rPr>
        <w:t>а</w:t>
      </w:r>
      <w:r>
        <w:rPr>
          <w:lang w:val="ru-RU"/>
        </w:rPr>
        <w:t xml:space="preserve"> фа </w:t>
      </w:r>
      <w:r w:rsidRPr="00C06AC4">
        <w:rPr>
          <w:lang w:val="ru-RU"/>
        </w:rPr>
        <w:t>#</w:t>
      </w:r>
      <w:commentRangeEnd w:id="149"/>
      <w:r w:rsidR="00115306">
        <w:rPr>
          <w:rStyle w:val="a8"/>
        </w:rPr>
        <w:commentReference w:id="149"/>
      </w:r>
      <w:r>
        <w:rPr>
          <w:lang w:val="ru-RU"/>
        </w:rPr>
        <w:t xml:space="preserve"> может быть </w:t>
      </w:r>
      <w:r w:rsidRPr="00376593">
        <w:rPr>
          <w:lang w:val="ru-RU"/>
        </w:rPr>
        <w:t xml:space="preserve">гармонической </w:t>
      </w:r>
      <w:r w:rsidR="0002705B">
        <w:rPr>
          <w:lang w:val="ru-RU"/>
        </w:rPr>
        <w:t>только</w:t>
      </w:r>
      <w:r w:rsidR="005723AF">
        <w:rPr>
          <w:lang w:val="ru-RU"/>
        </w:rPr>
        <w:t xml:space="preserve"> </w:t>
      </w:r>
      <w:r>
        <w:rPr>
          <w:lang w:val="ru-RU"/>
        </w:rPr>
        <w:t xml:space="preserve">при восходящем </w:t>
      </w:r>
      <w:proofErr w:type="spellStart"/>
      <w:r w:rsidR="006A0679">
        <w:rPr>
          <w:lang w:val="ru-RU"/>
        </w:rPr>
        <w:t>поступенном</w:t>
      </w:r>
      <w:proofErr w:type="spellEnd"/>
      <w:r w:rsidR="006A0679">
        <w:rPr>
          <w:lang w:val="ru-RU"/>
        </w:rPr>
        <w:t xml:space="preserve"> </w:t>
      </w:r>
      <w:commentRangeStart w:id="152"/>
      <w:r>
        <w:rPr>
          <w:lang w:val="ru-RU"/>
        </w:rPr>
        <w:t>движении</w:t>
      </w:r>
      <w:commentRangeEnd w:id="152"/>
      <w:r w:rsidR="00A1620C">
        <w:rPr>
          <w:rStyle w:val="a8"/>
        </w:rPr>
        <w:commentReference w:id="152"/>
      </w:r>
      <w:bookmarkEnd w:id="146"/>
      <w:bookmarkEnd w:id="147"/>
      <w:bookmarkEnd w:id="148"/>
      <w:r>
        <w:rPr>
          <w:lang w:val="ru-RU"/>
        </w:rPr>
        <w:t>:</w:t>
      </w:r>
    </w:p>
    <w:p w14:paraId="25855975" w14:textId="656696C1" w:rsidR="00A12CA7" w:rsidRDefault="006A0679" w:rsidP="006A0679">
      <w:pPr>
        <w:rPr>
          <w:lang w:val="ru-RU"/>
        </w:rPr>
      </w:pPr>
      <w:r>
        <w:rPr>
          <w:noProof/>
        </w:rPr>
        <w:drawing>
          <wp:inline distT="0" distB="0" distL="0" distR="0" wp14:anchorId="2BB252DD" wp14:editId="12C4AB86">
            <wp:extent cx="6152515" cy="749300"/>
            <wp:effectExtent l="114300" t="114300" r="114935" b="1079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4930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F2E8489" w14:textId="448DABCA" w:rsidR="00A12CA7" w:rsidRPr="006A0679" w:rsidRDefault="006A0679" w:rsidP="00EF4B2A">
      <w:pPr>
        <w:pStyle w:val="a7"/>
        <w:numPr>
          <w:ilvl w:val="0"/>
          <w:numId w:val="11"/>
        </w:numPr>
        <w:rPr>
          <w:lang w:val="ru-RU"/>
        </w:rPr>
      </w:pPr>
      <w:bookmarkStart w:id="157" w:name="OLE_LINK109"/>
      <w:bookmarkStart w:id="158" w:name="OLE_LINK110"/>
      <w:r w:rsidRPr="006A0679">
        <w:rPr>
          <w:lang w:val="ru-RU"/>
        </w:rPr>
        <w:t xml:space="preserve">Нота соль бекар может быть </w:t>
      </w:r>
      <w:r w:rsidRPr="00376593">
        <w:rPr>
          <w:lang w:val="ru-RU"/>
        </w:rPr>
        <w:t xml:space="preserve">гармонической </w:t>
      </w:r>
      <w:r w:rsidR="0002705B">
        <w:rPr>
          <w:lang w:val="ru-RU"/>
        </w:rPr>
        <w:t>только</w:t>
      </w:r>
      <w:r w:rsidR="005723AF">
        <w:rPr>
          <w:lang w:val="ru-RU"/>
        </w:rPr>
        <w:t xml:space="preserve"> </w:t>
      </w:r>
      <w:r w:rsidRPr="006A0679">
        <w:rPr>
          <w:lang w:val="ru-RU"/>
        </w:rPr>
        <w:t xml:space="preserve">при нисходящем </w:t>
      </w:r>
      <w:proofErr w:type="spellStart"/>
      <w:r w:rsidRPr="006A0679">
        <w:rPr>
          <w:lang w:val="ru-RU"/>
        </w:rPr>
        <w:t>поступенном</w:t>
      </w:r>
      <w:proofErr w:type="spellEnd"/>
      <w:r w:rsidRPr="006A0679">
        <w:rPr>
          <w:lang w:val="ru-RU"/>
        </w:rPr>
        <w:t xml:space="preserve"> </w:t>
      </w:r>
      <w:commentRangeStart w:id="159"/>
      <w:r w:rsidRPr="006A0679">
        <w:rPr>
          <w:lang w:val="ru-RU"/>
        </w:rPr>
        <w:t>движении</w:t>
      </w:r>
      <w:commentRangeEnd w:id="159"/>
      <w:r w:rsidR="00A1620C">
        <w:rPr>
          <w:rStyle w:val="a8"/>
        </w:rPr>
        <w:commentReference w:id="159"/>
      </w:r>
      <w:bookmarkEnd w:id="157"/>
      <w:bookmarkEnd w:id="158"/>
      <w:r w:rsidRPr="006A0679">
        <w:rPr>
          <w:lang w:val="ru-RU"/>
        </w:rPr>
        <w:t>:</w:t>
      </w:r>
    </w:p>
    <w:p w14:paraId="5DF30804" w14:textId="27901655" w:rsidR="006A0679" w:rsidRDefault="006A0679" w:rsidP="00A12CA7">
      <w:pPr>
        <w:rPr>
          <w:lang w:val="ru-RU"/>
        </w:rPr>
      </w:pPr>
      <w:r>
        <w:rPr>
          <w:noProof/>
        </w:rPr>
        <w:drawing>
          <wp:inline distT="0" distB="0" distL="0" distR="0" wp14:anchorId="3EDE67C6" wp14:editId="5A5FB828">
            <wp:extent cx="6152515" cy="814705"/>
            <wp:effectExtent l="114300" t="114300" r="114935" b="1187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1470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DB57146" w14:textId="5F42288D" w:rsidR="009349EC" w:rsidRDefault="009349EC" w:rsidP="008A3E37">
      <w:pPr>
        <w:ind w:firstLine="360"/>
        <w:rPr>
          <w:lang w:val="ru-RU"/>
        </w:rPr>
      </w:pPr>
      <w:r>
        <w:rPr>
          <w:lang w:val="ru-RU"/>
        </w:rPr>
        <w:lastRenderedPageBreak/>
        <w:t xml:space="preserve">Избегайте удвоения нот </w:t>
      </w:r>
      <w:r w:rsidRPr="008A3E37">
        <w:rPr>
          <w:lang w:val="ru-RU"/>
        </w:rPr>
        <w:t>VI</w:t>
      </w:r>
      <w:r w:rsidRPr="009349EC">
        <w:rPr>
          <w:lang w:val="ru-RU"/>
        </w:rPr>
        <w:t xml:space="preserve"># </w:t>
      </w:r>
      <w:r>
        <w:rPr>
          <w:lang w:val="ru-RU"/>
        </w:rPr>
        <w:t xml:space="preserve">и </w:t>
      </w:r>
      <w:r w:rsidRPr="008A3E37">
        <w:rPr>
          <w:lang w:val="ru-RU"/>
        </w:rPr>
        <w:t>VII.</w:t>
      </w:r>
    </w:p>
    <w:p w14:paraId="081AA588" w14:textId="538274E9" w:rsidR="00A1620C" w:rsidRPr="00DA3E81" w:rsidRDefault="00DA3E81" w:rsidP="00A1620C">
      <w:pPr>
        <w:pStyle w:val="5"/>
      </w:pPr>
      <w:r>
        <w:t>Close positioning of two forms of VI o</w:t>
      </w:r>
      <w:r w:rsidR="00897549">
        <w:t>r VII degree</w:t>
      </w:r>
      <w:r>
        <w:t xml:space="preserve"> in melodic minor</w:t>
      </w:r>
      <w:r w:rsidR="00653B86">
        <w:t xml:space="preserve"> </w:t>
      </w:r>
      <w:r w:rsidR="00653B86">
        <w:rPr>
          <w:noProof/>
        </w:rPr>
        <w:drawing>
          <wp:inline distT="0" distB="0" distL="0" distR="0" wp14:anchorId="4ECBFF0A" wp14:editId="0303F342">
            <wp:extent cx="158750" cy="158750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ok.pn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5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33992" w14:textId="0635CCFB" w:rsidR="00A1620C" w:rsidRPr="009E7F8C" w:rsidRDefault="009E7F8C" w:rsidP="00A1620C">
      <w:pPr>
        <w:pStyle w:val="a7"/>
        <w:numPr>
          <w:ilvl w:val="0"/>
          <w:numId w:val="12"/>
        </w:numPr>
      </w:pPr>
      <w:r>
        <w:t>Altered</w:t>
      </w:r>
      <w:r w:rsidRPr="009E7F8C">
        <w:t xml:space="preserve"> </w:t>
      </w:r>
      <w:r>
        <w:t>and</w:t>
      </w:r>
      <w:r w:rsidRPr="009E7F8C">
        <w:t xml:space="preserve"> </w:t>
      </w:r>
      <w:r>
        <w:t>unaltered</w:t>
      </w:r>
      <w:r w:rsidRPr="009E7F8C">
        <w:t xml:space="preserve"> </w:t>
      </w:r>
      <w:r>
        <w:t>forms</w:t>
      </w:r>
      <w:r w:rsidRPr="009E7F8C">
        <w:t xml:space="preserve"> </w:t>
      </w:r>
      <w:r>
        <w:t>of</w:t>
      </w:r>
      <w:r w:rsidRPr="009E7F8C">
        <w:t xml:space="preserve"> </w:t>
      </w:r>
      <w:r>
        <w:t>the</w:t>
      </w:r>
      <w:r w:rsidRPr="009E7F8C">
        <w:t xml:space="preserve"> </w:t>
      </w:r>
      <w:r>
        <w:t>same</w:t>
      </w:r>
      <w:r w:rsidRPr="009E7F8C">
        <w:t xml:space="preserve"> </w:t>
      </w:r>
      <w:r>
        <w:t>note</w:t>
      </w:r>
      <w:r w:rsidRPr="009E7F8C">
        <w:t xml:space="preserve"> </w:t>
      </w:r>
      <w:r>
        <w:t>(VI or VII degrees in melodic minor) should</w:t>
      </w:r>
      <w:r w:rsidRPr="009E7F8C">
        <w:t xml:space="preserve"> </w:t>
      </w:r>
      <w:r>
        <w:t>not</w:t>
      </w:r>
      <w:r w:rsidRPr="009E7F8C">
        <w:t xml:space="preserve"> </w:t>
      </w:r>
      <w:r>
        <w:t>be</w:t>
      </w:r>
      <w:r w:rsidRPr="009E7F8C">
        <w:t xml:space="preserve"> </w:t>
      </w:r>
      <w:r>
        <w:t>used</w:t>
      </w:r>
      <w:r w:rsidRPr="009E7F8C">
        <w:t xml:space="preserve"> </w:t>
      </w:r>
      <w:r>
        <w:t>in</w:t>
      </w:r>
      <w:r w:rsidRPr="009E7F8C">
        <w:t xml:space="preserve"> </w:t>
      </w:r>
      <w:r>
        <w:t>the</w:t>
      </w:r>
      <w:r w:rsidRPr="009E7F8C">
        <w:t xml:space="preserve"> </w:t>
      </w:r>
      <w:r>
        <w:t>same</w:t>
      </w:r>
      <w:r w:rsidRPr="009E7F8C">
        <w:t xml:space="preserve"> </w:t>
      </w:r>
      <w:r>
        <w:t>voice</w:t>
      </w:r>
      <w:r w:rsidRPr="009E7F8C">
        <w:t xml:space="preserve"> </w:t>
      </w:r>
      <w:r>
        <w:t>close to each other. At</w:t>
      </w:r>
      <w:r w:rsidRPr="009E7F8C">
        <w:t xml:space="preserve"> </w:t>
      </w:r>
      <w:r>
        <w:t>least</w:t>
      </w:r>
      <w:r w:rsidRPr="009E7F8C">
        <w:t xml:space="preserve"> 3 </w:t>
      </w:r>
      <w:r>
        <w:t>other</w:t>
      </w:r>
      <w:r w:rsidRPr="009E7F8C">
        <w:t xml:space="preserve"> </w:t>
      </w:r>
      <w:r>
        <w:t>notes</w:t>
      </w:r>
      <w:r w:rsidRPr="009E7F8C">
        <w:t xml:space="preserve"> </w:t>
      </w:r>
      <w:r>
        <w:t>should</w:t>
      </w:r>
      <w:r w:rsidRPr="009E7F8C">
        <w:t xml:space="preserve"> </w:t>
      </w:r>
      <w:r>
        <w:t>be</w:t>
      </w:r>
      <w:r w:rsidRPr="009E7F8C">
        <w:t xml:space="preserve"> </w:t>
      </w:r>
      <w:r>
        <w:t>placed</w:t>
      </w:r>
      <w:r w:rsidRPr="009E7F8C">
        <w:t xml:space="preserve"> </w:t>
      </w:r>
      <w:r>
        <w:t>between</w:t>
      </w:r>
      <w:r w:rsidRPr="009E7F8C">
        <w:t xml:space="preserve"> </w:t>
      </w:r>
      <w:r>
        <w:t>them</w:t>
      </w:r>
      <w:r w:rsidR="00A1620C" w:rsidRPr="009E7F8C">
        <w:t>:</w:t>
      </w:r>
    </w:p>
    <w:p w14:paraId="3459098A" w14:textId="5BB69462" w:rsidR="00FA3EC3" w:rsidRPr="00FA3EC3" w:rsidRDefault="00FA3EC3" w:rsidP="00FA3EC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667510A" wp14:editId="5D948F62">
            <wp:extent cx="5609524" cy="552381"/>
            <wp:effectExtent l="114300" t="114300" r="106045" b="11493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55238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BF9A171" w14:textId="37275C80" w:rsidR="00FA3EC3" w:rsidRPr="00BA4130" w:rsidRDefault="00BA4130" w:rsidP="00FA3EC3">
      <w:pPr>
        <w:pStyle w:val="a7"/>
        <w:ind w:left="360"/>
      </w:pPr>
      <w:r>
        <w:t>In</w:t>
      </w:r>
      <w:r w:rsidRPr="00BA4130">
        <w:t xml:space="preserve"> </w:t>
      </w:r>
      <w:r>
        <w:t>difficult</w:t>
      </w:r>
      <w:r w:rsidRPr="00BA4130">
        <w:t xml:space="preserve"> </w:t>
      </w:r>
      <w:r>
        <w:t>situations</w:t>
      </w:r>
      <w:r w:rsidRPr="00BA4130">
        <w:t xml:space="preserve"> </w:t>
      </w:r>
      <w:r>
        <w:t>it is acceptable that these</w:t>
      </w:r>
      <w:r w:rsidRPr="00BA4130">
        <w:t xml:space="preserve"> </w:t>
      </w:r>
      <w:r>
        <w:t>notes can become closer</w:t>
      </w:r>
      <w:r w:rsidR="00FA3EC3" w:rsidRPr="00BA4130">
        <w:t>:</w:t>
      </w:r>
    </w:p>
    <w:p w14:paraId="359DB50A" w14:textId="5E494B3C" w:rsidR="00FA3EC3" w:rsidRPr="00FA3EC3" w:rsidRDefault="00FA3EC3" w:rsidP="00FA3EC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CD82C4A" wp14:editId="486D9ACD">
            <wp:extent cx="5590476" cy="609524"/>
            <wp:effectExtent l="114300" t="114300" r="106045" b="11493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90476" cy="6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C082DE9" w14:textId="56551423" w:rsidR="00FA3EC3" w:rsidRPr="00BA4130" w:rsidRDefault="00BA4130" w:rsidP="00BA4130">
      <w:pPr>
        <w:pStyle w:val="a7"/>
        <w:numPr>
          <w:ilvl w:val="0"/>
          <w:numId w:val="12"/>
        </w:numPr>
      </w:pPr>
      <w:commentRangeStart w:id="162"/>
      <w:r>
        <w:t>False</w:t>
      </w:r>
      <w:r w:rsidRPr="00BA4130">
        <w:t xml:space="preserve"> </w:t>
      </w:r>
      <w:r>
        <w:t>chromatic</w:t>
      </w:r>
      <w:r w:rsidRPr="00BA4130">
        <w:t xml:space="preserve"> </w:t>
      </w:r>
      <w:commentRangeEnd w:id="162"/>
      <w:r w:rsidR="00E92DF2">
        <w:rPr>
          <w:rStyle w:val="a8"/>
        </w:rPr>
        <w:commentReference w:id="162"/>
      </w:r>
      <w:r>
        <w:t>relation</w:t>
      </w:r>
      <w:r w:rsidRPr="00BA4130">
        <w:t xml:space="preserve"> </w:t>
      </w:r>
      <w:ins w:id="163" w:author="Rualark Rualark" w:date="2018-10-28T14:10:00Z">
        <w:r>
          <w:t xml:space="preserve">is </w:t>
        </w:r>
      </w:ins>
      <w:ins w:id="164" w:author="Rualark Rualark" w:date="2018-10-28T14:11:00Z">
        <w:r>
          <w:t>a chromatic contradiction</w:t>
        </w:r>
        <w:r w:rsidRPr="00BA4130">
          <w:t xml:space="preserve"> between </w:t>
        </w:r>
      </w:ins>
      <w:ins w:id="165" w:author="Rualark Rualark" w:date="2018-10-28T14:21:00Z">
        <w:r w:rsidR="006C6410">
          <w:t>the altered and the unaltered forms of the same note</w:t>
        </w:r>
      </w:ins>
      <w:ins w:id="166" w:author="Rualark Rualark" w:date="2018-10-28T14:11:00Z">
        <w:r w:rsidRPr="00BA4130">
          <w:t xml:space="preserve"> sounding </w:t>
        </w:r>
        <w:r w:rsidR="006C6410">
          <w:t>simultaneously</w:t>
        </w:r>
        <w:r w:rsidRPr="00BA4130">
          <w:t xml:space="preserve"> (or in close proximity), in two different voices</w:t>
        </w:r>
      </w:ins>
      <w:ins w:id="167" w:author="Rualark Rualark" w:date="2018-10-28T14:19:00Z">
        <w:r w:rsidR="006C6410">
          <w:t>. It</w:t>
        </w:r>
      </w:ins>
      <w:ins w:id="168" w:author="Rualark Rualark" w:date="2018-10-28T14:11:00Z">
        <w:r w:rsidRPr="00BA4130">
          <w:t xml:space="preserve"> </w:t>
        </w:r>
      </w:ins>
      <w:r>
        <w:t>is</w:t>
      </w:r>
      <w:r w:rsidRPr="00BA4130">
        <w:t xml:space="preserve"> </w:t>
      </w:r>
      <w:r>
        <w:t>allowed</w:t>
      </w:r>
      <w:ins w:id="169" w:author="Rualark Rualark" w:date="2018-10-28T14:10:00Z">
        <w:r w:rsidRPr="00BA4130">
          <w:t xml:space="preserve"> </w:t>
        </w:r>
      </w:ins>
      <w:ins w:id="170" w:author="Rualark Rualark" w:date="2018-10-28T14:19:00Z">
        <w:r w:rsidR="006C6410">
          <w:t xml:space="preserve">in close proximity </w:t>
        </w:r>
      </w:ins>
      <w:ins w:id="171" w:author="Rualark Rualark" w:date="2018-10-28T14:10:00Z">
        <w:r>
          <w:t>only</w:t>
        </w:r>
        <w:r w:rsidRPr="00BA4130">
          <w:t xml:space="preserve"> </w:t>
        </w:r>
      </w:ins>
      <w:ins w:id="172" w:author="Rualark Rualark" w:date="2018-10-28T14:31:00Z">
        <w:r w:rsidR="005259C8">
          <w:t xml:space="preserve">when there is another harmony between related notes or </w:t>
        </w:r>
      </w:ins>
      <w:ins w:id="173" w:author="Rualark Rualark" w:date="2018-10-28T14:10:00Z">
        <w:r>
          <w:t>when</w:t>
        </w:r>
        <w:r w:rsidRPr="00BA4130">
          <w:t xml:space="preserve"> </w:t>
        </w:r>
        <w:r>
          <w:t>at least one</w:t>
        </w:r>
        <w:r w:rsidRPr="00BA4130">
          <w:t xml:space="preserve"> </w:t>
        </w:r>
        <w:r>
          <w:t>of</w:t>
        </w:r>
        <w:r w:rsidRPr="00BA4130">
          <w:t xml:space="preserve"> </w:t>
        </w:r>
        <w:r>
          <w:t>the</w:t>
        </w:r>
        <w:r w:rsidRPr="00BA4130">
          <w:t xml:space="preserve"> </w:t>
        </w:r>
      </w:ins>
      <w:ins w:id="174" w:author="Rualark Rualark" w:date="2018-10-28T14:31:00Z">
        <w:r w:rsidR="000E284F">
          <w:t xml:space="preserve">related </w:t>
        </w:r>
      </w:ins>
      <w:ins w:id="175" w:author="Rualark Rualark" w:date="2018-10-28T14:10:00Z">
        <w:r>
          <w:t xml:space="preserve">notes is </w:t>
        </w:r>
      </w:ins>
      <w:ins w:id="176" w:author="Rualark Rualark" w:date="2018-10-28T18:05:00Z">
        <w:r w:rsidR="003156E8">
          <w:t>not a chord tone</w:t>
        </w:r>
      </w:ins>
      <w:r w:rsidR="0075138C" w:rsidRPr="00BA4130">
        <w:t>:</w:t>
      </w:r>
    </w:p>
    <w:p w14:paraId="617B0F1B" w14:textId="439396F0" w:rsidR="0075138C" w:rsidRPr="0075138C" w:rsidRDefault="0075138C" w:rsidP="0075138C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012479D" wp14:editId="0882B8F6">
            <wp:extent cx="6152515" cy="853440"/>
            <wp:effectExtent l="114300" t="114300" r="114935" b="11811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5344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15848C8" w14:textId="711B70F2" w:rsidR="00C125F1" w:rsidRDefault="00C125F1" w:rsidP="0075138C">
      <w:pPr>
        <w:pStyle w:val="a7"/>
        <w:ind w:left="360"/>
        <w:rPr>
          <w:ins w:id="177" w:author="Rualark Rualark" w:date="2018-10-28T14:28:00Z"/>
        </w:rPr>
      </w:pPr>
      <w:ins w:id="178" w:author="Rualark Rualark" w:date="2018-10-28T14:28:00Z">
        <w:r>
          <w:t xml:space="preserve">Starting from </w:t>
        </w:r>
      </w:ins>
      <w:ins w:id="179" w:author="Rualark Rualark" w:date="2018-10-28T14:31:00Z">
        <w:r w:rsidR="00947949">
          <w:t>3 voices, fals</w:t>
        </w:r>
      </w:ins>
      <w:ins w:id="180" w:author="Rualark Rualark" w:date="2018-10-28T14:32:00Z">
        <w:r w:rsidR="00947949">
          <w:t xml:space="preserve">e chromatic relation </w:t>
        </w:r>
      </w:ins>
      <w:ins w:id="181" w:author="Rualark Rualark" w:date="2018-10-28T14:35:00Z">
        <w:r w:rsidR="00947949">
          <w:t xml:space="preserve">of chord tones </w:t>
        </w:r>
      </w:ins>
      <w:ins w:id="182" w:author="Rualark Rualark" w:date="2018-10-28T14:32:00Z">
        <w:r w:rsidR="00947949">
          <w:t xml:space="preserve">is allowed between non-extreme voices, especially when related notes </w:t>
        </w:r>
      </w:ins>
      <w:ins w:id="183" w:author="Rualark Rualark" w:date="2018-10-28T14:34:00Z">
        <w:r w:rsidR="00947949">
          <w:t>are separated in time by other notes.</w:t>
        </w:r>
      </w:ins>
    </w:p>
    <w:p w14:paraId="1959C1F5" w14:textId="5C949DD2" w:rsidR="0075138C" w:rsidRPr="00E92DF2" w:rsidRDefault="00E92DF2" w:rsidP="0075138C">
      <w:pPr>
        <w:pStyle w:val="a7"/>
        <w:ind w:left="360"/>
      </w:pPr>
      <w:r>
        <w:t>Simultaneous false</w:t>
      </w:r>
      <w:r w:rsidRPr="006C6410">
        <w:t xml:space="preserve"> </w:t>
      </w:r>
      <w:r>
        <w:t>chromatic</w:t>
      </w:r>
      <w:r w:rsidRPr="006C6410">
        <w:t xml:space="preserve"> </w:t>
      </w:r>
      <w:r>
        <w:t>relation</w:t>
      </w:r>
      <w:r w:rsidRPr="006C6410">
        <w:t xml:space="preserve"> </w:t>
      </w:r>
      <w:r>
        <w:t>is</w:t>
      </w:r>
      <w:r w:rsidRPr="006C6410">
        <w:t xml:space="preserve"> </w:t>
      </w:r>
      <w:r>
        <w:t>acceptable</w:t>
      </w:r>
      <w:r w:rsidRPr="006C6410">
        <w:t xml:space="preserve"> </w:t>
      </w:r>
      <w:r>
        <w:t>only</w:t>
      </w:r>
      <w:r w:rsidRPr="006C6410">
        <w:t xml:space="preserve"> </w:t>
      </w:r>
      <w:r>
        <w:t>when</w:t>
      </w:r>
      <w:r w:rsidRPr="006C6410">
        <w:t xml:space="preserve"> </w:t>
      </w:r>
      <w:r w:rsidR="00DC16EC">
        <w:t>related</w:t>
      </w:r>
      <w:r w:rsidRPr="006C6410">
        <w:t xml:space="preserve"> </w:t>
      </w:r>
      <w:r>
        <w:t>notes</w:t>
      </w:r>
      <w:r w:rsidRPr="006C6410">
        <w:t xml:space="preserve"> </w:t>
      </w:r>
      <w:r>
        <w:t>do</w:t>
      </w:r>
      <w:r w:rsidRPr="006C6410">
        <w:t xml:space="preserve"> </w:t>
      </w:r>
      <w:r>
        <w:t>not</w:t>
      </w:r>
      <w:r w:rsidRPr="006C6410">
        <w:t xml:space="preserve"> </w:t>
      </w:r>
      <w:r>
        <w:t>start</w:t>
      </w:r>
      <w:r w:rsidRPr="006C6410">
        <w:t xml:space="preserve"> </w:t>
      </w:r>
      <w:r w:rsidR="005259C8">
        <w:t>on</w:t>
      </w:r>
      <w:r w:rsidRPr="006C6410">
        <w:t xml:space="preserve"> </w:t>
      </w:r>
      <w:r>
        <w:t>the</w:t>
      </w:r>
      <w:r w:rsidRPr="006C6410">
        <w:t xml:space="preserve"> </w:t>
      </w:r>
      <w:r>
        <w:t>same</w:t>
      </w:r>
      <w:r w:rsidRPr="006C6410">
        <w:t xml:space="preserve"> </w:t>
      </w:r>
      <w:r>
        <w:t>beat</w:t>
      </w:r>
      <w:ins w:id="184" w:author="Rualark Rualark" w:date="2018-10-28T18:04:00Z">
        <w:r w:rsidR="0036550C">
          <w:t xml:space="preserve">. In such case at least one of </w:t>
        </w:r>
      </w:ins>
      <w:ins w:id="185" w:author="Rualark Rualark" w:date="2018-10-28T18:02:00Z">
        <w:r w:rsidR="0096197D">
          <w:t xml:space="preserve">the </w:t>
        </w:r>
        <w:r w:rsidR="007A2FD5">
          <w:t xml:space="preserve">related </w:t>
        </w:r>
        <w:r w:rsidR="0096197D">
          <w:t xml:space="preserve">notes is </w:t>
        </w:r>
      </w:ins>
      <w:ins w:id="186" w:author="Rualark Rualark" w:date="2018-10-28T18:04:00Z">
        <w:r w:rsidR="0036550C">
          <w:t xml:space="preserve">always </w:t>
        </w:r>
      </w:ins>
      <w:ins w:id="187" w:author="Rualark Rualark" w:date="2018-10-28T18:05:00Z">
        <w:r w:rsidR="003156E8">
          <w:t>not a chord tone</w:t>
        </w:r>
      </w:ins>
      <w:r w:rsidR="004C07CE" w:rsidRPr="00E92DF2">
        <w:t>:</w:t>
      </w:r>
    </w:p>
    <w:p w14:paraId="5A0C6673" w14:textId="7719CA36" w:rsidR="0075138C" w:rsidRPr="0075138C" w:rsidRDefault="0075138C" w:rsidP="00A73C7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36F64EA" wp14:editId="05D03122">
            <wp:extent cx="3100930" cy="1067435"/>
            <wp:effectExtent l="114300" t="114300" r="118745" b="11366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153797" cy="1085633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B0C7AFF" w14:textId="77777777" w:rsidR="00530FD5" w:rsidRDefault="00530FD5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>
        <w:br w:type="page"/>
      </w:r>
    </w:p>
    <w:p w14:paraId="5B9F76F2" w14:textId="18B416B5" w:rsidR="00A1620C" w:rsidRDefault="00530FD5" w:rsidP="00530FD5">
      <w:pPr>
        <w:pStyle w:val="3"/>
      </w:pPr>
      <w:bookmarkStart w:id="188" w:name="_Toc513984262"/>
      <w:r>
        <w:lastRenderedPageBreak/>
        <w:t>Гармонические правила</w:t>
      </w:r>
      <w:bookmarkEnd w:id="188"/>
    </w:p>
    <w:p w14:paraId="02D93B46" w14:textId="482026D8" w:rsidR="00581E0E" w:rsidRDefault="00581E0E" w:rsidP="00581E0E">
      <w:pPr>
        <w:ind w:firstLine="360"/>
        <w:rPr>
          <w:lang w:val="ru-RU"/>
        </w:rPr>
      </w:pPr>
      <w:bookmarkStart w:id="189" w:name="OLE_LINK45"/>
      <w:bookmarkStart w:id="190" w:name="OLE_LINK46"/>
      <w:r>
        <w:rPr>
          <w:lang w:val="ru-RU"/>
        </w:rPr>
        <w:t>Для того, чтобы звук контрапунктного ансамбля был хорошим, важно, чтобы движение голосов, рассматриваемых парами, строго контролировалось</w:t>
      </w:r>
      <w:r w:rsidR="00E7485B">
        <w:rPr>
          <w:rStyle w:val="a5"/>
          <w:lang w:val="ru-RU"/>
        </w:rPr>
        <w:footnoteReference w:id="11"/>
      </w:r>
      <w:r>
        <w:rPr>
          <w:lang w:val="ru-RU"/>
        </w:rPr>
        <w:t>. Ниже приведены правила, действующие для любых двух голосов, выделенных в полифонии. Затем, в конце главы приведены некоторые правила, касающиеся аккордов, применяющихся в контрапункте.</w:t>
      </w:r>
    </w:p>
    <w:bookmarkEnd w:id="189"/>
    <w:bookmarkEnd w:id="190"/>
    <w:p w14:paraId="79DAA174" w14:textId="4BB49231" w:rsidR="002E4F96" w:rsidRDefault="002E4F96" w:rsidP="002E4F96">
      <w:pPr>
        <w:pStyle w:val="5"/>
        <w:rPr>
          <w:lang w:val="ru-RU"/>
        </w:rPr>
      </w:pPr>
      <w:r>
        <w:rPr>
          <w:lang w:val="ru-RU"/>
        </w:rPr>
        <w:t>Противоположное движение</w:t>
      </w:r>
      <w:r w:rsidR="002B74D8">
        <w:rPr>
          <w:lang w:val="ru-RU"/>
        </w:rPr>
        <w:t xml:space="preserve"> голосов</w:t>
      </w:r>
    </w:p>
    <w:p w14:paraId="4FD7EA54" w14:textId="40402E6A" w:rsidR="005616A7" w:rsidRDefault="002E4F96" w:rsidP="00630CA6">
      <w:pPr>
        <w:ind w:firstLine="360"/>
        <w:rPr>
          <w:lang w:val="ru-RU"/>
        </w:rPr>
      </w:pPr>
      <w:r w:rsidRPr="002E4F96">
        <w:rPr>
          <w:lang w:val="ru-RU"/>
        </w:rPr>
        <w:t xml:space="preserve">Противоположное движение </w:t>
      </w:r>
      <w:r>
        <w:rPr>
          <w:lang w:val="ru-RU"/>
        </w:rPr>
        <w:t xml:space="preserve">голосов </w:t>
      </w:r>
      <w:r w:rsidRPr="002E4F96">
        <w:rPr>
          <w:lang w:val="ru-RU"/>
        </w:rPr>
        <w:t>должно использоваться как можно чаще, о</w:t>
      </w:r>
      <w:r>
        <w:rPr>
          <w:lang w:val="ru-RU"/>
        </w:rPr>
        <w:t>собенно между крайними голосами.</w:t>
      </w:r>
    </w:p>
    <w:p w14:paraId="79417052" w14:textId="4E41EC18" w:rsidR="00630CA6" w:rsidRDefault="00630CA6" w:rsidP="00630CA6">
      <w:pPr>
        <w:ind w:firstLine="360"/>
        <w:rPr>
          <w:lang w:val="ru-RU"/>
        </w:rPr>
      </w:pPr>
      <w:bookmarkStart w:id="191" w:name="OLE_LINK51"/>
      <w:bookmarkStart w:id="192" w:name="OLE_LINK52"/>
      <w:r>
        <w:rPr>
          <w:lang w:val="ru-RU"/>
        </w:rPr>
        <w:t>Вместе с поступенным движением, противоположное движение составля</w:t>
      </w:r>
      <w:r w:rsidR="00C100E3">
        <w:rPr>
          <w:lang w:val="ru-RU"/>
        </w:rPr>
        <w:t>ет саму суть контрапункта. С</w:t>
      </w:r>
      <w:r>
        <w:rPr>
          <w:lang w:val="ru-RU"/>
        </w:rPr>
        <w:t xml:space="preserve">оединения нот, образующиеся при противоположном и </w:t>
      </w:r>
      <w:proofErr w:type="spellStart"/>
      <w:r>
        <w:rPr>
          <w:lang w:val="ru-RU"/>
        </w:rPr>
        <w:t>поступенном</w:t>
      </w:r>
      <w:proofErr w:type="spellEnd"/>
      <w:r>
        <w:rPr>
          <w:lang w:val="ru-RU"/>
        </w:rPr>
        <w:t xml:space="preserve"> движении, прекрасно звучат.</w:t>
      </w:r>
    </w:p>
    <w:p w14:paraId="520B245E" w14:textId="19509FD2" w:rsidR="00C574EC" w:rsidRDefault="00A0632E" w:rsidP="0017171E">
      <w:pPr>
        <w:pStyle w:val="5"/>
        <w:rPr>
          <w:lang w:val="ru-RU"/>
        </w:rPr>
      </w:pPr>
      <w:bookmarkStart w:id="193" w:name="OLE_LINK49"/>
      <w:bookmarkStart w:id="194" w:name="OLE_LINK50"/>
      <w:bookmarkEnd w:id="191"/>
      <w:bookmarkEnd w:id="192"/>
      <w:r>
        <w:rPr>
          <w:lang w:val="ru-RU"/>
        </w:rPr>
        <w:t>Косвенное</w:t>
      </w:r>
      <w:r w:rsidR="0017171E">
        <w:rPr>
          <w:lang w:val="ru-RU"/>
        </w:rPr>
        <w:t xml:space="preserve"> движение</w:t>
      </w:r>
    </w:p>
    <w:p w14:paraId="35F8E84A" w14:textId="4D8060B1" w:rsidR="0017171E" w:rsidRDefault="00A0632E" w:rsidP="0017171E">
      <w:pPr>
        <w:ind w:firstLine="360"/>
        <w:rPr>
          <w:lang w:val="ru-RU"/>
        </w:rPr>
      </w:pPr>
      <w:r>
        <w:rPr>
          <w:lang w:val="ru-RU"/>
        </w:rPr>
        <w:t>Косвенное</w:t>
      </w:r>
      <w:r w:rsidR="0017171E">
        <w:rPr>
          <w:lang w:val="ru-RU"/>
        </w:rPr>
        <w:t xml:space="preserve"> движение также прекрасно звучит.</w:t>
      </w:r>
    </w:p>
    <w:p w14:paraId="043159D7" w14:textId="346E2ED4" w:rsidR="0017171E" w:rsidRDefault="0017171E" w:rsidP="0017171E">
      <w:pPr>
        <w:ind w:firstLine="360"/>
        <w:rPr>
          <w:lang w:val="ru-RU"/>
        </w:rPr>
      </w:pPr>
      <w:r>
        <w:rPr>
          <w:lang w:val="ru-RU"/>
        </w:rPr>
        <w:t xml:space="preserve">Только </w:t>
      </w:r>
      <w:r w:rsidR="00A0632E">
        <w:rPr>
          <w:lang w:val="ru-RU"/>
        </w:rPr>
        <w:t>косвенное</w:t>
      </w:r>
      <w:r w:rsidR="0034144D">
        <w:rPr>
          <w:lang w:val="ru-RU"/>
        </w:rPr>
        <w:t xml:space="preserve"> </w:t>
      </w:r>
      <w:r>
        <w:rPr>
          <w:lang w:val="ru-RU"/>
        </w:rPr>
        <w:t xml:space="preserve">движение в унисон </w:t>
      </w:r>
      <w:r w:rsidR="0034144D">
        <w:rPr>
          <w:lang w:val="ru-RU"/>
        </w:rPr>
        <w:t xml:space="preserve">разрешено не во всех случаях (см. </w:t>
      </w:r>
      <w:bookmarkStart w:id="195" w:name="OLE_LINK290"/>
      <w:bookmarkStart w:id="196" w:name="OLE_LINK291"/>
      <w:r w:rsidR="0034144D">
        <w:rPr>
          <w:lang w:val="ru-RU"/>
        </w:rPr>
        <w:t>§ 53</w:t>
      </w:r>
      <w:bookmarkEnd w:id="195"/>
      <w:bookmarkEnd w:id="196"/>
      <w:r w:rsidR="0034144D">
        <w:rPr>
          <w:lang w:val="ru-RU"/>
        </w:rPr>
        <w:t>).</w:t>
      </w:r>
      <w:bookmarkEnd w:id="193"/>
      <w:bookmarkEnd w:id="194"/>
    </w:p>
    <w:p w14:paraId="0102EA1E" w14:textId="0E59D6DD" w:rsidR="007E77CF" w:rsidRDefault="007E77CF" w:rsidP="007E77CF">
      <w:pPr>
        <w:pStyle w:val="5"/>
        <w:rPr>
          <w:lang w:val="ru-RU"/>
        </w:rPr>
      </w:pPr>
      <w:r>
        <w:rPr>
          <w:lang w:val="ru-RU"/>
        </w:rPr>
        <w:t>Прямое движение</w:t>
      </w:r>
    </w:p>
    <w:p w14:paraId="67DC392B" w14:textId="4C6936F3" w:rsidR="007E77CF" w:rsidRDefault="007E77CF" w:rsidP="007E77CF">
      <w:pPr>
        <w:ind w:firstLine="360"/>
        <w:rPr>
          <w:lang w:val="ru-RU"/>
        </w:rPr>
      </w:pPr>
      <w:r>
        <w:rPr>
          <w:lang w:val="ru-RU"/>
        </w:rPr>
        <w:t>Прямое движение обычно нежелательно</w:t>
      </w:r>
      <w:r w:rsidR="00171B9D">
        <w:rPr>
          <w:lang w:val="ru-RU"/>
        </w:rPr>
        <w:t>, его необходимо использовать как можно реже.</w:t>
      </w:r>
    </w:p>
    <w:p w14:paraId="068A1046" w14:textId="49381584" w:rsidR="007E77CF" w:rsidRDefault="00171B9D" w:rsidP="007E77CF">
      <w:pPr>
        <w:ind w:firstLine="360"/>
        <w:rPr>
          <w:lang w:val="ru-RU"/>
        </w:rPr>
      </w:pPr>
      <w:r>
        <w:rPr>
          <w:lang w:val="ru-RU"/>
        </w:rPr>
        <w:t>Его использование регулируется ограничениями, описанными ниже.</w:t>
      </w:r>
    </w:p>
    <w:p w14:paraId="079E4C63" w14:textId="77A1D380" w:rsidR="00B719C5" w:rsidRDefault="00B719C5" w:rsidP="00B719C5">
      <w:pPr>
        <w:pStyle w:val="5"/>
        <w:rPr>
          <w:lang w:val="ru-RU"/>
        </w:rPr>
      </w:pPr>
      <w:r>
        <w:rPr>
          <w:lang w:val="ru-RU"/>
        </w:rPr>
        <w:t>Последовательные терции, кварты, сексты</w:t>
      </w:r>
    </w:p>
    <w:p w14:paraId="23BCFA1C" w14:textId="0966B63B" w:rsidR="00B719C5" w:rsidRDefault="00B719C5" w:rsidP="00B719C5">
      <w:pPr>
        <w:ind w:firstLine="360"/>
        <w:rPr>
          <w:lang w:val="ru-RU"/>
        </w:rPr>
      </w:pPr>
      <w:commentRangeStart w:id="197"/>
      <w:r>
        <w:rPr>
          <w:lang w:val="ru-RU"/>
        </w:rPr>
        <w:t>Не используйте больше трех последовательных терций, кварт или секст одной длительности</w:t>
      </w:r>
      <w:r w:rsidR="00F40DCB">
        <w:rPr>
          <w:lang w:val="ru-RU"/>
        </w:rPr>
        <w:t xml:space="preserve"> (параллельное движение</w:t>
      </w:r>
      <w:commentRangeEnd w:id="197"/>
      <w:r w:rsidR="001622F0">
        <w:rPr>
          <w:rStyle w:val="a8"/>
        </w:rPr>
        <w:commentReference w:id="197"/>
      </w:r>
      <w:r w:rsidR="00F40DCB">
        <w:rPr>
          <w:lang w:val="ru-RU"/>
        </w:rPr>
        <w:t>)</w:t>
      </w:r>
      <w:r w:rsidR="00544966">
        <w:rPr>
          <w:rStyle w:val="a5"/>
          <w:lang w:val="ru-RU"/>
        </w:rPr>
        <w:footnoteReference w:id="12"/>
      </w:r>
      <w:r>
        <w:rPr>
          <w:lang w:val="ru-RU"/>
        </w:rPr>
        <w:t>.</w:t>
      </w:r>
    </w:p>
    <w:p w14:paraId="2B081CFC" w14:textId="69BB6D70" w:rsidR="007E77CF" w:rsidRDefault="004335B6" w:rsidP="0017171E">
      <w:pPr>
        <w:ind w:firstLine="360"/>
        <w:rPr>
          <w:lang w:val="ru-RU"/>
        </w:rPr>
      </w:pPr>
      <w:commentRangeStart w:id="198"/>
      <w:r>
        <w:rPr>
          <w:lang w:val="ru-RU"/>
        </w:rPr>
        <w:t xml:space="preserve">Не пишите три </w:t>
      </w:r>
      <w:commentRangeStart w:id="199"/>
      <w:r>
        <w:rPr>
          <w:lang w:val="ru-RU"/>
        </w:rPr>
        <w:t xml:space="preserve">секстаккорда </w:t>
      </w:r>
      <w:commentRangeEnd w:id="199"/>
      <w:r w:rsidR="0014772F">
        <w:rPr>
          <w:rStyle w:val="a8"/>
        </w:rPr>
        <w:commentReference w:id="199"/>
      </w:r>
      <w:r>
        <w:rPr>
          <w:lang w:val="ru-RU"/>
        </w:rPr>
        <w:t>подряд целыми нотами, если все голоса двигаются прям</w:t>
      </w:r>
      <w:r w:rsidR="0014772F">
        <w:rPr>
          <w:lang w:val="ru-RU"/>
        </w:rPr>
        <w:t>о</w:t>
      </w:r>
      <w:commentRangeEnd w:id="198"/>
      <w:r w:rsidR="004E5B5E">
        <w:rPr>
          <w:rStyle w:val="a8"/>
        </w:rPr>
        <w:commentReference w:id="198"/>
      </w:r>
      <w:r w:rsidR="0014772F">
        <w:rPr>
          <w:rStyle w:val="a5"/>
          <w:lang w:val="ru-RU"/>
        </w:rPr>
        <w:footnoteReference w:id="13"/>
      </w:r>
      <w:r>
        <w:rPr>
          <w:lang w:val="ru-RU"/>
        </w:rPr>
        <w:t>:</w:t>
      </w:r>
    </w:p>
    <w:p w14:paraId="115D7216" w14:textId="46074E9D" w:rsidR="004335B6" w:rsidRDefault="004335B6" w:rsidP="004335B6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15FB8F9" wp14:editId="00ACE783">
            <wp:extent cx="2309446" cy="574651"/>
            <wp:effectExtent l="114300" t="114300" r="110490" b="11176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380314" cy="59228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CC9D857" w14:textId="19CD7ACC" w:rsidR="004335B6" w:rsidRDefault="007C54AD" w:rsidP="0017171E">
      <w:pPr>
        <w:ind w:firstLine="360"/>
        <w:rPr>
          <w:lang w:val="ru-RU"/>
        </w:rPr>
      </w:pPr>
      <w:bookmarkStart w:id="200" w:name="OLE_LINK53"/>
      <w:bookmarkStart w:id="201" w:name="OLE_LINK54"/>
      <w:bookmarkStart w:id="202" w:name="OLE_LINK55"/>
      <w:r>
        <w:rPr>
          <w:lang w:val="ru-RU"/>
        </w:rPr>
        <w:t xml:space="preserve">В четвертом разряде последовательные терции, кварты и сексты, образующиеся </w:t>
      </w:r>
      <w:commentRangeStart w:id="203"/>
      <w:r>
        <w:rPr>
          <w:lang w:val="ru-RU"/>
        </w:rPr>
        <w:t>в результате синкопы, допускаются без ограничений</w:t>
      </w:r>
      <w:commentRangeEnd w:id="203"/>
      <w:r w:rsidR="004E5B5E">
        <w:rPr>
          <w:rStyle w:val="a8"/>
        </w:rPr>
        <w:commentReference w:id="203"/>
      </w:r>
      <w:r>
        <w:rPr>
          <w:lang w:val="ru-RU"/>
        </w:rPr>
        <w:t>.</w:t>
      </w:r>
    </w:p>
    <w:bookmarkEnd w:id="200"/>
    <w:bookmarkEnd w:id="201"/>
    <w:bookmarkEnd w:id="202"/>
    <w:p w14:paraId="7AEC9196" w14:textId="13F0E848" w:rsidR="00052780" w:rsidRDefault="00052780" w:rsidP="00052780">
      <w:pPr>
        <w:pStyle w:val="5"/>
        <w:rPr>
          <w:lang w:val="ru-RU"/>
        </w:rPr>
      </w:pPr>
      <w:r>
        <w:rPr>
          <w:lang w:val="ru-RU"/>
        </w:rPr>
        <w:t xml:space="preserve">Прямое движение </w:t>
      </w:r>
      <w:r w:rsidRPr="00D56319">
        <w:rPr>
          <w:lang w:val="ru-RU"/>
        </w:rPr>
        <w:t>в</w:t>
      </w:r>
      <w:r>
        <w:rPr>
          <w:lang w:val="ru-RU"/>
        </w:rPr>
        <w:t xml:space="preserve"> терцию, кварту, сексту</w:t>
      </w:r>
    </w:p>
    <w:p w14:paraId="5B7FCD11" w14:textId="432310C4" w:rsidR="00052780" w:rsidRDefault="00052780" w:rsidP="00052780">
      <w:pPr>
        <w:ind w:firstLine="360"/>
        <w:rPr>
          <w:lang w:val="ru-RU"/>
        </w:rPr>
      </w:pPr>
      <w:r>
        <w:rPr>
          <w:lang w:val="ru-RU"/>
        </w:rPr>
        <w:t>Разрешено.</w:t>
      </w:r>
    </w:p>
    <w:p w14:paraId="3346F9FC" w14:textId="4184E535" w:rsidR="00052780" w:rsidRDefault="00C60C8C" w:rsidP="00C60C8C">
      <w:pPr>
        <w:pStyle w:val="5"/>
        <w:rPr>
          <w:lang w:val="ru-RU"/>
        </w:rPr>
      </w:pPr>
      <w:r>
        <w:rPr>
          <w:lang w:val="ru-RU"/>
        </w:rPr>
        <w:t>Последовательные квинты и октавы</w:t>
      </w:r>
    </w:p>
    <w:p w14:paraId="698CDC9A" w14:textId="779C8FDA" w:rsidR="00C60C8C" w:rsidRDefault="00C60C8C" w:rsidP="00C60C8C">
      <w:pPr>
        <w:ind w:firstLine="360"/>
        <w:rPr>
          <w:lang w:val="ru-RU"/>
        </w:rPr>
      </w:pPr>
      <w:r>
        <w:rPr>
          <w:lang w:val="ru-RU"/>
        </w:rPr>
        <w:t xml:space="preserve">Запрещается писать две последовательные квинты или октавы, даже </w:t>
      </w:r>
      <w:r w:rsidR="004E192D">
        <w:rPr>
          <w:lang w:val="ru-RU"/>
        </w:rPr>
        <w:t xml:space="preserve">в </w:t>
      </w:r>
      <w:r>
        <w:rPr>
          <w:lang w:val="ru-RU"/>
        </w:rPr>
        <w:t>противоположн</w:t>
      </w:r>
      <w:r w:rsidR="004E192D">
        <w:rPr>
          <w:lang w:val="ru-RU"/>
        </w:rPr>
        <w:t>о</w:t>
      </w:r>
      <w:r>
        <w:rPr>
          <w:lang w:val="ru-RU"/>
        </w:rPr>
        <w:t>м движени</w:t>
      </w:r>
      <w:r w:rsidR="004E192D">
        <w:rPr>
          <w:lang w:val="ru-RU"/>
        </w:rPr>
        <w:t>и</w:t>
      </w:r>
      <w:r w:rsidR="00641E97">
        <w:rPr>
          <w:lang w:val="ru-RU"/>
        </w:rPr>
        <w:t>:</w:t>
      </w:r>
    </w:p>
    <w:p w14:paraId="4C4792A2" w14:textId="7CBD0473" w:rsidR="00641E97" w:rsidRDefault="00641E97" w:rsidP="00641E9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A60B05A" wp14:editId="0DAFBFE7">
            <wp:extent cx="6152515" cy="1076325"/>
            <wp:effectExtent l="114300" t="114300" r="114935" b="1238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7632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F407A31" w14:textId="3E587BEC" w:rsidR="00641E97" w:rsidRDefault="00641E97" w:rsidP="00C60C8C">
      <w:pPr>
        <w:ind w:firstLine="360"/>
        <w:rPr>
          <w:lang w:val="ru-RU"/>
        </w:rPr>
      </w:pPr>
      <w:bookmarkStart w:id="204" w:name="OLE_LINK56"/>
      <w:bookmarkStart w:id="205" w:name="OLE_LINK57"/>
      <w:r>
        <w:rPr>
          <w:lang w:val="ru-RU"/>
        </w:rPr>
        <w:t>Унисон приравнивается к октаве. Запрещено писать два последовательных унисона или последовательные</w:t>
      </w:r>
      <w:r w:rsidR="002E1AEF">
        <w:rPr>
          <w:lang w:val="ru-RU"/>
        </w:rPr>
        <w:t xml:space="preserve"> унисон и октаву (</w:t>
      </w:r>
      <w:r w:rsidR="00F62DFC">
        <w:rPr>
          <w:lang w:val="ru-RU"/>
        </w:rPr>
        <w:t>или октаву и унисон</w:t>
      </w:r>
      <w:r w:rsidR="002E1AEF">
        <w:rPr>
          <w:lang w:val="ru-RU"/>
        </w:rPr>
        <w:t>):</w:t>
      </w:r>
    </w:p>
    <w:bookmarkEnd w:id="204"/>
    <w:bookmarkEnd w:id="205"/>
    <w:p w14:paraId="441199BC" w14:textId="2B0D2D21" w:rsidR="002E1AEF" w:rsidRDefault="002E1AEF" w:rsidP="002E1AE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38912C5" wp14:editId="5C47674A">
            <wp:extent cx="5392615" cy="544326"/>
            <wp:effectExtent l="114300" t="114300" r="113030" b="12255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60782" cy="5713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A70DAE5" w14:textId="05CC0346" w:rsidR="002E1AEF" w:rsidRDefault="002E1AEF" w:rsidP="00C60C8C">
      <w:pPr>
        <w:ind w:firstLine="360"/>
        <w:rPr>
          <w:lang w:val="ru-RU"/>
        </w:rPr>
      </w:pPr>
      <w:r w:rsidRPr="005A6B8A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34B8B6A3" w14:textId="6673C74A" w:rsidR="002E1AEF" w:rsidRDefault="002E1AEF" w:rsidP="002E1AEF">
      <w:pPr>
        <w:ind w:firstLine="360"/>
        <w:rPr>
          <w:lang w:val="ru-RU"/>
        </w:rPr>
      </w:pPr>
      <w:bookmarkStart w:id="206" w:name="OLE_LINK160"/>
      <w:bookmarkStart w:id="207" w:name="OLE_LINK161"/>
      <w:r>
        <w:rPr>
          <w:lang w:val="ru-RU"/>
        </w:rPr>
        <w:t>Начиная с 6 голосов, разрешены квинты и октавы в противоположном движении между внутренними голосами (внешние голоса – это самый верхний и самый нижний голос).</w:t>
      </w:r>
    </w:p>
    <w:p w14:paraId="03455828" w14:textId="5361022C" w:rsidR="00D728EA" w:rsidRDefault="008A2FCE" w:rsidP="002E1AEF">
      <w:pPr>
        <w:ind w:firstLine="360"/>
        <w:rPr>
          <w:lang w:val="ru-RU"/>
        </w:rPr>
      </w:pPr>
      <w:bookmarkStart w:id="208" w:name="OLE_LINK58"/>
      <w:bookmarkStart w:id="209" w:name="OLE_LINK59"/>
      <w:r>
        <w:rPr>
          <w:lang w:val="ru-RU"/>
        </w:rPr>
        <w:t>Нач</w:t>
      </w:r>
      <w:r w:rsidR="00BF6666">
        <w:rPr>
          <w:lang w:val="ru-RU"/>
        </w:rPr>
        <w:t>и</w:t>
      </w:r>
      <w:r>
        <w:rPr>
          <w:lang w:val="ru-RU"/>
        </w:rPr>
        <w:t>ная с 7 голосов, разрешены квинты и октавы в противоположном движении между любыми голосами.</w:t>
      </w:r>
    </w:p>
    <w:p w14:paraId="1EEC5537" w14:textId="0AD0AD23" w:rsidR="004C2984" w:rsidRDefault="00394B65" w:rsidP="00394B65">
      <w:pPr>
        <w:ind w:firstLine="360"/>
        <w:rPr>
          <w:lang w:val="ru-RU"/>
        </w:rPr>
      </w:pPr>
      <w:bookmarkStart w:id="210" w:name="OLE_LINK60"/>
      <w:bookmarkStart w:id="211" w:name="OLE_LINK61"/>
      <w:bookmarkEnd w:id="208"/>
      <w:bookmarkEnd w:id="209"/>
      <w:r>
        <w:rPr>
          <w:lang w:val="ru-RU"/>
        </w:rPr>
        <w:t xml:space="preserve">Правила выше применимы к чистым квинтам. </w:t>
      </w:r>
      <w:commentRangeStart w:id="212"/>
      <w:r>
        <w:rPr>
          <w:lang w:val="ru-RU"/>
        </w:rPr>
        <w:t xml:space="preserve">Начиная с 3 голосов, разрешена </w:t>
      </w:r>
      <w:r w:rsidR="00F25FD1" w:rsidRPr="00F25FD1">
        <w:rPr>
          <w:lang w:val="ru-RU"/>
        </w:rPr>
        <w:t>уменьшенная</w:t>
      </w:r>
      <w:r>
        <w:rPr>
          <w:lang w:val="ru-RU"/>
        </w:rPr>
        <w:t xml:space="preserve"> квинта сразу после </w:t>
      </w:r>
      <w:r w:rsidR="00F25FD1" w:rsidRPr="00F25FD1">
        <w:rPr>
          <w:lang w:val="ru-RU"/>
        </w:rPr>
        <w:t>чистой</w:t>
      </w:r>
      <w:r>
        <w:rPr>
          <w:lang w:val="ru-RU"/>
        </w:rPr>
        <w:t xml:space="preserve"> квинты.</w:t>
      </w:r>
      <w:r w:rsidR="008D38BD">
        <w:rPr>
          <w:lang w:val="ru-RU"/>
        </w:rPr>
        <w:t xml:space="preserve"> </w:t>
      </w:r>
      <w:bookmarkEnd w:id="206"/>
      <w:bookmarkEnd w:id="207"/>
      <w:r w:rsidR="004C2984">
        <w:rPr>
          <w:lang w:val="ru-RU"/>
        </w:rPr>
        <w:t xml:space="preserve">Обратное, то есть </w:t>
      </w:r>
      <w:r w:rsidR="00F25FD1" w:rsidRPr="00F25FD1">
        <w:rPr>
          <w:lang w:val="ru-RU"/>
        </w:rPr>
        <w:t>чистая</w:t>
      </w:r>
      <w:r w:rsidR="004C2984">
        <w:rPr>
          <w:lang w:val="ru-RU"/>
        </w:rPr>
        <w:t xml:space="preserve"> квинта сразу после </w:t>
      </w:r>
      <w:r w:rsidR="00F25FD1" w:rsidRPr="00F25FD1">
        <w:rPr>
          <w:lang w:val="ru-RU"/>
        </w:rPr>
        <w:t>уменьшенной</w:t>
      </w:r>
      <w:r w:rsidR="004C2984">
        <w:rPr>
          <w:lang w:val="ru-RU"/>
        </w:rPr>
        <w:t xml:space="preserve"> квинты, всегда запрещено</w:t>
      </w:r>
      <w:commentRangeEnd w:id="212"/>
      <w:r w:rsidR="00563667">
        <w:rPr>
          <w:rStyle w:val="a8"/>
        </w:rPr>
        <w:commentReference w:id="212"/>
      </w:r>
      <w:r w:rsidR="004C2984">
        <w:rPr>
          <w:lang w:val="ru-RU"/>
        </w:rPr>
        <w:t>.</w:t>
      </w:r>
    </w:p>
    <w:bookmarkEnd w:id="210"/>
    <w:bookmarkEnd w:id="211"/>
    <w:p w14:paraId="3D92C45D" w14:textId="494D01F3" w:rsidR="004C2984" w:rsidRDefault="004C2984" w:rsidP="004C2984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C633356" wp14:editId="6903350F">
            <wp:extent cx="1899139" cy="555230"/>
            <wp:effectExtent l="114300" t="114300" r="120650" b="11176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939641" cy="56707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  <w:r>
        <w:rPr>
          <w:noProof/>
        </w:rPr>
        <w:drawing>
          <wp:inline distT="0" distB="0" distL="0" distR="0" wp14:anchorId="2A50B161" wp14:editId="06DB5D4F">
            <wp:extent cx="3710353" cy="584463"/>
            <wp:effectExtent l="114300" t="114300" r="118745" b="1206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61105" cy="592458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6C022F4" w14:textId="184D9308" w:rsidR="00394B65" w:rsidRDefault="001875E3" w:rsidP="001875E3">
      <w:pPr>
        <w:pStyle w:val="5"/>
        <w:rPr>
          <w:lang w:val="ru-RU"/>
        </w:rPr>
      </w:pPr>
      <w:r>
        <w:rPr>
          <w:lang w:val="ru-RU"/>
        </w:rPr>
        <w:lastRenderedPageBreak/>
        <w:t>Квинты и октавы, разделенные одной или несколькими нотами</w:t>
      </w:r>
    </w:p>
    <w:p w14:paraId="6E480DCE" w14:textId="510ABA29" w:rsidR="00040238" w:rsidRPr="001F7897" w:rsidRDefault="00040238" w:rsidP="00040238">
      <w:pPr>
        <w:ind w:firstLine="360"/>
        <w:rPr>
          <w:lang w:val="ru-RU"/>
        </w:rPr>
      </w:pPr>
      <w:r>
        <w:rPr>
          <w:lang w:val="ru-RU"/>
        </w:rPr>
        <w:t>Такие квинты и октавы разрешены, когда они разделены как минимум эквивалентом одной целой ноты, то есть двумя половинными или четырьмя четвертными нотами:</w:t>
      </w:r>
    </w:p>
    <w:p w14:paraId="0F05BFF9" w14:textId="404DC87D" w:rsidR="004C2984" w:rsidRPr="00040238" w:rsidRDefault="00BD7E14" w:rsidP="004C2984">
      <w:pPr>
        <w:rPr>
          <w:lang w:val="ru-RU"/>
        </w:rPr>
      </w:pPr>
      <w:r>
        <w:rPr>
          <w:noProof/>
        </w:rPr>
        <w:drawing>
          <wp:inline distT="0" distB="0" distL="0" distR="0" wp14:anchorId="2AA42AA3" wp14:editId="3064F08C">
            <wp:extent cx="2373923" cy="987589"/>
            <wp:effectExtent l="114300" t="114300" r="121920" b="11747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442627" cy="101617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2F5DCA" wp14:editId="3B7F6798">
            <wp:extent cx="3270738" cy="1036347"/>
            <wp:effectExtent l="114300" t="114300" r="120650" b="10668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357728" cy="106391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60126E5" w14:textId="6F6B3F7E" w:rsidR="004C2984" w:rsidRDefault="00BD7E14" w:rsidP="00394B65">
      <w:pPr>
        <w:ind w:firstLine="360"/>
        <w:rPr>
          <w:lang w:val="ru-RU"/>
        </w:rPr>
      </w:pPr>
      <w:r w:rsidRPr="00BD7E14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006FC32F" w14:textId="2398038B" w:rsidR="00BD7E14" w:rsidRDefault="006B6603" w:rsidP="00394B65">
      <w:pPr>
        <w:ind w:firstLine="360"/>
        <w:rPr>
          <w:lang w:val="ru-RU"/>
        </w:rPr>
      </w:pPr>
      <w:bookmarkStart w:id="213" w:name="OLE_LINK62"/>
      <w:bookmarkStart w:id="214" w:name="OLE_LINK63"/>
      <w:r>
        <w:rPr>
          <w:lang w:val="ru-RU"/>
        </w:rPr>
        <w:t xml:space="preserve">Квинты и октавы, разделенные менее чем эквивалентом одной целой ноты, допускаются в следующих случаях при условии, что вторая квинта или октава находятся на слабую </w:t>
      </w:r>
      <w:commentRangeStart w:id="215"/>
      <w:r>
        <w:rPr>
          <w:lang w:val="ru-RU"/>
        </w:rPr>
        <w:t>долю</w:t>
      </w:r>
      <w:commentRangeEnd w:id="215"/>
      <w:r w:rsidR="006D1284">
        <w:rPr>
          <w:rStyle w:val="a8"/>
        </w:rPr>
        <w:commentReference w:id="215"/>
      </w:r>
      <w:r>
        <w:rPr>
          <w:lang w:val="ru-RU"/>
        </w:rPr>
        <w:t>:</w:t>
      </w:r>
    </w:p>
    <w:bookmarkEnd w:id="213"/>
    <w:bookmarkEnd w:id="214"/>
    <w:p w14:paraId="19CCB288" w14:textId="63975A32" w:rsidR="00D1521F" w:rsidRDefault="00D1521F" w:rsidP="00D1521F">
      <w:pPr>
        <w:pStyle w:val="a7"/>
        <w:numPr>
          <w:ilvl w:val="0"/>
          <w:numId w:val="13"/>
        </w:numPr>
        <w:rPr>
          <w:lang w:val="ru-RU"/>
        </w:rPr>
      </w:pPr>
      <w:r>
        <w:rPr>
          <w:lang w:val="ru-RU"/>
        </w:rPr>
        <w:t>В противоположном движении:</w:t>
      </w:r>
    </w:p>
    <w:p w14:paraId="406C111F" w14:textId="203CDB1D" w:rsidR="00824B2C" w:rsidRPr="00824B2C" w:rsidRDefault="00824B2C" w:rsidP="00824B2C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9AEB5AF" wp14:editId="2D3A87E7">
            <wp:extent cx="5726723" cy="1321006"/>
            <wp:effectExtent l="114300" t="114300" r="121920" b="10795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62923" cy="1329356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DEE6970" w14:textId="01FF84A1" w:rsidR="00D1521F" w:rsidRDefault="00D1521F" w:rsidP="00D1521F">
      <w:pPr>
        <w:pStyle w:val="a7"/>
        <w:numPr>
          <w:ilvl w:val="0"/>
          <w:numId w:val="13"/>
        </w:numPr>
        <w:rPr>
          <w:lang w:val="ru-RU"/>
        </w:rPr>
      </w:pPr>
      <w:r>
        <w:rPr>
          <w:lang w:val="ru-RU"/>
        </w:rPr>
        <w:t xml:space="preserve">Даже в прямом движении, когда одна из двух квинт или октав образована </w:t>
      </w:r>
      <w:commentRangeStart w:id="216"/>
      <w:r>
        <w:rPr>
          <w:lang w:val="ru-RU"/>
        </w:rPr>
        <w:t>мелодической нотой</w:t>
      </w:r>
      <w:commentRangeEnd w:id="216"/>
      <w:r w:rsidR="00D56301">
        <w:rPr>
          <w:rStyle w:val="a8"/>
        </w:rPr>
        <w:commentReference w:id="216"/>
      </w:r>
      <w:commentRangeStart w:id="217"/>
      <w:r w:rsidR="00171F07">
        <w:rPr>
          <w:rStyle w:val="a5"/>
          <w:lang w:val="ru-RU"/>
        </w:rPr>
        <w:footnoteReference w:id="14"/>
      </w:r>
      <w:commentRangeEnd w:id="217"/>
      <w:r w:rsidR="00682367">
        <w:rPr>
          <w:rStyle w:val="a8"/>
        </w:rPr>
        <w:commentReference w:id="217"/>
      </w:r>
      <w:r>
        <w:rPr>
          <w:lang w:val="ru-RU"/>
        </w:rPr>
        <w:t>:</w:t>
      </w:r>
    </w:p>
    <w:p w14:paraId="1C0BD9A4" w14:textId="11451298" w:rsidR="00052780" w:rsidRDefault="00824B2C" w:rsidP="00052780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1E70333" wp14:editId="30CB0E0A">
            <wp:extent cx="6152515" cy="1196340"/>
            <wp:effectExtent l="114300" t="114300" r="114935" b="11811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9634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34EE103" w14:textId="640BABA9" w:rsidR="00EB0C6E" w:rsidRDefault="00EB0C6E" w:rsidP="00EB0C6E">
      <w:pPr>
        <w:ind w:firstLine="360"/>
        <w:rPr>
          <w:lang w:val="ru-RU"/>
        </w:rPr>
      </w:pPr>
      <w:bookmarkStart w:id="220" w:name="OLE_LINK66"/>
      <w:bookmarkStart w:id="221" w:name="OLE_LINK67"/>
      <w:bookmarkStart w:id="222" w:name="OLE_LINK162"/>
      <w:bookmarkStart w:id="223" w:name="OLE_LINK163"/>
      <w:r>
        <w:rPr>
          <w:lang w:val="ru-RU"/>
        </w:rPr>
        <w:t xml:space="preserve">Начиная с 5 голосов квинты и октавы, разделенные одной половинной или двумя четвертными нотами, допускаются, если вторая квинта или октава приходится на слабую долю, без каких-либо </w:t>
      </w:r>
      <w:commentRangeStart w:id="224"/>
      <w:r>
        <w:rPr>
          <w:lang w:val="ru-RU"/>
        </w:rPr>
        <w:t>дополнительных условий</w:t>
      </w:r>
      <w:commentRangeEnd w:id="224"/>
      <w:r w:rsidR="00622547">
        <w:rPr>
          <w:rStyle w:val="a8"/>
        </w:rPr>
        <w:commentReference w:id="224"/>
      </w:r>
      <w:r w:rsidR="008108D4">
        <w:rPr>
          <w:rStyle w:val="a5"/>
          <w:lang w:val="ru-RU"/>
        </w:rPr>
        <w:footnoteReference w:id="15"/>
      </w:r>
      <w:r>
        <w:rPr>
          <w:lang w:val="ru-RU"/>
        </w:rPr>
        <w:t>.</w:t>
      </w:r>
    </w:p>
    <w:p w14:paraId="6EA88DA5" w14:textId="242A14D1" w:rsidR="00EB0C6E" w:rsidRDefault="000C0924" w:rsidP="000C0924">
      <w:pPr>
        <w:pStyle w:val="5"/>
        <w:rPr>
          <w:lang w:val="ru-RU"/>
        </w:rPr>
      </w:pPr>
      <w:bookmarkStart w:id="225" w:name="OLE_LINK70"/>
      <w:bookmarkStart w:id="226" w:name="OLE_LINK71"/>
      <w:bookmarkEnd w:id="220"/>
      <w:bookmarkEnd w:id="221"/>
      <w:r>
        <w:rPr>
          <w:lang w:val="ru-RU"/>
        </w:rPr>
        <w:t>Прям</w:t>
      </w:r>
      <w:r w:rsidR="009F2AA1">
        <w:rPr>
          <w:lang w:val="ru-RU"/>
        </w:rPr>
        <w:t>ое движение в</w:t>
      </w:r>
      <w:r w:rsidR="00D51309">
        <w:rPr>
          <w:lang w:val="ru-RU"/>
        </w:rPr>
        <w:t xml:space="preserve"> квинту</w:t>
      </w:r>
      <w:r>
        <w:rPr>
          <w:lang w:val="ru-RU"/>
        </w:rPr>
        <w:t xml:space="preserve"> и</w:t>
      </w:r>
      <w:r w:rsidR="00D51309">
        <w:rPr>
          <w:lang w:val="ru-RU"/>
        </w:rPr>
        <w:t>ли октаву</w:t>
      </w:r>
      <w:r>
        <w:rPr>
          <w:lang w:val="ru-RU"/>
        </w:rPr>
        <w:t xml:space="preserve"> между крайними голосами</w:t>
      </w:r>
    </w:p>
    <w:bookmarkEnd w:id="225"/>
    <w:bookmarkEnd w:id="226"/>
    <w:p w14:paraId="232E7334" w14:textId="1736F775" w:rsidR="000C0924" w:rsidRDefault="009F2AA1" w:rsidP="000C0924">
      <w:pPr>
        <w:ind w:firstLine="360"/>
        <w:rPr>
          <w:lang w:val="ru-RU"/>
        </w:rPr>
      </w:pPr>
      <w:r>
        <w:rPr>
          <w:lang w:val="ru-RU"/>
        </w:rPr>
        <w:t xml:space="preserve">Между крайними голосами запрещено двигаться прямо в квинту или </w:t>
      </w:r>
      <w:commentRangeStart w:id="227"/>
      <w:r>
        <w:rPr>
          <w:lang w:val="ru-RU"/>
        </w:rPr>
        <w:t>октаву</w:t>
      </w:r>
      <w:commentRangeEnd w:id="227"/>
      <w:r w:rsidR="00C001AD">
        <w:rPr>
          <w:rStyle w:val="a8"/>
        </w:rPr>
        <w:commentReference w:id="227"/>
      </w:r>
      <w:r>
        <w:rPr>
          <w:lang w:val="ru-RU"/>
        </w:rPr>
        <w:t>.</w:t>
      </w:r>
    </w:p>
    <w:p w14:paraId="1A5B9361" w14:textId="0F45DF25" w:rsidR="000C0924" w:rsidRDefault="00495D6B" w:rsidP="00EF0FA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C02A23D" wp14:editId="5DE7BA88">
            <wp:extent cx="6152515" cy="558800"/>
            <wp:effectExtent l="114300" t="114300" r="114935" b="10795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5880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68E406C" w14:textId="6FAF5207" w:rsidR="00495D6B" w:rsidRPr="00495D6B" w:rsidRDefault="00495D6B" w:rsidP="00495D6B">
      <w:pPr>
        <w:ind w:firstLine="360"/>
        <w:rPr>
          <w:b/>
          <w:u w:val="single"/>
          <w:lang w:val="ru-RU"/>
        </w:rPr>
      </w:pPr>
      <w:bookmarkStart w:id="228" w:name="OLE_LINK74"/>
      <w:bookmarkStart w:id="229" w:name="OLE_LINK75"/>
      <w:r w:rsidRPr="00495D6B">
        <w:rPr>
          <w:b/>
          <w:u w:val="single"/>
          <w:lang w:val="ru-RU"/>
        </w:rPr>
        <w:t>Исключения:</w:t>
      </w:r>
    </w:p>
    <w:p w14:paraId="33EABB8C" w14:textId="2FFA453B" w:rsidR="00495D6B" w:rsidRDefault="00495D6B" w:rsidP="00495D6B">
      <w:pPr>
        <w:ind w:firstLine="360"/>
        <w:rPr>
          <w:lang w:val="ru-RU"/>
        </w:rPr>
      </w:pPr>
      <w:bookmarkStart w:id="230" w:name="OLE_LINK189"/>
      <w:bookmarkStart w:id="231" w:name="OLE_LINK68"/>
      <w:bookmarkStart w:id="232" w:name="OLE_LINK69"/>
      <w:r>
        <w:rPr>
          <w:lang w:val="ru-RU"/>
        </w:rPr>
        <w:t xml:space="preserve">Начиная с 3 голосов, разрешено прямое движение в октаву между крайними голосами </w:t>
      </w:r>
      <w:r w:rsidR="008C0FC3">
        <w:rPr>
          <w:lang w:val="ru-RU"/>
        </w:rPr>
        <w:t xml:space="preserve">в заключительной каденции </w:t>
      </w:r>
      <w:r>
        <w:rPr>
          <w:lang w:val="ru-RU"/>
        </w:rPr>
        <w:t>при условии, что вер</w:t>
      </w:r>
      <w:r w:rsidR="00EF0FA1">
        <w:rPr>
          <w:lang w:val="ru-RU"/>
        </w:rPr>
        <w:t>хний голос двигается поступенно</w:t>
      </w:r>
      <w:bookmarkEnd w:id="230"/>
      <w:r w:rsidR="00EF0FA1">
        <w:rPr>
          <w:lang w:val="ru-RU"/>
        </w:rPr>
        <w:t>:</w:t>
      </w:r>
    </w:p>
    <w:bookmarkEnd w:id="222"/>
    <w:bookmarkEnd w:id="223"/>
    <w:bookmarkEnd w:id="228"/>
    <w:bookmarkEnd w:id="229"/>
    <w:bookmarkEnd w:id="231"/>
    <w:bookmarkEnd w:id="232"/>
    <w:p w14:paraId="58C9A6A5" w14:textId="002F4383" w:rsidR="00EF0FA1" w:rsidRDefault="00EF0FA1" w:rsidP="00EF0FA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03DBBF4" wp14:editId="57B8088A">
            <wp:extent cx="2455985" cy="920109"/>
            <wp:effectExtent l="114300" t="114300" r="116205" b="10922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499395" cy="93637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39AD514" w14:textId="0BF75A38" w:rsidR="00105D45" w:rsidRDefault="00105D45" w:rsidP="00105D45">
      <w:pPr>
        <w:ind w:firstLine="360"/>
        <w:rPr>
          <w:lang w:val="ru-RU"/>
        </w:rPr>
      </w:pPr>
      <w:bookmarkStart w:id="233" w:name="OLE_LINK164"/>
      <w:bookmarkStart w:id="234" w:name="OLE_LINK165"/>
      <w:bookmarkStart w:id="235" w:name="OLE_LINK72"/>
      <w:bookmarkStart w:id="236" w:name="OLE_LINK73"/>
      <w:r>
        <w:rPr>
          <w:lang w:val="ru-RU"/>
        </w:rPr>
        <w:t xml:space="preserve">Начиная с 6 голосов, разрешено прямое движение в квинту и октаву между крайними голосами </w:t>
      </w:r>
      <w:r w:rsidRPr="003378B8">
        <w:rPr>
          <w:lang w:val="ru-RU"/>
        </w:rPr>
        <w:t>на основных ступенях (</w:t>
      </w:r>
      <w:r w:rsidRPr="003378B8">
        <w:t>I</w:t>
      </w:r>
      <w:r w:rsidR="00AC6AEA" w:rsidRPr="003378B8">
        <w:rPr>
          <w:lang w:val="ru-RU"/>
        </w:rPr>
        <w:t xml:space="preserve">, </w:t>
      </w:r>
      <w:r w:rsidRPr="003378B8">
        <w:t>IV</w:t>
      </w:r>
      <w:r w:rsidR="00AC6AEA" w:rsidRPr="003378B8">
        <w:rPr>
          <w:lang w:val="ru-RU"/>
        </w:rPr>
        <w:t xml:space="preserve">, </w:t>
      </w:r>
      <w:r w:rsidRPr="003378B8">
        <w:t>V</w:t>
      </w:r>
      <w:r w:rsidRPr="003378B8">
        <w:rPr>
          <w:lang w:val="ru-RU"/>
        </w:rPr>
        <w:t>) при</w:t>
      </w:r>
      <w:r>
        <w:rPr>
          <w:lang w:val="ru-RU"/>
        </w:rPr>
        <w:t xml:space="preserve"> условии, что вер</w:t>
      </w:r>
      <w:r w:rsidR="00F30313">
        <w:rPr>
          <w:lang w:val="ru-RU"/>
        </w:rPr>
        <w:t>хний голос двигается поступенно.</w:t>
      </w:r>
      <w:bookmarkEnd w:id="233"/>
      <w:bookmarkEnd w:id="234"/>
    </w:p>
    <w:bookmarkEnd w:id="235"/>
    <w:bookmarkEnd w:id="236"/>
    <w:p w14:paraId="601F4D2B" w14:textId="63C0BFD4" w:rsidR="0014505D" w:rsidRDefault="0014505D" w:rsidP="0014505D">
      <w:pPr>
        <w:pStyle w:val="5"/>
        <w:rPr>
          <w:lang w:val="ru-RU"/>
        </w:rPr>
      </w:pPr>
      <w:r>
        <w:rPr>
          <w:lang w:val="ru-RU"/>
        </w:rPr>
        <w:t xml:space="preserve">Прямое движение в квинту или октаву между не </w:t>
      </w:r>
      <w:r w:rsidR="00D40D53">
        <w:rPr>
          <w:lang w:val="ru-RU"/>
        </w:rPr>
        <w:t>крайними голосами</w:t>
      </w:r>
    </w:p>
    <w:p w14:paraId="7F221DAE" w14:textId="49F99395" w:rsidR="00EF0FA1" w:rsidRDefault="00F53A77" w:rsidP="00495D6B">
      <w:pPr>
        <w:ind w:firstLine="360"/>
        <w:rPr>
          <w:lang w:val="ru-RU"/>
        </w:rPr>
      </w:pPr>
      <w:bookmarkStart w:id="237" w:name="OLE_LINK166"/>
      <w:bookmarkStart w:id="238" w:name="OLE_LINK167"/>
      <w:r>
        <w:rPr>
          <w:lang w:val="ru-RU"/>
        </w:rPr>
        <w:t>Между голосами, отличными от крайних</w:t>
      </w:r>
      <w:r w:rsidR="006552C6">
        <w:rPr>
          <w:rStyle w:val="a5"/>
          <w:lang w:val="ru-RU"/>
        </w:rPr>
        <w:footnoteReference w:id="16"/>
      </w:r>
      <w:r>
        <w:rPr>
          <w:lang w:val="ru-RU"/>
        </w:rPr>
        <w:t>, разрешено двигаться прямо в квинту или октаву</w:t>
      </w:r>
      <w:bookmarkEnd w:id="237"/>
      <w:bookmarkEnd w:id="238"/>
      <w:r>
        <w:rPr>
          <w:lang w:val="ru-RU"/>
        </w:rPr>
        <w:t>:</w:t>
      </w:r>
    </w:p>
    <w:p w14:paraId="55C6CED3" w14:textId="3B14D7A0" w:rsidR="00F53A77" w:rsidRDefault="009D10D4" w:rsidP="009D10D4">
      <w:pPr>
        <w:pStyle w:val="a7"/>
        <w:numPr>
          <w:ilvl w:val="0"/>
          <w:numId w:val="14"/>
        </w:numPr>
        <w:rPr>
          <w:lang w:val="ru-RU"/>
        </w:rPr>
      </w:pPr>
      <w:bookmarkStart w:id="239" w:name="OLE_LINK275"/>
      <w:bookmarkStart w:id="240" w:name="OLE_LINK276"/>
      <w:r>
        <w:rPr>
          <w:lang w:val="ru-RU"/>
        </w:rPr>
        <w:lastRenderedPageBreak/>
        <w:t>Если один из двух голосов двигается поступенно</w:t>
      </w:r>
      <w:r w:rsidR="00540CF0">
        <w:rPr>
          <w:rStyle w:val="a5"/>
          <w:lang w:val="ru-RU"/>
        </w:rPr>
        <w:footnoteReference w:id="17"/>
      </w:r>
      <w:r>
        <w:rPr>
          <w:lang w:val="ru-RU"/>
        </w:rPr>
        <w:t>:</w:t>
      </w:r>
    </w:p>
    <w:bookmarkEnd w:id="239"/>
    <w:bookmarkEnd w:id="240"/>
    <w:p w14:paraId="29A0D8C9" w14:textId="36274FC6" w:rsidR="00927397" w:rsidRPr="00927397" w:rsidRDefault="00927397" w:rsidP="0092739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D2C2597" wp14:editId="58DD7BF1">
            <wp:extent cx="6152515" cy="920115"/>
            <wp:effectExtent l="114300" t="114300" r="114935" b="10858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2011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B780D64" w14:textId="54F2059A" w:rsidR="009D10D4" w:rsidRDefault="009D10D4" w:rsidP="009D10D4">
      <w:pPr>
        <w:pStyle w:val="a7"/>
        <w:numPr>
          <w:ilvl w:val="0"/>
          <w:numId w:val="14"/>
        </w:numPr>
        <w:rPr>
          <w:lang w:val="ru-RU"/>
        </w:rPr>
      </w:pPr>
      <w:r>
        <w:rPr>
          <w:lang w:val="ru-RU"/>
        </w:rPr>
        <w:t>Даже в случае скачкового движения в обоих голосах, если одна из нот квинты или октавы является частью предыдущей гармонии</w:t>
      </w:r>
      <w:r w:rsidR="00E20E80">
        <w:rPr>
          <w:lang w:val="ru-RU"/>
        </w:rPr>
        <w:t xml:space="preserve"> (общая нота):</w:t>
      </w:r>
    </w:p>
    <w:p w14:paraId="63CDC946" w14:textId="6403A776" w:rsidR="00D52248" w:rsidRPr="00D52248" w:rsidRDefault="00D52248" w:rsidP="00D5224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B3C4A2E" wp14:editId="492A5B66">
            <wp:extent cx="2309446" cy="873661"/>
            <wp:effectExtent l="114300" t="114300" r="110490" b="11747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335341" cy="88345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8CEF925" w14:textId="68AFB233" w:rsidR="00E20E80" w:rsidRPr="00653B86" w:rsidRDefault="002E6CA6" w:rsidP="00E20E80">
      <w:pPr>
        <w:ind w:firstLine="360"/>
        <w:rPr>
          <w:lang w:val="ru-RU"/>
        </w:rPr>
      </w:pPr>
      <w:r>
        <w:t xml:space="preserve">Similar motion to unison is prohibited. </w:t>
      </w:r>
      <w:del w:id="241" w:author="Rualark Rualark" w:date="2018-10-26T11:10:00Z">
        <w:r w:rsidDel="002E6CA6">
          <w:delText>Starting from 3 voices, similar motion to tritone is allowed</w:delText>
        </w:r>
      </w:del>
      <w:ins w:id="242" w:author="Rualark Rualark" w:date="2018-10-26T11:10:00Z">
        <w:r>
          <w:t>Similar</w:t>
        </w:r>
        <w:r w:rsidRPr="00653B86">
          <w:rPr>
            <w:lang w:val="ru-RU"/>
          </w:rPr>
          <w:t xml:space="preserve"> </w:t>
        </w:r>
        <w:r>
          <w:t>motion</w:t>
        </w:r>
        <w:r w:rsidRPr="00653B86">
          <w:rPr>
            <w:lang w:val="ru-RU"/>
          </w:rPr>
          <w:t xml:space="preserve"> </w:t>
        </w:r>
        <w:r>
          <w:t>to</w:t>
        </w:r>
        <w:r w:rsidRPr="00653B86">
          <w:rPr>
            <w:lang w:val="ru-RU"/>
          </w:rPr>
          <w:t xml:space="preserve"> </w:t>
        </w:r>
        <w:r>
          <w:t>tritone</w:t>
        </w:r>
        <w:r w:rsidRPr="00653B86">
          <w:rPr>
            <w:lang w:val="ru-RU"/>
          </w:rPr>
          <w:t xml:space="preserve"> </w:t>
        </w:r>
        <w:r>
          <w:t>without</w:t>
        </w:r>
        <w:r w:rsidRPr="00653B86">
          <w:rPr>
            <w:lang w:val="ru-RU"/>
          </w:rPr>
          <w:t xml:space="preserve"> </w:t>
        </w:r>
        <w:r>
          <w:t>bass</w:t>
        </w:r>
        <w:r w:rsidRPr="00653B86">
          <w:rPr>
            <w:lang w:val="ru-RU"/>
          </w:rPr>
          <w:t xml:space="preserve"> </w:t>
        </w:r>
        <w:r>
          <w:t>is</w:t>
        </w:r>
        <w:r w:rsidRPr="00653B86">
          <w:rPr>
            <w:lang w:val="ru-RU"/>
          </w:rPr>
          <w:t xml:space="preserve"> </w:t>
        </w:r>
        <w:r>
          <w:t>allowed</w:t>
        </w:r>
      </w:ins>
      <w:r w:rsidRPr="00653B86">
        <w:rPr>
          <w:lang w:val="ru-RU"/>
        </w:rPr>
        <w:t>.</w:t>
      </w:r>
    </w:p>
    <w:p w14:paraId="0EFB7C74" w14:textId="77777777" w:rsidR="0048207D" w:rsidRPr="00495D6B" w:rsidRDefault="0048207D" w:rsidP="0048207D">
      <w:pPr>
        <w:ind w:firstLine="360"/>
        <w:rPr>
          <w:b/>
          <w:u w:val="single"/>
          <w:lang w:val="ru-RU"/>
        </w:rPr>
      </w:pPr>
      <w:r w:rsidRPr="00495D6B">
        <w:rPr>
          <w:b/>
          <w:u w:val="single"/>
          <w:lang w:val="ru-RU"/>
        </w:rPr>
        <w:t>Исключения:</w:t>
      </w:r>
    </w:p>
    <w:p w14:paraId="60E2218A" w14:textId="71B2AD9D" w:rsidR="0048207D" w:rsidRDefault="0048207D" w:rsidP="0048207D">
      <w:pPr>
        <w:ind w:firstLine="360"/>
        <w:rPr>
          <w:lang w:val="ru-RU"/>
        </w:rPr>
      </w:pPr>
      <w:bookmarkStart w:id="243" w:name="OLE_LINK170"/>
      <w:bookmarkStart w:id="244" w:name="OLE_LINK171"/>
      <w:r>
        <w:rPr>
          <w:lang w:val="ru-RU"/>
        </w:rPr>
        <w:t xml:space="preserve">Начиная с 6 голосов, разрешено прямое движение в октаву между не крайними голосами скачком </w:t>
      </w:r>
      <w:r w:rsidR="00105A1A">
        <w:rPr>
          <w:lang w:val="ru-RU"/>
        </w:rPr>
        <w:t xml:space="preserve">в обоих голосах </w:t>
      </w:r>
      <w:r>
        <w:rPr>
          <w:lang w:val="ru-RU"/>
        </w:rPr>
        <w:t>даже без общей ноты.</w:t>
      </w:r>
    </w:p>
    <w:bookmarkEnd w:id="243"/>
    <w:bookmarkEnd w:id="244"/>
    <w:p w14:paraId="4A8FF01E" w14:textId="34445698" w:rsidR="0048207D" w:rsidRDefault="00D825D6" w:rsidP="00D825D6">
      <w:pPr>
        <w:pStyle w:val="5"/>
        <w:rPr>
          <w:lang w:val="ru-RU"/>
        </w:rPr>
      </w:pPr>
      <w:commentRangeStart w:id="245"/>
      <w:r>
        <w:rPr>
          <w:lang w:val="ru-RU"/>
        </w:rPr>
        <w:t>Последовательные секунды, септимы, ноны</w:t>
      </w:r>
      <w:commentRangeEnd w:id="245"/>
      <w:r w:rsidR="002533F2">
        <w:rPr>
          <w:rStyle w:val="a8"/>
          <w:rFonts w:asciiTheme="minorHAnsi" w:eastAsiaTheme="minorHAnsi" w:hAnsiTheme="minorHAnsi" w:cstheme="minorBidi"/>
          <w:color w:val="auto"/>
        </w:rPr>
        <w:commentReference w:id="245"/>
      </w:r>
    </w:p>
    <w:p w14:paraId="0CF1ECCD" w14:textId="2D0FD2ED" w:rsidR="00D825D6" w:rsidRDefault="00D825D6" w:rsidP="00D825D6">
      <w:pPr>
        <w:pStyle w:val="a7"/>
        <w:numPr>
          <w:ilvl w:val="0"/>
          <w:numId w:val="15"/>
        </w:numPr>
        <w:rPr>
          <w:lang w:val="ru-RU"/>
        </w:rPr>
      </w:pPr>
      <w:bookmarkStart w:id="249" w:name="OLE_LINK279"/>
      <w:bookmarkStart w:id="250" w:name="OLE_LINK280"/>
      <w:r>
        <w:rPr>
          <w:lang w:val="ru-RU"/>
        </w:rPr>
        <w:t>Последовательные секунды – необходимо избегать</w:t>
      </w:r>
      <w:r w:rsidR="008B1587">
        <w:rPr>
          <w:rStyle w:val="a5"/>
          <w:lang w:val="ru-RU"/>
        </w:rPr>
        <w:footnoteReference w:id="18"/>
      </w:r>
      <w:r>
        <w:rPr>
          <w:lang w:val="ru-RU"/>
        </w:rPr>
        <w:t>:</w:t>
      </w:r>
    </w:p>
    <w:bookmarkEnd w:id="249"/>
    <w:bookmarkEnd w:id="250"/>
    <w:p w14:paraId="25B5FC3D" w14:textId="4DEF60C1" w:rsidR="00D825D6" w:rsidRPr="00D825D6" w:rsidRDefault="00D825D6" w:rsidP="00D825D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35FA5E0" wp14:editId="2ADFCA78">
            <wp:extent cx="1822939" cy="519764"/>
            <wp:effectExtent l="114300" t="114300" r="120650" b="10922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867759" cy="532543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A62BB08" w14:textId="7FF2D753" w:rsidR="00D825D6" w:rsidRDefault="00D825D6" w:rsidP="00D825D6">
      <w:pPr>
        <w:pStyle w:val="a7"/>
        <w:numPr>
          <w:ilvl w:val="0"/>
          <w:numId w:val="15"/>
        </w:numPr>
        <w:rPr>
          <w:lang w:val="ru-RU"/>
        </w:rPr>
      </w:pPr>
      <w:r>
        <w:rPr>
          <w:lang w:val="ru-RU"/>
        </w:rPr>
        <w:t xml:space="preserve">Последовательные септимы и ноны – разрешены, особенно если второй интервал является </w:t>
      </w:r>
      <w:r w:rsidR="002916E6">
        <w:rPr>
          <w:lang w:val="ru-RU"/>
        </w:rPr>
        <w:t>малой</w:t>
      </w:r>
      <w:r>
        <w:rPr>
          <w:lang w:val="ru-RU"/>
        </w:rPr>
        <w:t xml:space="preserve"> септимой или </w:t>
      </w:r>
      <w:r w:rsidR="002916E6">
        <w:rPr>
          <w:lang w:val="ru-RU"/>
        </w:rPr>
        <w:t>большой</w:t>
      </w:r>
      <w:r>
        <w:rPr>
          <w:lang w:val="ru-RU"/>
        </w:rPr>
        <w:t xml:space="preserve"> ноной</w:t>
      </w:r>
      <w:r w:rsidR="00295E44">
        <w:rPr>
          <w:lang w:val="ru-RU"/>
        </w:rPr>
        <w:t>:</w:t>
      </w:r>
    </w:p>
    <w:p w14:paraId="085EA06A" w14:textId="2B3E273E" w:rsidR="00D825D6" w:rsidRPr="00D825D6" w:rsidRDefault="00D825D6" w:rsidP="00D825D6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A743059" wp14:editId="2531FFBF">
            <wp:extent cx="2649415" cy="494476"/>
            <wp:effectExtent l="114300" t="114300" r="113030" b="11557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752548" cy="5137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F600E67" w14:textId="3AD150B4" w:rsidR="00D825D6" w:rsidRDefault="00D555A1" w:rsidP="001B7C0D">
      <w:pPr>
        <w:ind w:firstLine="360"/>
        <w:rPr>
          <w:lang w:val="ru-RU"/>
        </w:rPr>
      </w:pPr>
      <w:bookmarkStart w:id="251" w:name="OLE_LINK283"/>
      <w:bookmarkStart w:id="252" w:name="OLE_LINK284"/>
      <w:bookmarkStart w:id="253" w:name="OLE_LINK172"/>
      <w:r>
        <w:rPr>
          <w:lang w:val="ru-RU"/>
        </w:rPr>
        <w:t>Большая септима</w:t>
      </w:r>
      <w:r w:rsidR="00195D0D">
        <w:rPr>
          <w:lang w:val="ru-RU"/>
        </w:rPr>
        <w:t xml:space="preserve"> и </w:t>
      </w:r>
      <w:r>
        <w:rPr>
          <w:lang w:val="ru-RU"/>
        </w:rPr>
        <w:t>малая нона</w:t>
      </w:r>
      <w:r w:rsidR="00195D0D">
        <w:rPr>
          <w:lang w:val="ru-RU"/>
        </w:rPr>
        <w:t xml:space="preserve"> </w:t>
      </w:r>
      <w:r w:rsidR="00EA6CE5" w:rsidRPr="008A2273">
        <w:rPr>
          <w:lang w:val="ru-RU"/>
        </w:rPr>
        <w:t>резко звучат</w:t>
      </w:r>
      <w:r w:rsidR="008A2273" w:rsidRPr="008A2273">
        <w:rPr>
          <w:lang w:val="ru-RU"/>
        </w:rPr>
        <w:t xml:space="preserve"> в отсутствии другого г</w:t>
      </w:r>
      <w:r w:rsidR="008A2273" w:rsidRPr="00F86885">
        <w:rPr>
          <w:lang w:val="ru-RU"/>
        </w:rPr>
        <w:t>олоса</w:t>
      </w:r>
      <w:r w:rsidR="00195D0D">
        <w:rPr>
          <w:lang w:val="ru-RU"/>
        </w:rPr>
        <w:t xml:space="preserve">. </w:t>
      </w:r>
      <w:r w:rsidR="00A95199">
        <w:rPr>
          <w:lang w:val="ru-RU"/>
        </w:rPr>
        <w:t xml:space="preserve">Они разрешены, если сопровождаются третьим голосом, образующим консонансный гармонический интервал с одной из нот </w:t>
      </w:r>
      <w:r w:rsidR="002916E6">
        <w:rPr>
          <w:lang w:val="ru-RU"/>
        </w:rPr>
        <w:t>большой</w:t>
      </w:r>
      <w:r w:rsidR="006565D9">
        <w:rPr>
          <w:lang w:val="ru-RU"/>
        </w:rPr>
        <w:t xml:space="preserve"> </w:t>
      </w:r>
      <w:r w:rsidR="00A95199">
        <w:rPr>
          <w:lang w:val="ru-RU"/>
        </w:rPr>
        <w:t xml:space="preserve">септимы или </w:t>
      </w:r>
      <w:r w:rsidR="002916E6">
        <w:rPr>
          <w:lang w:val="ru-RU"/>
        </w:rPr>
        <w:t>малой</w:t>
      </w:r>
      <w:r w:rsidR="006565D9">
        <w:rPr>
          <w:lang w:val="ru-RU"/>
        </w:rPr>
        <w:t xml:space="preserve"> </w:t>
      </w:r>
      <w:r w:rsidR="00A95199">
        <w:rPr>
          <w:lang w:val="ru-RU"/>
        </w:rPr>
        <w:t>ноны.</w:t>
      </w:r>
    </w:p>
    <w:bookmarkEnd w:id="251"/>
    <w:bookmarkEnd w:id="252"/>
    <w:bookmarkEnd w:id="253"/>
    <w:p w14:paraId="7319E2B6" w14:textId="328FA8E4" w:rsidR="00D825D6" w:rsidRPr="00D33DC2" w:rsidRDefault="00271D00" w:rsidP="00530E81">
      <w:pPr>
        <w:pStyle w:val="5"/>
      </w:pPr>
      <w:r>
        <w:t xml:space="preserve">Similar </w:t>
      </w:r>
      <w:r w:rsidR="00D33DC2">
        <w:t xml:space="preserve">motion to </w:t>
      </w:r>
      <w:r>
        <w:t>2nd, 7th and 9th</w:t>
      </w:r>
    </w:p>
    <w:p w14:paraId="64500A87" w14:textId="3DA497F6" w:rsidR="008B1587" w:rsidRPr="00271D00" w:rsidRDefault="00271D00" w:rsidP="008B1587">
      <w:pPr>
        <w:pStyle w:val="a7"/>
        <w:numPr>
          <w:ilvl w:val="0"/>
          <w:numId w:val="16"/>
        </w:numPr>
      </w:pPr>
      <w:bookmarkStart w:id="254" w:name="OLE_LINK281"/>
      <w:bookmarkStart w:id="255" w:name="OLE_LINK282"/>
      <w:bookmarkStart w:id="256" w:name="OLE_LINK287"/>
      <w:r>
        <w:t>Similar</w:t>
      </w:r>
      <w:r w:rsidRPr="00271D00">
        <w:t xml:space="preserve"> </w:t>
      </w:r>
      <w:r>
        <w:t>motion</w:t>
      </w:r>
      <w:r w:rsidRPr="00271D00">
        <w:t xml:space="preserve"> </w:t>
      </w:r>
      <w:r>
        <w:t>to</w:t>
      </w:r>
      <w:r w:rsidRPr="00271D00">
        <w:t xml:space="preserve"> </w:t>
      </w:r>
      <w:r>
        <w:t>major</w:t>
      </w:r>
      <w:r w:rsidRPr="00271D00">
        <w:t xml:space="preserve"> </w:t>
      </w:r>
      <w:r>
        <w:t xml:space="preserve">or minor second should be </w:t>
      </w:r>
      <w:commentRangeStart w:id="257"/>
      <w:r>
        <w:t>avoided</w:t>
      </w:r>
      <w:commentRangeEnd w:id="257"/>
      <w:r w:rsidR="00611878">
        <w:rPr>
          <w:rStyle w:val="a8"/>
        </w:rPr>
        <w:commentReference w:id="257"/>
      </w:r>
      <w:r w:rsidR="000D3BDF">
        <w:rPr>
          <w:rStyle w:val="a5"/>
          <w:lang w:val="ru-RU"/>
        </w:rPr>
        <w:footnoteReference w:id="19"/>
      </w:r>
      <w:r w:rsidR="008B1587" w:rsidRPr="00271D00">
        <w:t>.</w:t>
      </w:r>
    </w:p>
    <w:bookmarkEnd w:id="254"/>
    <w:bookmarkEnd w:id="255"/>
    <w:bookmarkEnd w:id="256"/>
    <w:p w14:paraId="504B7252" w14:textId="56A78277" w:rsidR="00530E81" w:rsidRDefault="00530E81" w:rsidP="005831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3B1E25D" wp14:editId="481D0BF6">
            <wp:extent cx="2579077" cy="403734"/>
            <wp:effectExtent l="114300" t="114300" r="107315" b="1111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762703" cy="43247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D3422FC" w14:textId="50B4EA5E" w:rsidR="00583156" w:rsidRPr="00271D00" w:rsidRDefault="00271D00" w:rsidP="00583156">
      <w:pPr>
        <w:pStyle w:val="a7"/>
        <w:numPr>
          <w:ilvl w:val="0"/>
          <w:numId w:val="16"/>
        </w:numPr>
      </w:pPr>
      <w:r w:rsidRPr="004E10A8">
        <w:rPr>
          <w:highlight w:val="cyan"/>
        </w:rPr>
        <w:t xml:space="preserve">Similar motion to 7th or 9th is acceptable, especially if it is minor 7th or major </w:t>
      </w:r>
      <w:commentRangeStart w:id="258"/>
      <w:r w:rsidRPr="004E10A8">
        <w:rPr>
          <w:highlight w:val="cyan"/>
        </w:rPr>
        <w:t>9th</w:t>
      </w:r>
      <w:commentRangeEnd w:id="258"/>
      <w:r w:rsidRPr="004E10A8">
        <w:rPr>
          <w:rStyle w:val="a8"/>
          <w:highlight w:val="cyan"/>
        </w:rPr>
        <w:commentReference w:id="258"/>
      </w:r>
      <w:r w:rsidR="00583156" w:rsidRPr="00271D00">
        <w:t>:</w:t>
      </w:r>
    </w:p>
    <w:p w14:paraId="577097BC" w14:textId="40F24306" w:rsidR="00583156" w:rsidRPr="00583156" w:rsidRDefault="00583156" w:rsidP="005831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9021A64" wp14:editId="7AF0695C">
            <wp:extent cx="2737339" cy="838961"/>
            <wp:effectExtent l="114300" t="114300" r="120650" b="11366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827281" cy="866527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C9B5131" w14:textId="0C2D759C" w:rsidR="00583156" w:rsidRPr="00271D00" w:rsidRDefault="00271D00" w:rsidP="00461256">
      <w:pPr>
        <w:ind w:firstLine="360"/>
      </w:pPr>
      <w:r w:rsidRPr="004E10A8">
        <w:rPr>
          <w:highlight w:val="cyan"/>
        </w:rPr>
        <w:t>Major 7th and minor 9th can be alleviated with a common note</w:t>
      </w:r>
      <w:ins w:id="259" w:author="Rualark Rualark" w:date="2018-10-25T23:54:00Z">
        <w:r w:rsidR="002E5016" w:rsidRPr="004E10A8">
          <w:rPr>
            <w:highlight w:val="cyan"/>
          </w:rPr>
          <w:t xml:space="preserve"> when there are at least three voices</w:t>
        </w:r>
      </w:ins>
      <w:r w:rsidR="00902A88" w:rsidRPr="00271D00">
        <w:t>:</w:t>
      </w:r>
    </w:p>
    <w:p w14:paraId="734501DE" w14:textId="3690F370" w:rsidR="00530E81" w:rsidRDefault="00461256" w:rsidP="004612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98A05A2" wp14:editId="41961ADA">
            <wp:extent cx="2631831" cy="774764"/>
            <wp:effectExtent l="114300" t="114300" r="111760" b="12065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682544" cy="789693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1D7EC25" w14:textId="5B7BC31D" w:rsidR="00461256" w:rsidRDefault="008C6332" w:rsidP="008C6332">
      <w:pPr>
        <w:pStyle w:val="5"/>
        <w:rPr>
          <w:lang w:val="ru-RU"/>
        </w:rPr>
      </w:pPr>
      <w:r>
        <w:rPr>
          <w:lang w:val="ru-RU"/>
        </w:rPr>
        <w:t>Секунда, септима и нона в начале голоса</w:t>
      </w:r>
    </w:p>
    <w:p w14:paraId="35F90B9F" w14:textId="23EFA3AB" w:rsidR="008C6332" w:rsidRDefault="008B65B9" w:rsidP="008C6332">
      <w:pPr>
        <w:ind w:firstLine="360"/>
        <w:rPr>
          <w:lang w:val="ru-RU"/>
        </w:rPr>
      </w:pPr>
      <w:r>
        <w:rPr>
          <w:lang w:val="ru-RU"/>
        </w:rPr>
        <w:t>Р</w:t>
      </w:r>
      <w:r w:rsidR="008C6332">
        <w:rPr>
          <w:lang w:val="ru-RU"/>
        </w:rPr>
        <w:t xml:space="preserve">азрешено начинать голос </w:t>
      </w:r>
      <w:r w:rsidR="001F7897">
        <w:rPr>
          <w:lang w:val="ru-RU"/>
        </w:rPr>
        <w:t xml:space="preserve">вертикальной </w:t>
      </w:r>
      <w:commentRangeStart w:id="260"/>
      <w:r w:rsidR="002916E6">
        <w:rPr>
          <w:lang w:val="ru-RU"/>
        </w:rPr>
        <w:t xml:space="preserve">большой </w:t>
      </w:r>
      <w:commentRangeEnd w:id="260"/>
      <w:r w:rsidR="00F30E3B">
        <w:rPr>
          <w:rStyle w:val="a8"/>
        </w:rPr>
        <w:commentReference w:id="260"/>
      </w:r>
      <w:commentRangeStart w:id="261"/>
      <w:r w:rsidR="008C6332">
        <w:rPr>
          <w:lang w:val="ru-RU"/>
        </w:rPr>
        <w:t xml:space="preserve">секундой, </w:t>
      </w:r>
      <w:r w:rsidR="002916E6">
        <w:rPr>
          <w:lang w:val="ru-RU"/>
        </w:rPr>
        <w:t xml:space="preserve">малой </w:t>
      </w:r>
      <w:r w:rsidR="008C6332">
        <w:rPr>
          <w:lang w:val="ru-RU"/>
        </w:rPr>
        <w:t xml:space="preserve">септимой или </w:t>
      </w:r>
      <w:r w:rsidR="002916E6">
        <w:rPr>
          <w:lang w:val="ru-RU"/>
        </w:rPr>
        <w:t xml:space="preserve">большой </w:t>
      </w:r>
      <w:r w:rsidR="008C6332">
        <w:rPr>
          <w:lang w:val="ru-RU"/>
        </w:rPr>
        <w:t>ноной</w:t>
      </w:r>
      <w:commentRangeEnd w:id="261"/>
      <w:r w:rsidR="004F203A">
        <w:rPr>
          <w:rStyle w:val="a8"/>
        </w:rPr>
        <w:commentReference w:id="261"/>
      </w:r>
      <w:r w:rsidR="008C6332">
        <w:rPr>
          <w:lang w:val="ru-RU"/>
        </w:rPr>
        <w:t>:</w:t>
      </w:r>
    </w:p>
    <w:p w14:paraId="2F35B0A3" w14:textId="21BDB2F2" w:rsidR="008C6332" w:rsidRDefault="008C6332" w:rsidP="008C6332">
      <w:pPr>
        <w:ind w:firstLine="360"/>
        <w:rPr>
          <w:lang w:val="ru-RU"/>
        </w:rPr>
      </w:pPr>
      <w:bookmarkStart w:id="262" w:name="OLE_LINK173"/>
      <w:bookmarkStart w:id="263" w:name="OLE_LINK174"/>
      <w:r>
        <w:rPr>
          <w:lang w:val="ru-RU"/>
        </w:rPr>
        <w:t xml:space="preserve">Запрещено начинать голос с </w:t>
      </w:r>
      <w:r w:rsidR="007971ED">
        <w:rPr>
          <w:lang w:val="ru-RU"/>
        </w:rPr>
        <w:t xml:space="preserve">вертикальной </w:t>
      </w:r>
      <w:r>
        <w:rPr>
          <w:lang w:val="ru-RU"/>
        </w:rPr>
        <w:t>малой секунды, большой септимы или малой нон</w:t>
      </w:r>
      <w:r w:rsidR="00B6200D">
        <w:rPr>
          <w:lang w:val="ru-RU"/>
        </w:rPr>
        <w:t>ы</w:t>
      </w:r>
      <w:r w:rsidR="00104392">
        <w:rPr>
          <w:lang w:val="ru-RU"/>
        </w:rPr>
        <w:t xml:space="preserve">, </w:t>
      </w:r>
      <w:r w:rsidR="0007100B" w:rsidRPr="0007100B">
        <w:rPr>
          <w:lang w:val="ru-RU"/>
        </w:rPr>
        <w:t>особенно если другой голос не образует консонанс с одной из диссонирующих нот</w:t>
      </w:r>
      <w:r>
        <w:rPr>
          <w:lang w:val="ru-RU"/>
        </w:rPr>
        <w:t>:</w:t>
      </w:r>
    </w:p>
    <w:bookmarkEnd w:id="262"/>
    <w:bookmarkEnd w:id="263"/>
    <w:p w14:paraId="1322A779" w14:textId="67BCEDEE" w:rsidR="008C6332" w:rsidRDefault="00AF2B50" w:rsidP="008C6332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600BA5F" wp14:editId="74FAB277">
            <wp:extent cx="2579077" cy="725543"/>
            <wp:effectExtent l="114300" t="114300" r="107315" b="11303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640555" cy="74283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 w:rsidR="008C6332">
        <w:rPr>
          <w:noProof/>
        </w:rPr>
        <w:drawing>
          <wp:inline distT="0" distB="0" distL="0" distR="0" wp14:anchorId="7A1FD581" wp14:editId="7AB38E07">
            <wp:extent cx="2186354" cy="715935"/>
            <wp:effectExtent l="114300" t="114300" r="118745" b="12255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236326" cy="73229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DE8FA5C" w14:textId="1AE6AF62" w:rsidR="008C6332" w:rsidRDefault="00D56025" w:rsidP="00D56025">
      <w:pPr>
        <w:pStyle w:val="5"/>
        <w:rPr>
          <w:lang w:val="ru-RU"/>
        </w:rPr>
      </w:pPr>
      <w:r>
        <w:rPr>
          <w:lang w:val="ru-RU"/>
        </w:rPr>
        <w:t>Расстояние между соседними голосами</w:t>
      </w:r>
    </w:p>
    <w:p w14:paraId="1EE195AF" w14:textId="77777777" w:rsidR="00582322" w:rsidRDefault="00D56025" w:rsidP="00EE262F">
      <w:pPr>
        <w:ind w:firstLine="360"/>
        <w:rPr>
          <w:lang w:val="ru-RU"/>
        </w:rPr>
      </w:pPr>
      <w:commentRangeStart w:id="264"/>
      <w:r>
        <w:rPr>
          <w:lang w:val="ru-RU"/>
        </w:rPr>
        <w:t xml:space="preserve">Это расстояние </w:t>
      </w:r>
      <w:commentRangeEnd w:id="264"/>
      <w:r w:rsidR="00622547">
        <w:rPr>
          <w:rStyle w:val="a8"/>
        </w:rPr>
        <w:commentReference w:id="264"/>
      </w:r>
      <w:r>
        <w:rPr>
          <w:lang w:val="ru-RU"/>
        </w:rPr>
        <w:t xml:space="preserve">является результатом мелодического поведения голосов и может быть очень переменным. Однако на сильную долю каждого такта расстояние между соседними голосами должно быть меньше </w:t>
      </w:r>
      <w:commentRangeStart w:id="265"/>
      <w:r>
        <w:rPr>
          <w:lang w:val="ru-RU"/>
        </w:rPr>
        <w:t>двух октав</w:t>
      </w:r>
      <w:commentRangeEnd w:id="265"/>
      <w:r w:rsidR="00091651">
        <w:rPr>
          <w:rStyle w:val="a8"/>
        </w:rPr>
        <w:commentReference w:id="265"/>
      </w:r>
      <w:r>
        <w:rPr>
          <w:lang w:val="ru-RU"/>
        </w:rPr>
        <w:t>.</w:t>
      </w:r>
      <w:r w:rsidR="00CE0FE0">
        <w:rPr>
          <w:lang w:val="ru-RU"/>
        </w:rPr>
        <w:t xml:space="preserve"> </w:t>
      </w:r>
    </w:p>
    <w:p w14:paraId="1EE3013E" w14:textId="59D48A25" w:rsidR="00D56025" w:rsidRDefault="00482B7D" w:rsidP="00EE262F">
      <w:pPr>
        <w:ind w:firstLine="360"/>
        <w:rPr>
          <w:lang w:val="ru-RU"/>
        </w:rPr>
      </w:pPr>
      <w:r>
        <w:rPr>
          <w:lang w:val="ru-RU"/>
        </w:rPr>
        <w:t>Это р</w:t>
      </w:r>
      <w:r w:rsidR="00CE0FE0">
        <w:rPr>
          <w:lang w:val="ru-RU"/>
        </w:rPr>
        <w:t>асстояние может достигать двух октав или даже превышать их в течение такта.</w:t>
      </w:r>
    </w:p>
    <w:p w14:paraId="49C48D80" w14:textId="4C71EBD3" w:rsidR="00091651" w:rsidRDefault="004F203A" w:rsidP="004F203A">
      <w:pPr>
        <w:pStyle w:val="5"/>
        <w:rPr>
          <w:lang w:val="ru-RU"/>
        </w:rPr>
      </w:pPr>
      <w:r>
        <w:rPr>
          <w:lang w:val="ru-RU"/>
        </w:rPr>
        <w:t>Пересечения голосов</w:t>
      </w:r>
    </w:p>
    <w:p w14:paraId="4970DCF6" w14:textId="1DECDEF3" w:rsidR="004F203A" w:rsidRDefault="004F203A" w:rsidP="004F203A">
      <w:pPr>
        <w:ind w:firstLine="360"/>
        <w:rPr>
          <w:lang w:val="ru-RU"/>
        </w:rPr>
      </w:pPr>
      <w:r>
        <w:rPr>
          <w:lang w:val="ru-RU"/>
        </w:rPr>
        <w:t xml:space="preserve">Пересечения голосов часто оправданы мелодическим поведением голосов. Однако, пересечения голосов следует избегать для </w:t>
      </w:r>
      <w:r w:rsidRPr="00866031">
        <w:rPr>
          <w:lang w:val="ru-RU"/>
        </w:rPr>
        <w:t xml:space="preserve">хорошего </w:t>
      </w:r>
      <w:r w:rsidR="00F51ACC" w:rsidRPr="00F365DC">
        <w:rPr>
          <w:lang w:val="ru-RU"/>
        </w:rPr>
        <w:t>полифонического баланса</w:t>
      </w:r>
      <w:r>
        <w:rPr>
          <w:lang w:val="ru-RU"/>
        </w:rPr>
        <w:t>.</w:t>
      </w:r>
    </w:p>
    <w:p w14:paraId="02A5EA39" w14:textId="1E6A4500" w:rsidR="004F203A" w:rsidRPr="001F7897" w:rsidRDefault="00054A42" w:rsidP="004F203A">
      <w:pPr>
        <w:ind w:firstLine="360"/>
        <w:rPr>
          <w:lang w:val="ru-RU"/>
        </w:rPr>
      </w:pPr>
      <w:commentRangeStart w:id="266"/>
      <w:r w:rsidRPr="00054A42">
        <w:rPr>
          <w:b/>
          <w:u w:val="single"/>
          <w:lang w:val="ru-RU"/>
        </w:rPr>
        <w:t>Исключения</w:t>
      </w:r>
      <w:commentRangeEnd w:id="266"/>
      <w:r>
        <w:rPr>
          <w:rStyle w:val="a8"/>
        </w:rPr>
        <w:commentReference w:id="266"/>
      </w:r>
      <w:r>
        <w:rPr>
          <w:lang w:val="ru-RU"/>
        </w:rPr>
        <w:t>:</w:t>
      </w:r>
    </w:p>
    <w:p w14:paraId="6DE5C3F3" w14:textId="7AC73347" w:rsidR="00054A42" w:rsidRDefault="00054A42" w:rsidP="004F203A">
      <w:pPr>
        <w:ind w:firstLine="360"/>
        <w:rPr>
          <w:lang w:val="ru-RU"/>
        </w:rPr>
      </w:pPr>
      <w:bookmarkStart w:id="267" w:name="OLE_LINK79"/>
      <w:bookmarkStart w:id="268" w:name="OLE_LINK80"/>
      <w:bookmarkStart w:id="269" w:name="OLE_LINK85"/>
      <w:bookmarkStart w:id="270" w:name="OLE_LINK175"/>
      <w:bookmarkStart w:id="271" w:name="OLE_LINK176"/>
      <w:r>
        <w:rPr>
          <w:lang w:val="ru-RU"/>
        </w:rPr>
        <w:t>Начиная с трех голосов, допускаются короткие пересечения между соседними голосами, за исключением первого и последнего тактов.</w:t>
      </w:r>
    </w:p>
    <w:p w14:paraId="47071EC8" w14:textId="0E9816A8" w:rsidR="00054A42" w:rsidRDefault="00054A42" w:rsidP="004F203A">
      <w:pPr>
        <w:ind w:firstLine="360"/>
        <w:rPr>
          <w:lang w:val="ru-RU"/>
        </w:rPr>
      </w:pPr>
      <w:bookmarkStart w:id="272" w:name="OLE_LINK285"/>
      <w:bookmarkStart w:id="273" w:name="OLE_LINK286"/>
      <w:bookmarkEnd w:id="267"/>
      <w:bookmarkEnd w:id="268"/>
      <w:bookmarkEnd w:id="269"/>
      <w:r>
        <w:rPr>
          <w:lang w:val="ru-RU"/>
        </w:rPr>
        <w:t>Начиная с 5 голосов, допускаются пересечения даже в последнем такте. В первом такте они всегда запрещены.</w:t>
      </w:r>
    </w:p>
    <w:bookmarkEnd w:id="270"/>
    <w:bookmarkEnd w:id="271"/>
    <w:bookmarkEnd w:id="272"/>
    <w:bookmarkEnd w:id="273"/>
    <w:p w14:paraId="7BA9DF67" w14:textId="6E60CDFA" w:rsidR="00964963" w:rsidRDefault="00135BDF" w:rsidP="00135BDF">
      <w:pPr>
        <w:pStyle w:val="5"/>
        <w:rPr>
          <w:lang w:val="ru-RU"/>
        </w:rPr>
      </w:pPr>
      <w:r>
        <w:rPr>
          <w:lang w:val="ru-RU"/>
        </w:rPr>
        <w:t>Расположение пересечений голосов</w:t>
      </w:r>
    </w:p>
    <w:p w14:paraId="498C51B0" w14:textId="16015CA4" w:rsidR="00135BDF" w:rsidRDefault="00135BDF" w:rsidP="00135BDF">
      <w:pPr>
        <w:ind w:firstLine="360"/>
        <w:rPr>
          <w:lang w:val="ru-RU"/>
        </w:rPr>
      </w:pPr>
      <w:r>
        <w:rPr>
          <w:lang w:val="ru-RU"/>
        </w:rPr>
        <w:t xml:space="preserve">Пересечение может происходить при противоположном или </w:t>
      </w:r>
      <w:r w:rsidR="00957CDC">
        <w:rPr>
          <w:lang w:val="ru-RU"/>
        </w:rPr>
        <w:t>косвенном</w:t>
      </w:r>
      <w:r>
        <w:rPr>
          <w:lang w:val="ru-RU"/>
        </w:rPr>
        <w:t xml:space="preserve"> движении голосов, но не должно происходить при прямом движении голосов</w:t>
      </w:r>
      <w:r w:rsidR="00696E93">
        <w:rPr>
          <w:rStyle w:val="a5"/>
          <w:lang w:val="ru-RU"/>
        </w:rPr>
        <w:footnoteReference w:id="20"/>
      </w:r>
      <w:r>
        <w:rPr>
          <w:lang w:val="ru-RU"/>
        </w:rPr>
        <w:t>.</w:t>
      </w:r>
    </w:p>
    <w:p w14:paraId="6BCB0503" w14:textId="0ACA393D" w:rsidR="000B6295" w:rsidRDefault="000B6295" w:rsidP="000B6295">
      <w:pPr>
        <w:pStyle w:val="a7"/>
        <w:numPr>
          <w:ilvl w:val="0"/>
          <w:numId w:val="17"/>
        </w:numPr>
        <w:rPr>
          <w:lang w:val="ru-RU"/>
        </w:rPr>
      </w:pPr>
      <w:bookmarkStart w:id="274" w:name="OLE_LINK288"/>
      <w:bookmarkStart w:id="275" w:name="OLE_LINK289"/>
      <w:bookmarkStart w:id="276" w:name="OLE_LINK76"/>
      <w:r>
        <w:rPr>
          <w:lang w:val="ru-RU"/>
        </w:rPr>
        <w:t>Противоположное движение голосов.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9"/>
        <w:gridCol w:w="4840"/>
      </w:tblGrid>
      <w:tr w:rsidR="000B6295" w14:paraId="32B980CF" w14:textId="77777777" w:rsidTr="000B6295">
        <w:tc>
          <w:tcPr>
            <w:tcW w:w="4839" w:type="dxa"/>
            <w:vAlign w:val="center"/>
          </w:tcPr>
          <w:bookmarkEnd w:id="274"/>
          <w:bookmarkEnd w:id="275"/>
          <w:bookmarkEnd w:id="276"/>
          <w:p w14:paraId="1BDD2BA2" w14:textId="77AD1AB7" w:rsidR="000B6295" w:rsidRDefault="000B6295" w:rsidP="000B6295">
            <w:pPr>
              <w:pStyle w:val="a7"/>
              <w:numPr>
                <w:ilvl w:val="1"/>
                <w:numId w:val="17"/>
              </w:numPr>
              <w:rPr>
                <w:lang w:val="ru-RU"/>
              </w:rPr>
            </w:pPr>
            <w:r>
              <w:rPr>
                <w:lang w:val="ru-RU"/>
              </w:rPr>
              <w:t>Через унисон – отлично:</w:t>
            </w:r>
          </w:p>
        </w:tc>
        <w:tc>
          <w:tcPr>
            <w:tcW w:w="4840" w:type="dxa"/>
          </w:tcPr>
          <w:p w14:paraId="0EDF973C" w14:textId="05B33F9A" w:rsidR="000B6295" w:rsidRDefault="000B6295" w:rsidP="000B6295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89BAC5E" wp14:editId="3DED9FFE">
                  <wp:extent cx="1248507" cy="405274"/>
                  <wp:effectExtent l="114300" t="114300" r="123190" b="109220"/>
                  <wp:docPr id="103" name="Рисунок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028" cy="429789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6295" w14:paraId="3679B9F2" w14:textId="77777777" w:rsidTr="000B6295">
        <w:tc>
          <w:tcPr>
            <w:tcW w:w="4839" w:type="dxa"/>
            <w:vAlign w:val="center"/>
          </w:tcPr>
          <w:p w14:paraId="118F5EE4" w14:textId="68CBB546" w:rsidR="000B6295" w:rsidRPr="000B6295" w:rsidRDefault="000B6295" w:rsidP="000B6295">
            <w:pPr>
              <w:pStyle w:val="a7"/>
              <w:numPr>
                <w:ilvl w:val="1"/>
                <w:numId w:val="17"/>
              </w:numPr>
              <w:rPr>
                <w:lang w:val="ru-RU"/>
              </w:rPr>
            </w:pPr>
            <w:r w:rsidRPr="00CF0318">
              <w:rPr>
                <w:lang w:val="ru-RU"/>
              </w:rPr>
              <w:t>Через секунду – допустимо:</w:t>
            </w:r>
          </w:p>
        </w:tc>
        <w:tc>
          <w:tcPr>
            <w:tcW w:w="4840" w:type="dxa"/>
          </w:tcPr>
          <w:p w14:paraId="44381490" w14:textId="79E40C44" w:rsidR="000B6295" w:rsidRDefault="000B6295" w:rsidP="000B6295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CB78018" wp14:editId="376CA3CC">
                  <wp:extent cx="2076125" cy="404779"/>
                  <wp:effectExtent l="114300" t="114300" r="114935" b="109855"/>
                  <wp:docPr id="104" name="Рисунок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0939" cy="425214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4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4BBFE0" w14:textId="2EF8F06F" w:rsidR="00175BCA" w:rsidRDefault="00175BCA" w:rsidP="00175BCA">
      <w:pPr>
        <w:pStyle w:val="a7"/>
        <w:ind w:left="360"/>
        <w:rPr>
          <w:lang w:val="ru-RU"/>
        </w:rPr>
      </w:pPr>
      <w:r>
        <w:rPr>
          <w:lang w:val="ru-RU"/>
        </w:rPr>
        <w:t xml:space="preserve">Однако, нужно избегать </w:t>
      </w:r>
      <w:r w:rsidRPr="00CF0318">
        <w:rPr>
          <w:lang w:val="ru-RU"/>
        </w:rPr>
        <w:t>повтора секунды (ухудшает звучание</w:t>
      </w:r>
      <w:r w:rsidR="00123EE1" w:rsidRPr="00CF0318">
        <w:rPr>
          <w:lang w:val="ru-RU"/>
        </w:rPr>
        <w:t>)</w:t>
      </w:r>
      <w:r w:rsidR="00123EE1">
        <w:rPr>
          <w:lang w:val="ru-RU"/>
        </w:rPr>
        <w:t>:</w:t>
      </w:r>
    </w:p>
    <w:p w14:paraId="248FB597" w14:textId="6A228F32" w:rsidR="00175BCA" w:rsidRDefault="00175BCA" w:rsidP="00175BCA">
      <w:pPr>
        <w:pStyle w:val="a7"/>
        <w:ind w:left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ADC51D2" wp14:editId="3E6989EB">
            <wp:extent cx="1447800" cy="400605"/>
            <wp:effectExtent l="114300" t="114300" r="114300" b="11430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483781" cy="41056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D49D827" w14:textId="061D3B2A" w:rsidR="000B6295" w:rsidRDefault="000B6295" w:rsidP="000B6295">
      <w:pPr>
        <w:pStyle w:val="a7"/>
        <w:numPr>
          <w:ilvl w:val="0"/>
          <w:numId w:val="17"/>
        </w:numPr>
        <w:rPr>
          <w:lang w:val="ru-RU"/>
        </w:rPr>
      </w:pPr>
      <w:r>
        <w:rPr>
          <w:lang w:val="ru-RU"/>
        </w:rPr>
        <w:t xml:space="preserve">При </w:t>
      </w:r>
      <w:r w:rsidR="00957CDC">
        <w:rPr>
          <w:lang w:val="ru-RU"/>
        </w:rPr>
        <w:t>косвенном</w:t>
      </w:r>
      <w:r>
        <w:rPr>
          <w:lang w:val="ru-RU"/>
        </w:rPr>
        <w:t xml:space="preserve"> движении голосов унисон отлично проходит, если выполняются правила в § 53.</w:t>
      </w:r>
    </w:p>
    <w:p w14:paraId="09A2DD36" w14:textId="18532687" w:rsidR="00993550" w:rsidRDefault="00E50067" w:rsidP="00B8453F">
      <w:pPr>
        <w:pStyle w:val="5"/>
        <w:rPr>
          <w:lang w:val="ru-RU"/>
        </w:rPr>
      </w:pPr>
      <w:r>
        <w:rPr>
          <w:lang w:val="ru-RU"/>
        </w:rPr>
        <w:lastRenderedPageBreak/>
        <w:t>Удваивание</w:t>
      </w:r>
    </w:p>
    <w:p w14:paraId="200AD0C5" w14:textId="58D43756" w:rsidR="00B8453F" w:rsidRDefault="00B8453F" w:rsidP="00B8453F">
      <w:pPr>
        <w:pStyle w:val="a7"/>
        <w:numPr>
          <w:ilvl w:val="0"/>
          <w:numId w:val="18"/>
        </w:numPr>
        <w:rPr>
          <w:lang w:val="ru-RU"/>
        </w:rPr>
      </w:pPr>
      <w:bookmarkStart w:id="277" w:name="OLE_LINK187"/>
      <w:bookmarkStart w:id="278" w:name="OLE_LINK188"/>
      <w:bookmarkStart w:id="279" w:name="OLE_LINK77"/>
      <w:bookmarkStart w:id="280" w:name="OLE_LINK78"/>
      <w:r>
        <w:rPr>
          <w:lang w:val="ru-RU"/>
        </w:rPr>
        <w:t xml:space="preserve">Все ноты, гармонические и мелодические, за исключением задержания, можно удваивать. Вводный тон в контрапункте </w:t>
      </w:r>
      <w:commentRangeStart w:id="281"/>
      <w:r>
        <w:rPr>
          <w:lang w:val="ru-RU"/>
        </w:rPr>
        <w:t>также можно удваивать</w:t>
      </w:r>
      <w:commentRangeEnd w:id="281"/>
      <w:r w:rsidR="0070713E">
        <w:rPr>
          <w:rStyle w:val="a8"/>
        </w:rPr>
        <w:commentReference w:id="281"/>
      </w:r>
      <w:r>
        <w:rPr>
          <w:lang w:val="ru-RU"/>
        </w:rPr>
        <w:t>, как и другие звуки тональности</w:t>
      </w:r>
      <w:r w:rsidR="00F752C7">
        <w:rPr>
          <w:rStyle w:val="a5"/>
          <w:lang w:val="ru-RU"/>
        </w:rPr>
        <w:footnoteReference w:id="21"/>
      </w:r>
      <w:r>
        <w:rPr>
          <w:lang w:val="ru-RU"/>
        </w:rPr>
        <w:t>.</w:t>
      </w:r>
      <w:bookmarkEnd w:id="277"/>
      <w:bookmarkEnd w:id="278"/>
    </w:p>
    <w:bookmarkEnd w:id="279"/>
    <w:bookmarkEnd w:id="280"/>
    <w:p w14:paraId="57889352" w14:textId="555618F3" w:rsidR="007F671A" w:rsidRDefault="007F671A" w:rsidP="00B8453F">
      <w:pPr>
        <w:pStyle w:val="a7"/>
        <w:numPr>
          <w:ilvl w:val="0"/>
          <w:numId w:val="18"/>
        </w:numPr>
        <w:rPr>
          <w:lang w:val="ru-RU"/>
        </w:rPr>
      </w:pPr>
      <w:r>
        <w:rPr>
          <w:lang w:val="ru-RU"/>
        </w:rPr>
        <w:t xml:space="preserve">Удвоение нот желательно </w:t>
      </w:r>
      <w:r w:rsidR="00485ADD" w:rsidRPr="00FC4D60">
        <w:rPr>
          <w:lang w:val="ru-RU"/>
        </w:rPr>
        <w:t>через октаву или две октавы</w:t>
      </w:r>
      <w:r>
        <w:rPr>
          <w:lang w:val="ru-RU"/>
        </w:rPr>
        <w:t>. Унисон разрешен только при выполнении описанных ниже условий.</w:t>
      </w:r>
    </w:p>
    <w:p w14:paraId="09571B8B" w14:textId="51F5B86E" w:rsidR="00B8453F" w:rsidRDefault="001621B7" w:rsidP="001621B7">
      <w:pPr>
        <w:pStyle w:val="5"/>
        <w:rPr>
          <w:lang w:val="ru-RU"/>
        </w:rPr>
      </w:pPr>
      <w:r>
        <w:rPr>
          <w:lang w:val="ru-RU"/>
        </w:rPr>
        <w:t>Унисон</w:t>
      </w:r>
    </w:p>
    <w:p w14:paraId="489B6FDC" w14:textId="389A7DD6" w:rsidR="001621B7" w:rsidRDefault="001621B7" w:rsidP="001621B7">
      <w:pPr>
        <w:pStyle w:val="a7"/>
        <w:numPr>
          <w:ilvl w:val="0"/>
          <w:numId w:val="19"/>
        </w:numPr>
        <w:rPr>
          <w:lang w:val="ru-RU"/>
        </w:rPr>
      </w:pPr>
      <w:r>
        <w:rPr>
          <w:lang w:val="ru-RU"/>
        </w:rPr>
        <w:t>Уни</w:t>
      </w:r>
      <w:r w:rsidR="00DD6B1A">
        <w:rPr>
          <w:lang w:val="ru-RU"/>
        </w:rPr>
        <w:t>сон можно использовать на слабую</w:t>
      </w:r>
      <w:r>
        <w:rPr>
          <w:lang w:val="ru-RU"/>
        </w:rPr>
        <w:t xml:space="preserve"> </w:t>
      </w:r>
      <w:r w:rsidR="00DD6B1A">
        <w:rPr>
          <w:lang w:val="ru-RU"/>
        </w:rPr>
        <w:t>долю</w:t>
      </w:r>
      <w:r>
        <w:rPr>
          <w:lang w:val="ru-RU"/>
        </w:rPr>
        <w:t>. Унисон допускается на сильную долю только в первом или последнем такте контрапункта.</w:t>
      </w:r>
    </w:p>
    <w:p w14:paraId="196AEFD6" w14:textId="77777777" w:rsidR="00452F78" w:rsidRDefault="00452F78" w:rsidP="001621B7">
      <w:pPr>
        <w:pStyle w:val="a7"/>
        <w:ind w:left="360"/>
        <w:rPr>
          <w:b/>
          <w:u w:val="single"/>
          <w:lang w:val="ru-RU"/>
        </w:rPr>
      </w:pPr>
    </w:p>
    <w:p w14:paraId="3318F611" w14:textId="214CC694" w:rsidR="001621B7" w:rsidRDefault="001621B7" w:rsidP="001621B7">
      <w:pPr>
        <w:pStyle w:val="a7"/>
        <w:ind w:left="360"/>
        <w:rPr>
          <w:lang w:val="ru-RU"/>
        </w:rPr>
      </w:pPr>
      <w:r w:rsidRPr="00452F78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5C99F8FE" w14:textId="77777777" w:rsidR="00452F78" w:rsidRDefault="00452F78" w:rsidP="001621B7">
      <w:pPr>
        <w:pStyle w:val="a7"/>
        <w:ind w:left="360"/>
        <w:rPr>
          <w:lang w:val="ru-RU"/>
        </w:rPr>
      </w:pPr>
    </w:p>
    <w:p w14:paraId="14CF3DA2" w14:textId="367FB6F0" w:rsidR="001621B7" w:rsidRDefault="001621B7" w:rsidP="001621B7">
      <w:pPr>
        <w:pStyle w:val="a7"/>
        <w:ind w:left="360"/>
        <w:rPr>
          <w:lang w:val="ru-RU"/>
        </w:rPr>
      </w:pPr>
      <w:bookmarkStart w:id="284" w:name="OLE_LINK177"/>
      <w:bookmarkStart w:id="285" w:name="OLE_LINK178"/>
      <w:r>
        <w:rPr>
          <w:lang w:val="ru-RU"/>
        </w:rPr>
        <w:t>Начиная с 5 голосов, унисон допускается на сильную долю на протяжении всего контрапункта</w:t>
      </w:r>
      <w:r w:rsidR="00745E13">
        <w:rPr>
          <w:rStyle w:val="a5"/>
          <w:lang w:val="ru-RU"/>
        </w:rPr>
        <w:footnoteReference w:id="22"/>
      </w:r>
      <w:r>
        <w:rPr>
          <w:lang w:val="ru-RU"/>
        </w:rPr>
        <w:t>.</w:t>
      </w:r>
    </w:p>
    <w:p w14:paraId="0506E1A6" w14:textId="19F20004" w:rsidR="001621B7" w:rsidRDefault="001621B7" w:rsidP="001621B7">
      <w:pPr>
        <w:pStyle w:val="a7"/>
        <w:ind w:left="360"/>
        <w:rPr>
          <w:lang w:val="ru-RU"/>
        </w:rPr>
      </w:pPr>
      <w:r>
        <w:rPr>
          <w:lang w:val="ru-RU"/>
        </w:rPr>
        <w:t xml:space="preserve">Необходимо как можно меньше использовать унисон на сильное время, т.к. он делает звучание полифонии </w:t>
      </w:r>
      <w:r w:rsidRPr="0012454C">
        <w:rPr>
          <w:lang w:val="ru-RU"/>
        </w:rPr>
        <w:t>менее насыщенным</w:t>
      </w:r>
      <w:r>
        <w:rPr>
          <w:lang w:val="ru-RU"/>
        </w:rPr>
        <w:t>.</w:t>
      </w:r>
    </w:p>
    <w:bookmarkEnd w:id="284"/>
    <w:bookmarkEnd w:id="285"/>
    <w:p w14:paraId="73F767D3" w14:textId="77777777" w:rsidR="00452F78" w:rsidRDefault="00452F78" w:rsidP="001621B7">
      <w:pPr>
        <w:pStyle w:val="a7"/>
        <w:ind w:left="360"/>
        <w:rPr>
          <w:lang w:val="ru-RU"/>
        </w:rPr>
      </w:pPr>
    </w:p>
    <w:p w14:paraId="3C8A424E" w14:textId="61C7B3C2" w:rsidR="001621B7" w:rsidRDefault="001621B7" w:rsidP="001621B7">
      <w:pPr>
        <w:pStyle w:val="a7"/>
        <w:numPr>
          <w:ilvl w:val="0"/>
          <w:numId w:val="19"/>
        </w:numPr>
        <w:rPr>
          <w:lang w:val="ru-RU"/>
        </w:rPr>
      </w:pPr>
      <w:commentRangeStart w:id="288"/>
      <w:r>
        <w:rPr>
          <w:lang w:val="ru-RU"/>
        </w:rPr>
        <w:t xml:space="preserve">Движение в унисон должно быть противоположным </w:t>
      </w:r>
      <w:commentRangeEnd w:id="288"/>
      <w:r w:rsidR="000F363C">
        <w:rPr>
          <w:rStyle w:val="a8"/>
        </w:rPr>
        <w:commentReference w:id="288"/>
      </w:r>
      <w:r>
        <w:rPr>
          <w:lang w:val="ru-RU"/>
        </w:rPr>
        <w:t xml:space="preserve">(поступенно или скачком) или </w:t>
      </w:r>
      <w:r w:rsidR="00D607C0">
        <w:rPr>
          <w:lang w:val="ru-RU"/>
        </w:rPr>
        <w:t>косвенным</w:t>
      </w:r>
      <w:r>
        <w:rPr>
          <w:lang w:val="ru-RU"/>
        </w:rPr>
        <w:t xml:space="preserve"> (только скачком).</w:t>
      </w:r>
    </w:p>
    <w:p w14:paraId="0553F988" w14:textId="0652CC18" w:rsidR="00745E13" w:rsidRPr="00745E13" w:rsidRDefault="00745E13" w:rsidP="00745E1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16C5670" wp14:editId="3C360808">
            <wp:extent cx="2417618" cy="439020"/>
            <wp:effectExtent l="114300" t="114300" r="116205" b="11366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555341" cy="46402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FB0F511" w14:textId="179AE620" w:rsidR="00452F78" w:rsidRDefault="00452F78" w:rsidP="00452F78">
      <w:pPr>
        <w:pStyle w:val="a7"/>
        <w:ind w:left="360"/>
        <w:rPr>
          <w:lang w:val="ru-RU"/>
        </w:rPr>
      </w:pPr>
      <w:r>
        <w:rPr>
          <w:lang w:val="ru-RU"/>
        </w:rPr>
        <w:t xml:space="preserve">В крайнем случае допустимо </w:t>
      </w:r>
      <w:r w:rsidR="00D607C0">
        <w:rPr>
          <w:lang w:val="ru-RU"/>
        </w:rPr>
        <w:t>косвенное</w:t>
      </w:r>
      <w:r>
        <w:rPr>
          <w:lang w:val="ru-RU"/>
        </w:rPr>
        <w:t xml:space="preserve"> движение в унисон из большой секунды, но не из малой секунды:</w:t>
      </w:r>
    </w:p>
    <w:p w14:paraId="271C2891" w14:textId="75932C71" w:rsidR="00452F78" w:rsidRPr="00452F78" w:rsidRDefault="00452F78" w:rsidP="00452F78">
      <w:pPr>
        <w:pStyle w:val="a7"/>
        <w:ind w:left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8F179D4" wp14:editId="0CA01D5D">
            <wp:extent cx="1149927" cy="403483"/>
            <wp:effectExtent l="114300" t="114300" r="107950" b="1111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179426" cy="41383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266B26" wp14:editId="018FD076">
            <wp:extent cx="1163782" cy="411157"/>
            <wp:effectExtent l="114300" t="114300" r="113030" b="12255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205688" cy="42596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FD8949A" w14:textId="56F9DEE9" w:rsidR="00452F78" w:rsidRDefault="00452F78" w:rsidP="00452F78">
      <w:pPr>
        <w:pStyle w:val="a7"/>
        <w:ind w:left="360"/>
        <w:rPr>
          <w:lang w:val="ru-RU"/>
        </w:rPr>
      </w:pPr>
      <w:r>
        <w:rPr>
          <w:lang w:val="ru-RU"/>
        </w:rPr>
        <w:t>Прямое движение в унисон недопустимо:</w:t>
      </w:r>
    </w:p>
    <w:p w14:paraId="4AE97FC3" w14:textId="5D23EE27" w:rsidR="00452F78" w:rsidRPr="00452F78" w:rsidRDefault="00452F78" w:rsidP="00452F7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6744082" wp14:editId="3F2CBD51">
            <wp:extent cx="2272145" cy="520700"/>
            <wp:effectExtent l="114300" t="114300" r="109220" b="1079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330154" cy="533994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7131F7B" w14:textId="7FB83EF1" w:rsidR="00745E13" w:rsidRDefault="00452F78" w:rsidP="001621B7">
      <w:pPr>
        <w:pStyle w:val="a7"/>
        <w:numPr>
          <w:ilvl w:val="0"/>
          <w:numId w:val="19"/>
        </w:numPr>
        <w:rPr>
          <w:lang w:val="ru-RU"/>
        </w:rPr>
      </w:pPr>
      <w:bookmarkStart w:id="289" w:name="OLE_LINK81"/>
      <w:bookmarkStart w:id="290" w:name="OLE_LINK82"/>
      <w:commentRangeStart w:id="291"/>
      <w:r>
        <w:rPr>
          <w:lang w:val="ru-RU"/>
        </w:rPr>
        <w:t xml:space="preserve">Можно покидать унисон </w:t>
      </w:r>
      <w:commentRangeEnd w:id="291"/>
      <w:r w:rsidR="00181962">
        <w:rPr>
          <w:rStyle w:val="a8"/>
        </w:rPr>
        <w:commentReference w:id="291"/>
      </w:r>
      <w:r>
        <w:rPr>
          <w:lang w:val="ru-RU"/>
        </w:rPr>
        <w:t xml:space="preserve">любым движением (прямым, </w:t>
      </w:r>
      <w:r w:rsidR="00D607C0">
        <w:rPr>
          <w:lang w:val="ru-RU"/>
        </w:rPr>
        <w:t>косвенным</w:t>
      </w:r>
      <w:r>
        <w:rPr>
          <w:lang w:val="ru-RU"/>
        </w:rPr>
        <w:t>, противопо</w:t>
      </w:r>
      <w:r w:rsidR="00977CDB">
        <w:rPr>
          <w:lang w:val="ru-RU"/>
        </w:rPr>
        <w:t xml:space="preserve">ложным), поступенно </w:t>
      </w:r>
      <w:r w:rsidR="00977CDB" w:rsidRPr="00977CDB">
        <w:rPr>
          <w:lang w:val="ru-RU"/>
        </w:rPr>
        <w:t xml:space="preserve">(большой или малой </w:t>
      </w:r>
      <w:r w:rsidR="00977CDB">
        <w:rPr>
          <w:lang w:val="ru-RU"/>
        </w:rPr>
        <w:t>секундой</w:t>
      </w:r>
      <w:r w:rsidR="00977CDB" w:rsidRPr="00977CDB">
        <w:rPr>
          <w:lang w:val="ru-RU"/>
        </w:rPr>
        <w:t xml:space="preserve">) </w:t>
      </w:r>
      <w:r w:rsidR="00977CDB">
        <w:rPr>
          <w:lang w:val="ru-RU"/>
        </w:rPr>
        <w:t>или скачком</w:t>
      </w:r>
      <w:r>
        <w:rPr>
          <w:lang w:val="ru-RU"/>
        </w:rPr>
        <w:t>.</w:t>
      </w:r>
    </w:p>
    <w:bookmarkEnd w:id="289"/>
    <w:bookmarkEnd w:id="290"/>
    <w:p w14:paraId="5AB12974" w14:textId="5DEF64FD" w:rsidR="001621B7" w:rsidRDefault="00AD29C1" w:rsidP="00AD29C1">
      <w:pPr>
        <w:pStyle w:val="5"/>
        <w:rPr>
          <w:lang w:val="ru-RU"/>
        </w:rPr>
      </w:pPr>
      <w:r>
        <w:rPr>
          <w:lang w:val="ru-RU"/>
        </w:rPr>
        <w:t>Кварта. Уменьшенная квинта.</w:t>
      </w:r>
    </w:p>
    <w:p w14:paraId="47C8AC34" w14:textId="303AC0C0" w:rsidR="00AD29C1" w:rsidRDefault="00AD29C1" w:rsidP="00AD29C1">
      <w:pPr>
        <w:pStyle w:val="a7"/>
        <w:numPr>
          <w:ilvl w:val="0"/>
          <w:numId w:val="20"/>
        </w:numPr>
        <w:rPr>
          <w:lang w:val="ru-RU"/>
        </w:rPr>
      </w:pPr>
      <w:bookmarkStart w:id="292" w:name="OLE_LINK83"/>
      <w:bookmarkStart w:id="293" w:name="OLE_LINK84"/>
      <w:bookmarkStart w:id="294" w:name="OLE_LINK88"/>
      <w:bookmarkStart w:id="295" w:name="OLE_LINK89"/>
      <w:r>
        <w:rPr>
          <w:lang w:val="ru-RU"/>
        </w:rPr>
        <w:t>Чистая кварта, увеличенная кварта и уменьшенная квинта не допускаются между гармоническими нотами верхнего голоса и баса.</w:t>
      </w:r>
    </w:p>
    <w:bookmarkEnd w:id="292"/>
    <w:bookmarkEnd w:id="293"/>
    <w:p w14:paraId="59014C09" w14:textId="665E513A" w:rsidR="001213BA" w:rsidRDefault="001213BA" w:rsidP="001213BA">
      <w:pPr>
        <w:pStyle w:val="a7"/>
        <w:ind w:left="360"/>
        <w:rPr>
          <w:lang w:val="ru-RU"/>
        </w:rPr>
      </w:pPr>
      <w:r>
        <w:rPr>
          <w:lang w:val="ru-RU"/>
        </w:rPr>
        <w:t>Однако, эти интервалы часто встречаются между мелодическими нотами верхнего голоса и баса.</w:t>
      </w:r>
    </w:p>
    <w:p w14:paraId="1EEC11E9" w14:textId="77777777" w:rsidR="007B085C" w:rsidRDefault="007B085C" w:rsidP="001213BA">
      <w:pPr>
        <w:pStyle w:val="a7"/>
        <w:ind w:left="360"/>
        <w:rPr>
          <w:b/>
          <w:u w:val="single"/>
          <w:lang w:val="ru-RU"/>
        </w:rPr>
      </w:pPr>
    </w:p>
    <w:p w14:paraId="4B5F1A60" w14:textId="6177DF80" w:rsidR="001213BA" w:rsidRDefault="001213BA" w:rsidP="001213BA">
      <w:pPr>
        <w:pStyle w:val="a7"/>
        <w:ind w:left="360"/>
        <w:rPr>
          <w:lang w:val="ru-RU"/>
        </w:rPr>
      </w:pPr>
      <w:r w:rsidRPr="007B085C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4EC612C2" w14:textId="77777777" w:rsidR="007B085C" w:rsidRDefault="007B085C" w:rsidP="001213BA">
      <w:pPr>
        <w:pStyle w:val="a7"/>
        <w:ind w:left="360"/>
        <w:rPr>
          <w:lang w:val="ru-RU"/>
        </w:rPr>
      </w:pPr>
    </w:p>
    <w:p w14:paraId="017EFD36" w14:textId="63BCFE42" w:rsidR="001213BA" w:rsidRPr="001213BA" w:rsidRDefault="001213BA" w:rsidP="001213BA">
      <w:pPr>
        <w:pStyle w:val="a7"/>
        <w:ind w:left="360"/>
        <w:rPr>
          <w:lang w:val="ru-RU"/>
        </w:rPr>
      </w:pPr>
      <w:bookmarkStart w:id="296" w:name="OLE_LINK179"/>
      <w:bookmarkStart w:id="297" w:name="OLE_LINK180"/>
      <w:bookmarkEnd w:id="294"/>
      <w:bookmarkEnd w:id="295"/>
      <w:r>
        <w:rPr>
          <w:lang w:val="ru-RU"/>
        </w:rPr>
        <w:t>Начиная с 4 голосов, допускается уменьшенная квинта между басом и верхним голосом исключительно в предпоследнем такте, когда вводный тон задерживается в басу.</w:t>
      </w:r>
    </w:p>
    <w:p w14:paraId="252822C1" w14:textId="6A86DE1D" w:rsidR="001213BA" w:rsidRDefault="001213BA" w:rsidP="001213BA">
      <w:pPr>
        <w:pStyle w:val="a7"/>
        <w:numPr>
          <w:ilvl w:val="0"/>
          <w:numId w:val="20"/>
        </w:numPr>
        <w:rPr>
          <w:lang w:val="ru-RU"/>
        </w:rPr>
      </w:pPr>
      <w:bookmarkStart w:id="298" w:name="OLE_LINK181"/>
      <w:bookmarkStart w:id="299" w:name="OLE_LINK182"/>
      <w:bookmarkEnd w:id="296"/>
      <w:bookmarkEnd w:id="297"/>
      <w:r>
        <w:rPr>
          <w:lang w:val="ru-RU"/>
        </w:rPr>
        <w:t>Чистая кварта, увеличенная кварта и уменьшенная квинта допускаются между гармоническими нотами голосов, отличных от баса.</w:t>
      </w:r>
    </w:p>
    <w:p w14:paraId="25BA6D21" w14:textId="587DBEBD" w:rsidR="00AD29C1" w:rsidRDefault="00CE5F55" w:rsidP="005D61CE">
      <w:pPr>
        <w:pStyle w:val="5"/>
        <w:rPr>
          <w:lang w:val="ru-RU"/>
        </w:rPr>
      </w:pPr>
      <w:bookmarkStart w:id="300" w:name="OLE_LINK86"/>
      <w:bookmarkStart w:id="301" w:name="OLE_LINK87"/>
      <w:bookmarkEnd w:id="298"/>
      <w:bookmarkEnd w:id="299"/>
      <w:del w:id="302" w:author="Rualark Rualark" w:date="2018-10-31T22:16:00Z">
        <w:r w:rsidDel="00F44B67">
          <w:delText>Diminished chord</w:delText>
        </w:r>
      </w:del>
      <w:ins w:id="303" w:author="Rualark Rualark" w:date="2018-10-31T22:16:00Z">
        <w:r w:rsidR="00F44B67">
          <w:t>Harmonic tritone</w:t>
        </w:r>
      </w:ins>
    </w:p>
    <w:p w14:paraId="032C7C65" w14:textId="4E1DCEE8" w:rsidR="00777171" w:rsidRPr="00F44B67" w:rsidRDefault="00F44B67" w:rsidP="006C318F">
      <w:pPr>
        <w:pStyle w:val="a7"/>
        <w:numPr>
          <w:ilvl w:val="0"/>
          <w:numId w:val="28"/>
        </w:numPr>
      </w:pPr>
      <w:ins w:id="304" w:author="Rualark Rualark" w:date="2018-10-31T22:16:00Z">
        <w:r>
          <w:t>Harmonic tritone</w:t>
        </w:r>
      </w:ins>
      <w:ins w:id="305" w:author="Rualark Rualark" w:date="2018-10-31T22:21:00Z">
        <w:r w:rsidR="00066411">
          <w:rPr>
            <w:rStyle w:val="a5"/>
          </w:rPr>
          <w:footnoteReference w:id="23"/>
        </w:r>
      </w:ins>
      <w:ins w:id="308" w:author="Rualark Rualark" w:date="2018-10-31T22:16:00Z">
        <w:r>
          <w:t xml:space="preserve"> is prohibited between bass and any other voice, if both notes</w:t>
        </w:r>
      </w:ins>
      <w:ins w:id="309" w:author="Rualark Rualark" w:date="2018-10-31T22:17:00Z">
        <w:r>
          <w:t xml:space="preserve"> of tritone are </w:t>
        </w:r>
      </w:ins>
      <w:ins w:id="310" w:author="Rualark Rualark" w:date="2018-10-31T22:27:00Z">
        <w:r w:rsidR="00FB0F60">
          <w:t>chord tones</w:t>
        </w:r>
      </w:ins>
      <w:ins w:id="311" w:author="Rualark Rualark" w:date="2018-10-31T22:16:00Z">
        <w:r>
          <w:t xml:space="preserve">. </w:t>
        </w:r>
      </w:ins>
      <w:ins w:id="312" w:author="Rualark Rualark" w:date="2018-10-31T22:17:00Z">
        <w:r>
          <w:t xml:space="preserve">Harmonic tritone is allowed </w:t>
        </w:r>
      </w:ins>
      <w:ins w:id="313" w:author="Rualark Rualark" w:date="2018-10-31T22:18:00Z">
        <w:r>
          <w:t xml:space="preserve">if one of notes is </w:t>
        </w:r>
      </w:ins>
      <w:ins w:id="314" w:author="Rualark Rualark" w:date="2018-10-31T22:30:00Z">
        <w:r w:rsidR="00FB0F60">
          <w:t>not a chord tone</w:t>
        </w:r>
      </w:ins>
      <w:ins w:id="315" w:author="Rualark Rualark" w:date="2018-10-31T22:18:00Z">
        <w:r>
          <w:t xml:space="preserve">. </w:t>
        </w:r>
      </w:ins>
      <w:del w:id="316" w:author="Rualark Rualark" w:date="2018-10-31T22:17:00Z">
        <w:r w:rsidR="00CE5F55" w:rsidDel="00F44B67">
          <w:delText>Diminished</w:delText>
        </w:r>
        <w:r w:rsidR="00CE5F55" w:rsidRPr="00F44B67" w:rsidDel="00F44B67">
          <w:delText xml:space="preserve"> </w:delText>
        </w:r>
        <w:r w:rsidR="00CE5F55" w:rsidDel="00F44B67">
          <w:delText>chord</w:delText>
        </w:r>
        <w:r w:rsidR="00CE5F55" w:rsidRPr="00F44B67" w:rsidDel="00F44B67">
          <w:delText xml:space="preserve"> </w:delText>
        </w:r>
        <w:r w:rsidR="00CE5F55" w:rsidDel="00F44B67">
          <w:delText>is</w:delText>
        </w:r>
        <w:r w:rsidR="00CE5F55" w:rsidRPr="00F44B67" w:rsidDel="00F44B67">
          <w:delText xml:space="preserve"> </w:delText>
        </w:r>
        <w:r w:rsidR="00CE5F55" w:rsidDel="00F44B67">
          <w:delText>not</w:delText>
        </w:r>
        <w:r w:rsidR="00CE5F55" w:rsidRPr="00F44B67" w:rsidDel="00F44B67">
          <w:delText xml:space="preserve"> </w:delText>
        </w:r>
        <w:r w:rsidR="00CE5F55" w:rsidDel="00F44B67">
          <w:delText>allowed</w:delText>
        </w:r>
        <w:r w:rsidR="00CE5F55" w:rsidRPr="00F44B67" w:rsidDel="00F44B67">
          <w:delText xml:space="preserve"> </w:delText>
        </w:r>
        <w:r w:rsidR="00CE5F55" w:rsidDel="00F44B67">
          <w:delText>in</w:delText>
        </w:r>
        <w:r w:rsidR="00CE5F55" w:rsidRPr="00F44B67" w:rsidDel="00F44B67">
          <w:delText xml:space="preserve"> </w:delText>
        </w:r>
        <w:r w:rsidR="00CE5F55" w:rsidDel="00F44B67">
          <w:delText>root</w:delText>
        </w:r>
        <w:r w:rsidR="00CE5F55" w:rsidRPr="00F44B67" w:rsidDel="00F44B67">
          <w:delText xml:space="preserve"> </w:delText>
        </w:r>
        <w:r w:rsidR="00CE5F55" w:rsidDel="00F44B67">
          <w:delText>position</w:delText>
        </w:r>
        <w:r w:rsidR="00CE5F55" w:rsidRPr="00F44B67" w:rsidDel="00F44B67">
          <w:delText xml:space="preserve">. </w:delText>
        </w:r>
        <w:r w:rsidR="00CE5F55" w:rsidDel="00F44B67">
          <w:delText>First</w:delText>
        </w:r>
        <w:r w:rsidR="00CE5F55" w:rsidRPr="00F44B67" w:rsidDel="00F44B67">
          <w:delText xml:space="preserve"> </w:delText>
        </w:r>
        <w:r w:rsidR="00CE5F55" w:rsidDel="00F44B67">
          <w:delText>inversion</w:delText>
        </w:r>
        <w:r w:rsidR="00CE5F55" w:rsidRPr="00F44B67" w:rsidDel="00F44B67">
          <w:delText xml:space="preserve"> </w:delText>
        </w:r>
        <w:r w:rsidR="00CE5F55" w:rsidDel="00F44B67">
          <w:delText>of</w:delText>
        </w:r>
        <w:r w:rsidR="00CE5F55" w:rsidRPr="00F44B67" w:rsidDel="00F44B67">
          <w:delText xml:space="preserve"> </w:delText>
        </w:r>
        <w:r w:rsidR="00CE5F55" w:rsidDel="00F44B67">
          <w:delText>diminished</w:delText>
        </w:r>
        <w:r w:rsidR="00CE5F55" w:rsidRPr="00F44B67" w:rsidDel="00F44B67">
          <w:delText xml:space="preserve"> </w:delText>
        </w:r>
        <w:r w:rsidR="00CE5F55" w:rsidDel="00F44B67">
          <w:delText>chord</w:delText>
        </w:r>
        <w:r w:rsidR="00CE5F55" w:rsidRPr="00F44B67" w:rsidDel="00F44B67">
          <w:delText xml:space="preserve"> </w:delText>
        </w:r>
        <w:r w:rsidR="00CE5F55" w:rsidDel="00F44B67">
          <w:delText>is</w:delText>
        </w:r>
        <w:r w:rsidR="00CE5F55" w:rsidRPr="00F44B67" w:rsidDel="00F44B67">
          <w:delText xml:space="preserve"> </w:delText>
        </w:r>
        <w:r w:rsidR="00CE5F55" w:rsidDel="00F44B67">
          <w:delText>allowed</w:delText>
        </w:r>
        <w:r w:rsidR="00CE5F55" w:rsidRPr="00F44B67" w:rsidDel="00F44B67">
          <w:delText>.</w:delText>
        </w:r>
      </w:del>
    </w:p>
    <w:p w14:paraId="3B9F4C46" w14:textId="1699C1A1" w:rsidR="008329BC" w:rsidRPr="00F44B67" w:rsidRDefault="00CE5F55" w:rsidP="005D61CE">
      <w:pPr>
        <w:ind w:firstLine="360"/>
      </w:pPr>
      <w:r>
        <w:rPr>
          <w:b/>
          <w:u w:val="single"/>
        </w:rPr>
        <w:t>Exceptions</w:t>
      </w:r>
      <w:r w:rsidR="007A4501" w:rsidRPr="00F44B67">
        <w:t>:</w:t>
      </w:r>
    </w:p>
    <w:p w14:paraId="2E52FBBE" w14:textId="5A92AC6A" w:rsidR="007A4501" w:rsidRPr="006C05B2" w:rsidRDefault="00CE5F55" w:rsidP="005328AD">
      <w:pPr>
        <w:ind w:left="709"/>
      </w:pPr>
      <w:r>
        <w:t>Starting</w:t>
      </w:r>
      <w:r w:rsidRPr="006C05B2">
        <w:t xml:space="preserve"> </w:t>
      </w:r>
      <w:r>
        <w:t>from</w:t>
      </w:r>
      <w:r w:rsidRPr="006C05B2">
        <w:t xml:space="preserve"> </w:t>
      </w:r>
      <w:r>
        <w:t>four</w:t>
      </w:r>
      <w:r w:rsidRPr="006C05B2">
        <w:t xml:space="preserve"> </w:t>
      </w:r>
      <w:r>
        <w:t>voices</w:t>
      </w:r>
      <w:r w:rsidR="0049186B">
        <w:t xml:space="preserve"> and above</w:t>
      </w:r>
      <w:r w:rsidRPr="006C05B2">
        <w:t xml:space="preserve">, </w:t>
      </w:r>
      <w:del w:id="317" w:author="Rualark Rualark" w:date="2018-10-31T22:25:00Z">
        <w:r w:rsidDel="007F3700">
          <w:delText>diminished</w:delText>
        </w:r>
        <w:r w:rsidRPr="006C05B2" w:rsidDel="007F3700">
          <w:delText xml:space="preserve"> </w:delText>
        </w:r>
        <w:r w:rsidDel="007F3700">
          <w:delText>chord</w:delText>
        </w:r>
        <w:r w:rsidRPr="006C05B2" w:rsidDel="007F3700">
          <w:delText xml:space="preserve"> </w:delText>
        </w:r>
        <w:r w:rsidDel="007F3700">
          <w:delText>is</w:delText>
        </w:r>
        <w:r w:rsidRPr="006C05B2" w:rsidDel="007F3700">
          <w:delText xml:space="preserve"> </w:delText>
        </w:r>
        <w:r w:rsidDel="007F3700">
          <w:delText>allowed</w:delText>
        </w:r>
        <w:r w:rsidRPr="006C05B2" w:rsidDel="007F3700">
          <w:delText xml:space="preserve"> </w:delText>
        </w:r>
        <w:r w:rsidDel="007F3700">
          <w:delText>in</w:delText>
        </w:r>
        <w:r w:rsidRPr="006C05B2" w:rsidDel="007F3700">
          <w:delText xml:space="preserve"> </w:delText>
        </w:r>
        <w:r w:rsidDel="007F3700">
          <w:delText>root</w:delText>
        </w:r>
        <w:r w:rsidRPr="006C05B2" w:rsidDel="007F3700">
          <w:delText xml:space="preserve"> </w:delText>
        </w:r>
        <w:r w:rsidDel="007F3700">
          <w:delText>position</w:delText>
        </w:r>
        <w:r w:rsidRPr="006C05B2" w:rsidDel="007F3700">
          <w:delText xml:space="preserve"> –</w:delText>
        </w:r>
      </w:del>
      <w:commentRangeStart w:id="318"/>
      <w:ins w:id="319" w:author="Rualark Rualark" w:date="2018-10-31T22:25:00Z">
        <w:r w:rsidR="007F3700">
          <w:t>harmonic tritone is allowed</w:t>
        </w:r>
      </w:ins>
      <w:r w:rsidRPr="006C05B2">
        <w:t xml:space="preserve"> </w:t>
      </w:r>
      <w:ins w:id="320" w:author="Rualark Rualark" w:date="2018-10-31T22:30:00Z">
        <w:r w:rsidR="00FB0F60">
          <w:t xml:space="preserve">with bass </w:t>
        </w:r>
      </w:ins>
      <w:r>
        <w:t>only</w:t>
      </w:r>
      <w:r w:rsidRPr="006C05B2">
        <w:t xml:space="preserve"> </w:t>
      </w:r>
      <w:r>
        <w:t>in</w:t>
      </w:r>
      <w:r w:rsidRPr="006C05B2">
        <w:t xml:space="preserve"> </w:t>
      </w:r>
      <w:r>
        <w:t>penultimate</w:t>
      </w:r>
      <w:r w:rsidRPr="006C05B2">
        <w:t xml:space="preserve"> </w:t>
      </w:r>
      <w:r>
        <w:t>harmony</w:t>
      </w:r>
      <w:r w:rsidRPr="006C05B2">
        <w:t xml:space="preserve">, </w:t>
      </w:r>
      <w:r>
        <w:t>when</w:t>
      </w:r>
      <w:r w:rsidRPr="006C05B2">
        <w:t xml:space="preserve"> </w:t>
      </w:r>
      <w:r w:rsidR="006C05B2">
        <w:t xml:space="preserve">suspension resolves to </w:t>
      </w:r>
      <w:r>
        <w:t>leading</w:t>
      </w:r>
      <w:r w:rsidRPr="006C05B2">
        <w:t xml:space="preserve"> </w:t>
      </w:r>
      <w:r>
        <w:t>tone</w:t>
      </w:r>
      <w:r w:rsidRPr="006C05B2">
        <w:t xml:space="preserve"> </w:t>
      </w:r>
      <w:r>
        <w:t>in</w:t>
      </w:r>
      <w:r w:rsidRPr="006C05B2">
        <w:t xml:space="preserve"> </w:t>
      </w:r>
      <w:r>
        <w:t>bass</w:t>
      </w:r>
      <w:commentRangeEnd w:id="318"/>
      <w:r w:rsidR="006C318F">
        <w:rPr>
          <w:rStyle w:val="a8"/>
        </w:rPr>
        <w:commentReference w:id="318"/>
      </w:r>
      <w:r w:rsidRPr="006C05B2">
        <w:t>:</w:t>
      </w:r>
    </w:p>
    <w:bookmarkEnd w:id="300"/>
    <w:bookmarkEnd w:id="301"/>
    <w:p w14:paraId="33783625" w14:textId="08B1D015" w:rsidR="005D61CE" w:rsidRDefault="00572590" w:rsidP="00572590">
      <w:pPr>
        <w:jc w:val="center"/>
        <w:rPr>
          <w:ins w:id="321" w:author="Rualark Rualark" w:date="2018-10-31T22:30:00Z"/>
          <w:lang w:val="ru-RU"/>
        </w:rPr>
      </w:pPr>
      <w:r>
        <w:rPr>
          <w:noProof/>
        </w:rPr>
        <w:drawing>
          <wp:inline distT="0" distB="0" distL="0" distR="0" wp14:anchorId="7772F330" wp14:editId="5596EF1D">
            <wp:extent cx="2151257" cy="973512"/>
            <wp:effectExtent l="114300" t="114300" r="116205" b="11239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204721" cy="997706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202EE29" w14:textId="7B48973E" w:rsidR="006C318F" w:rsidRDefault="006C318F" w:rsidP="006C318F">
      <w:pPr>
        <w:pStyle w:val="a7"/>
        <w:numPr>
          <w:ilvl w:val="0"/>
          <w:numId w:val="28"/>
        </w:numPr>
        <w:rPr>
          <w:ins w:id="322" w:author="Rualark Rualark" w:date="2018-10-31T22:36:00Z"/>
        </w:rPr>
      </w:pPr>
      <w:ins w:id="323" w:author="Rualark Rualark" w:date="2018-10-31T22:30:00Z">
        <w:r>
          <w:t>Harmonic tritone</w:t>
        </w:r>
      </w:ins>
      <w:ins w:id="324" w:author="Rualark Rualark" w:date="2018-10-31T22:31:00Z">
        <w:r w:rsidRPr="006C318F">
          <w:t xml:space="preserve"> </w:t>
        </w:r>
      </w:ins>
      <w:ins w:id="325" w:author="Rualark Rualark" w:date="2018-10-31T22:30:00Z">
        <w:r>
          <w:t xml:space="preserve">is </w:t>
        </w:r>
      </w:ins>
      <w:ins w:id="326" w:author="Rualark Rualark" w:date="2018-10-31T22:31:00Z">
        <w:r>
          <w:t>allowed</w:t>
        </w:r>
      </w:ins>
      <w:ins w:id="327" w:author="Rualark Rualark" w:date="2018-10-31T22:30:00Z">
        <w:r>
          <w:t xml:space="preserve"> between any </w:t>
        </w:r>
      </w:ins>
      <w:ins w:id="328" w:author="Rualark Rualark" w:date="2018-10-31T22:31:00Z">
        <w:r>
          <w:t xml:space="preserve">two </w:t>
        </w:r>
      </w:ins>
      <w:ins w:id="329" w:author="Rualark Rualark" w:date="2018-10-31T22:30:00Z">
        <w:r>
          <w:t>voice</w:t>
        </w:r>
      </w:ins>
      <w:ins w:id="330" w:author="Rualark Rualark" w:date="2018-10-31T22:31:00Z">
        <w:r>
          <w:t>s except bass</w:t>
        </w:r>
      </w:ins>
      <w:ins w:id="331" w:author="Rualark Rualark" w:date="2018-10-31T22:30:00Z">
        <w:r>
          <w:t xml:space="preserve">, </w:t>
        </w:r>
      </w:ins>
      <w:ins w:id="332" w:author="Rualark Rualark" w:date="2018-10-31T22:31:00Z">
        <w:r>
          <w:t xml:space="preserve">but </w:t>
        </w:r>
      </w:ins>
      <w:ins w:id="333" w:author="Rualark Rualark" w:date="2018-10-31T22:32:00Z">
        <w:r>
          <w:t xml:space="preserve">each </w:t>
        </w:r>
      </w:ins>
      <w:ins w:id="334" w:author="Rualark Rualark" w:date="2018-10-31T22:33:00Z">
        <w:r>
          <w:t xml:space="preserve">of its </w:t>
        </w:r>
      </w:ins>
      <w:ins w:id="335" w:author="Rualark Rualark" w:date="2018-10-31T22:32:00Z">
        <w:r>
          <w:t>note</w:t>
        </w:r>
      </w:ins>
      <w:ins w:id="336" w:author="Rualark Rualark" w:date="2018-10-31T22:33:00Z">
        <w:r>
          <w:t>s</w:t>
        </w:r>
      </w:ins>
      <w:ins w:id="337" w:author="Rualark Rualark" w:date="2018-10-31T22:52:00Z">
        <w:r w:rsidR="00CF43C6" w:rsidRPr="00CF43C6">
          <w:t xml:space="preserve"> </w:t>
        </w:r>
      </w:ins>
      <w:ins w:id="338" w:author="Rualark Rualark" w:date="2018-10-31T22:31:00Z">
        <w:r>
          <w:t>requires correct resolution</w:t>
        </w:r>
      </w:ins>
      <w:ins w:id="339" w:author="Rualark Rualark" w:date="2018-10-31T22:32:00Z">
        <w:r>
          <w:t>:</w:t>
        </w:r>
      </w:ins>
    </w:p>
    <w:p w14:paraId="07105BAB" w14:textId="28986B19" w:rsidR="00CF43C6" w:rsidRDefault="00CF43C6" w:rsidP="005328AD">
      <w:pPr>
        <w:ind w:left="720"/>
        <w:rPr>
          <w:ins w:id="340" w:author="Rualark Rualark" w:date="2018-10-31T22:32:00Z"/>
        </w:rPr>
      </w:pPr>
      <w:ins w:id="341" w:author="Rualark Rualark" w:date="2018-10-31T22:36:00Z">
        <w:r>
          <w:t>In major:</w:t>
        </w:r>
      </w:ins>
    </w:p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667"/>
        <w:gridCol w:w="1805"/>
      </w:tblGrid>
      <w:tr w:rsidR="00CF43C6" w14:paraId="29E374CF" w14:textId="77777777" w:rsidTr="005328AD">
        <w:trPr>
          <w:ins w:id="342" w:author="Rualark Rualark" w:date="2018-10-31T22:34:00Z"/>
        </w:trPr>
        <w:tc>
          <w:tcPr>
            <w:tcW w:w="0" w:type="auto"/>
            <w:shd w:val="clear" w:color="auto" w:fill="BFBFBF" w:themeFill="background1" w:themeFillShade="BF"/>
          </w:tcPr>
          <w:p w14:paraId="07CC5114" w14:textId="3008B948" w:rsidR="00CF43C6" w:rsidRPr="00CF43C6" w:rsidRDefault="00CF43C6" w:rsidP="00CF43C6">
            <w:pPr>
              <w:jc w:val="center"/>
              <w:rPr>
                <w:ins w:id="343" w:author="Rualark Rualark" w:date="2018-10-31T22:34:00Z"/>
                <w:b/>
              </w:rPr>
            </w:pPr>
            <w:ins w:id="344" w:author="Rualark Rualark" w:date="2018-10-31T22:34:00Z">
              <w:r w:rsidRPr="00CF43C6">
                <w:rPr>
                  <w:b/>
                </w:rPr>
                <w:t>Note</w:t>
              </w:r>
            </w:ins>
          </w:p>
        </w:tc>
        <w:tc>
          <w:tcPr>
            <w:tcW w:w="0" w:type="auto"/>
            <w:shd w:val="clear" w:color="auto" w:fill="BFBFBF" w:themeFill="background1" w:themeFillShade="BF"/>
          </w:tcPr>
          <w:p w14:paraId="444F1B9F" w14:textId="443D468C" w:rsidR="00CF43C6" w:rsidRPr="00CF43C6" w:rsidRDefault="00CF43C6" w:rsidP="00CF43C6">
            <w:pPr>
              <w:jc w:val="center"/>
              <w:rPr>
                <w:ins w:id="345" w:author="Rualark Rualark" w:date="2018-10-31T22:34:00Z"/>
                <w:b/>
              </w:rPr>
            </w:pPr>
            <w:ins w:id="346" w:author="Rualark Rualark" w:date="2018-10-31T22:34:00Z">
              <w:r w:rsidRPr="00CF43C6">
                <w:rPr>
                  <w:b/>
                </w:rPr>
                <w:t>Should resolve to</w:t>
              </w:r>
            </w:ins>
          </w:p>
        </w:tc>
      </w:tr>
      <w:tr w:rsidR="00CF43C6" w14:paraId="1ABEE2BD" w14:textId="77777777" w:rsidTr="005328AD">
        <w:trPr>
          <w:ins w:id="347" w:author="Rualark Rualark" w:date="2018-10-31T22:39:00Z"/>
        </w:trPr>
        <w:tc>
          <w:tcPr>
            <w:tcW w:w="0" w:type="auto"/>
          </w:tcPr>
          <w:p w14:paraId="0E6B9232" w14:textId="77777777" w:rsidR="00CF43C6" w:rsidRDefault="00CF43C6" w:rsidP="0086471A">
            <w:pPr>
              <w:jc w:val="center"/>
              <w:rPr>
                <w:ins w:id="348" w:author="Rualark Rualark" w:date="2018-10-31T22:39:00Z"/>
              </w:rPr>
            </w:pPr>
            <w:ins w:id="349" w:author="Rualark Rualark" w:date="2018-10-31T22:39:00Z">
              <w:r>
                <w:t>IV</w:t>
              </w:r>
            </w:ins>
          </w:p>
        </w:tc>
        <w:tc>
          <w:tcPr>
            <w:tcW w:w="0" w:type="auto"/>
          </w:tcPr>
          <w:p w14:paraId="4FD4333F" w14:textId="77777777" w:rsidR="00CF43C6" w:rsidRDefault="00CF43C6" w:rsidP="0086471A">
            <w:pPr>
              <w:jc w:val="center"/>
              <w:rPr>
                <w:ins w:id="350" w:author="Rualark Rualark" w:date="2018-10-31T22:39:00Z"/>
              </w:rPr>
            </w:pPr>
            <w:ins w:id="351" w:author="Rualark Rualark" w:date="2018-10-31T22:39:00Z">
              <w:r>
                <w:t>III</w:t>
              </w:r>
            </w:ins>
          </w:p>
        </w:tc>
      </w:tr>
      <w:tr w:rsidR="00CF43C6" w14:paraId="74E46584" w14:textId="77777777" w:rsidTr="005328AD">
        <w:trPr>
          <w:ins w:id="352" w:author="Rualark Rualark" w:date="2018-10-31T22:34:00Z"/>
        </w:trPr>
        <w:tc>
          <w:tcPr>
            <w:tcW w:w="0" w:type="auto"/>
          </w:tcPr>
          <w:p w14:paraId="1604FF12" w14:textId="06107FDE" w:rsidR="00CF43C6" w:rsidRDefault="00CF43C6" w:rsidP="00CF43C6">
            <w:pPr>
              <w:jc w:val="center"/>
              <w:rPr>
                <w:ins w:id="353" w:author="Rualark Rualark" w:date="2018-10-31T22:34:00Z"/>
              </w:rPr>
            </w:pPr>
            <w:ins w:id="354" w:author="Rualark Rualark" w:date="2018-10-31T22:34:00Z">
              <w:r>
                <w:t>VII</w:t>
              </w:r>
            </w:ins>
          </w:p>
        </w:tc>
        <w:tc>
          <w:tcPr>
            <w:tcW w:w="0" w:type="auto"/>
          </w:tcPr>
          <w:p w14:paraId="58BA0F28" w14:textId="0713B808" w:rsidR="00CF43C6" w:rsidRDefault="00CF43C6" w:rsidP="00CF43C6">
            <w:pPr>
              <w:jc w:val="center"/>
              <w:rPr>
                <w:ins w:id="355" w:author="Rualark Rualark" w:date="2018-10-31T22:34:00Z"/>
              </w:rPr>
            </w:pPr>
            <w:ins w:id="356" w:author="Rualark Rualark" w:date="2018-10-31T22:34:00Z">
              <w:r>
                <w:t>I</w:t>
              </w:r>
            </w:ins>
          </w:p>
        </w:tc>
      </w:tr>
    </w:tbl>
    <w:p w14:paraId="6544EB84" w14:textId="77777777" w:rsidR="00CF43C6" w:rsidRDefault="00CF43C6" w:rsidP="005328AD">
      <w:pPr>
        <w:ind w:left="720" w:firstLine="360"/>
        <w:rPr>
          <w:ins w:id="357" w:author="Rualark Rualark" w:date="2018-10-31T22:34:00Z"/>
        </w:rPr>
      </w:pPr>
    </w:p>
    <w:p w14:paraId="37E1539F" w14:textId="0E37E462" w:rsidR="00CF43C6" w:rsidRDefault="00CF43C6" w:rsidP="005328AD">
      <w:pPr>
        <w:ind w:left="720"/>
        <w:rPr>
          <w:ins w:id="358" w:author="Rualark Rualark" w:date="2018-10-31T22:36:00Z"/>
        </w:rPr>
      </w:pPr>
      <w:ins w:id="359" w:author="Rualark Rualark" w:date="2018-10-31T22:36:00Z">
        <w:r>
          <w:t>In m</w:t>
        </w:r>
        <w:r>
          <w:t>inor</w:t>
        </w:r>
        <w:r>
          <w:t>:</w:t>
        </w:r>
      </w:ins>
    </w:p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956"/>
        <w:gridCol w:w="1805"/>
      </w:tblGrid>
      <w:tr w:rsidR="00CF43C6" w14:paraId="5CE7FC1C" w14:textId="77777777" w:rsidTr="005328AD">
        <w:trPr>
          <w:ins w:id="360" w:author="Rualark Rualark" w:date="2018-10-31T22:36:00Z"/>
        </w:trPr>
        <w:tc>
          <w:tcPr>
            <w:tcW w:w="956" w:type="dxa"/>
            <w:shd w:val="clear" w:color="auto" w:fill="BFBFBF" w:themeFill="background1" w:themeFillShade="BF"/>
          </w:tcPr>
          <w:p w14:paraId="5A51CAC9" w14:textId="77777777" w:rsidR="00CF43C6" w:rsidRPr="00CF43C6" w:rsidRDefault="00CF43C6" w:rsidP="0086471A">
            <w:pPr>
              <w:jc w:val="center"/>
              <w:rPr>
                <w:ins w:id="361" w:author="Rualark Rualark" w:date="2018-10-31T22:36:00Z"/>
                <w:b/>
              </w:rPr>
            </w:pPr>
            <w:ins w:id="362" w:author="Rualark Rualark" w:date="2018-10-31T22:36:00Z">
              <w:r w:rsidRPr="00CF43C6">
                <w:rPr>
                  <w:b/>
                </w:rPr>
                <w:t>Note</w:t>
              </w:r>
            </w:ins>
          </w:p>
        </w:tc>
        <w:tc>
          <w:tcPr>
            <w:tcW w:w="0" w:type="auto"/>
            <w:shd w:val="clear" w:color="auto" w:fill="BFBFBF" w:themeFill="background1" w:themeFillShade="BF"/>
          </w:tcPr>
          <w:p w14:paraId="0EDD5A90" w14:textId="77777777" w:rsidR="00CF43C6" w:rsidRPr="00CF43C6" w:rsidRDefault="00CF43C6" w:rsidP="0086471A">
            <w:pPr>
              <w:jc w:val="center"/>
              <w:rPr>
                <w:ins w:id="363" w:author="Rualark Rualark" w:date="2018-10-31T22:36:00Z"/>
                <w:b/>
              </w:rPr>
            </w:pPr>
            <w:ins w:id="364" w:author="Rualark Rualark" w:date="2018-10-31T22:36:00Z">
              <w:r w:rsidRPr="00CF43C6">
                <w:rPr>
                  <w:b/>
                </w:rPr>
                <w:t>Should resolve to</w:t>
              </w:r>
            </w:ins>
          </w:p>
        </w:tc>
      </w:tr>
      <w:tr w:rsidR="00CF43C6" w14:paraId="51A3FEEA" w14:textId="77777777" w:rsidTr="005328AD">
        <w:trPr>
          <w:ins w:id="365" w:author="Rualark Rualark" w:date="2018-10-31T22:39:00Z"/>
        </w:trPr>
        <w:tc>
          <w:tcPr>
            <w:tcW w:w="956" w:type="dxa"/>
          </w:tcPr>
          <w:p w14:paraId="23EAC637" w14:textId="77777777" w:rsidR="00CF43C6" w:rsidRDefault="00CF43C6" w:rsidP="0086471A">
            <w:pPr>
              <w:jc w:val="center"/>
              <w:rPr>
                <w:ins w:id="366" w:author="Rualark Rualark" w:date="2018-10-31T22:39:00Z"/>
              </w:rPr>
            </w:pPr>
            <w:ins w:id="367" w:author="Rualark Rualark" w:date="2018-10-31T22:39:00Z">
              <w:r>
                <w:t>II</w:t>
              </w:r>
            </w:ins>
          </w:p>
        </w:tc>
        <w:tc>
          <w:tcPr>
            <w:tcW w:w="0" w:type="auto"/>
          </w:tcPr>
          <w:p w14:paraId="00C2F0FE" w14:textId="77777777" w:rsidR="00CF43C6" w:rsidRDefault="00CF43C6" w:rsidP="0086471A">
            <w:pPr>
              <w:jc w:val="center"/>
              <w:rPr>
                <w:ins w:id="368" w:author="Rualark Rualark" w:date="2018-10-31T22:39:00Z"/>
              </w:rPr>
            </w:pPr>
            <w:ins w:id="369" w:author="Rualark Rualark" w:date="2018-10-31T22:39:00Z">
              <w:r>
                <w:t>III</w:t>
              </w:r>
            </w:ins>
          </w:p>
        </w:tc>
      </w:tr>
      <w:tr w:rsidR="00CF43C6" w14:paraId="2872B580" w14:textId="77777777" w:rsidTr="005328AD">
        <w:trPr>
          <w:ins w:id="370" w:author="Rualark Rualark" w:date="2018-10-31T22:39:00Z"/>
        </w:trPr>
        <w:tc>
          <w:tcPr>
            <w:tcW w:w="956" w:type="dxa"/>
          </w:tcPr>
          <w:p w14:paraId="39D90E62" w14:textId="77777777" w:rsidR="00CF43C6" w:rsidRDefault="00CF43C6" w:rsidP="0086471A">
            <w:pPr>
              <w:jc w:val="center"/>
              <w:rPr>
                <w:ins w:id="371" w:author="Rualark Rualark" w:date="2018-10-31T22:39:00Z"/>
              </w:rPr>
            </w:pPr>
            <w:ins w:id="372" w:author="Rualark Rualark" w:date="2018-10-31T22:39:00Z">
              <w:r>
                <w:t>III</w:t>
              </w:r>
            </w:ins>
          </w:p>
        </w:tc>
        <w:tc>
          <w:tcPr>
            <w:tcW w:w="0" w:type="auto"/>
          </w:tcPr>
          <w:p w14:paraId="5709A7AE" w14:textId="77777777" w:rsidR="00CF43C6" w:rsidRDefault="00CF43C6" w:rsidP="0086471A">
            <w:pPr>
              <w:jc w:val="center"/>
              <w:rPr>
                <w:ins w:id="373" w:author="Rualark Rualark" w:date="2018-10-31T22:39:00Z"/>
              </w:rPr>
            </w:pPr>
            <w:ins w:id="374" w:author="Rualark Rualark" w:date="2018-10-31T22:39:00Z">
              <w:r>
                <w:t>II</w:t>
              </w:r>
            </w:ins>
          </w:p>
        </w:tc>
      </w:tr>
      <w:tr w:rsidR="00CF43C6" w14:paraId="64892325" w14:textId="77777777" w:rsidTr="005328AD">
        <w:trPr>
          <w:ins w:id="375" w:author="Rualark Rualark" w:date="2018-10-31T22:39:00Z"/>
        </w:trPr>
        <w:tc>
          <w:tcPr>
            <w:tcW w:w="956" w:type="dxa"/>
          </w:tcPr>
          <w:p w14:paraId="082A6E38" w14:textId="77777777" w:rsidR="00CF43C6" w:rsidRDefault="00CF43C6" w:rsidP="0086471A">
            <w:pPr>
              <w:jc w:val="center"/>
              <w:rPr>
                <w:ins w:id="376" w:author="Rualark Rualark" w:date="2018-10-31T22:39:00Z"/>
              </w:rPr>
            </w:pPr>
            <w:ins w:id="377" w:author="Rualark Rualark" w:date="2018-10-31T22:39:00Z">
              <w:r>
                <w:t>IV</w:t>
              </w:r>
            </w:ins>
          </w:p>
        </w:tc>
        <w:tc>
          <w:tcPr>
            <w:tcW w:w="0" w:type="auto"/>
          </w:tcPr>
          <w:p w14:paraId="5ED32040" w14:textId="77777777" w:rsidR="00CF43C6" w:rsidRDefault="00CF43C6" w:rsidP="0086471A">
            <w:pPr>
              <w:jc w:val="center"/>
              <w:rPr>
                <w:ins w:id="378" w:author="Rualark Rualark" w:date="2018-10-31T22:39:00Z"/>
              </w:rPr>
            </w:pPr>
            <w:ins w:id="379" w:author="Rualark Rualark" w:date="2018-10-31T22:39:00Z">
              <w:r>
                <w:t>III</w:t>
              </w:r>
            </w:ins>
          </w:p>
        </w:tc>
      </w:tr>
      <w:tr w:rsidR="00CF43C6" w14:paraId="6C177220" w14:textId="77777777" w:rsidTr="005328AD">
        <w:trPr>
          <w:ins w:id="380" w:author="Rualark Rualark" w:date="2018-10-31T22:39:00Z"/>
        </w:trPr>
        <w:tc>
          <w:tcPr>
            <w:tcW w:w="956" w:type="dxa"/>
          </w:tcPr>
          <w:p w14:paraId="63735329" w14:textId="77777777" w:rsidR="00CF43C6" w:rsidRDefault="00CF43C6" w:rsidP="0086471A">
            <w:pPr>
              <w:jc w:val="center"/>
              <w:rPr>
                <w:ins w:id="381" w:author="Rualark Rualark" w:date="2018-10-31T22:39:00Z"/>
              </w:rPr>
            </w:pPr>
            <w:ins w:id="382" w:author="Rualark Rualark" w:date="2018-10-31T22:39:00Z">
              <w:r>
                <w:t>VI</w:t>
              </w:r>
            </w:ins>
          </w:p>
        </w:tc>
        <w:tc>
          <w:tcPr>
            <w:tcW w:w="0" w:type="auto"/>
          </w:tcPr>
          <w:p w14:paraId="5A4A3671" w14:textId="77777777" w:rsidR="00CF43C6" w:rsidRDefault="00CF43C6" w:rsidP="0086471A">
            <w:pPr>
              <w:jc w:val="center"/>
              <w:rPr>
                <w:ins w:id="383" w:author="Rualark Rualark" w:date="2018-10-31T22:39:00Z"/>
              </w:rPr>
            </w:pPr>
            <w:ins w:id="384" w:author="Rualark Rualark" w:date="2018-10-31T22:39:00Z">
              <w:r>
                <w:t>V</w:t>
              </w:r>
            </w:ins>
          </w:p>
        </w:tc>
      </w:tr>
      <w:tr w:rsidR="00CF43C6" w14:paraId="4F457F7D" w14:textId="77777777" w:rsidTr="005328AD">
        <w:trPr>
          <w:ins w:id="385" w:author="Rualark Rualark" w:date="2018-10-31T22:39:00Z"/>
        </w:trPr>
        <w:tc>
          <w:tcPr>
            <w:tcW w:w="956" w:type="dxa"/>
          </w:tcPr>
          <w:p w14:paraId="0051EBAF" w14:textId="77777777" w:rsidR="00CF43C6" w:rsidRDefault="00CF43C6" w:rsidP="0086471A">
            <w:pPr>
              <w:jc w:val="center"/>
              <w:rPr>
                <w:ins w:id="386" w:author="Rualark Rualark" w:date="2018-10-31T22:39:00Z"/>
              </w:rPr>
            </w:pPr>
            <w:ins w:id="387" w:author="Rualark Rualark" w:date="2018-10-31T22:39:00Z">
              <w:r>
                <w:t>VI#</w:t>
              </w:r>
            </w:ins>
          </w:p>
        </w:tc>
        <w:tc>
          <w:tcPr>
            <w:tcW w:w="0" w:type="auto"/>
          </w:tcPr>
          <w:p w14:paraId="61CB4C93" w14:textId="77777777" w:rsidR="00CF43C6" w:rsidRDefault="00CF43C6" w:rsidP="0086471A">
            <w:pPr>
              <w:jc w:val="center"/>
              <w:rPr>
                <w:ins w:id="388" w:author="Rualark Rualark" w:date="2018-10-31T22:39:00Z"/>
              </w:rPr>
            </w:pPr>
            <w:ins w:id="389" w:author="Rualark Rualark" w:date="2018-10-31T22:39:00Z">
              <w:r>
                <w:t>VII</w:t>
              </w:r>
            </w:ins>
          </w:p>
        </w:tc>
      </w:tr>
      <w:tr w:rsidR="00CF43C6" w14:paraId="2196A2D5" w14:textId="77777777" w:rsidTr="005328AD">
        <w:trPr>
          <w:ins w:id="390" w:author="Rualark Rualark" w:date="2018-10-31T22:36:00Z"/>
        </w:trPr>
        <w:tc>
          <w:tcPr>
            <w:tcW w:w="956" w:type="dxa"/>
          </w:tcPr>
          <w:p w14:paraId="4ABFA80C" w14:textId="389D61F6" w:rsidR="00CF43C6" w:rsidRPr="00CF43C6" w:rsidRDefault="00CF43C6" w:rsidP="0086471A">
            <w:pPr>
              <w:jc w:val="center"/>
              <w:rPr>
                <w:ins w:id="391" w:author="Rualark Rualark" w:date="2018-10-31T22:36:00Z"/>
              </w:rPr>
            </w:pPr>
            <w:ins w:id="392" w:author="Rualark Rualark" w:date="2018-10-31T22:36:00Z">
              <w:r>
                <w:t>VII</w:t>
              </w:r>
            </w:ins>
            <w:ins w:id="393" w:author="Rualark Rualark" w:date="2018-10-31T22:37:00Z">
              <w:r>
                <w:t>#</w:t>
              </w:r>
            </w:ins>
          </w:p>
        </w:tc>
        <w:tc>
          <w:tcPr>
            <w:tcW w:w="0" w:type="auto"/>
          </w:tcPr>
          <w:p w14:paraId="359EA116" w14:textId="77777777" w:rsidR="00CF43C6" w:rsidRDefault="00CF43C6" w:rsidP="0086471A">
            <w:pPr>
              <w:jc w:val="center"/>
              <w:rPr>
                <w:ins w:id="394" w:author="Rualark Rualark" w:date="2018-10-31T22:36:00Z"/>
              </w:rPr>
            </w:pPr>
            <w:ins w:id="395" w:author="Rualark Rualark" w:date="2018-10-31T22:36:00Z">
              <w:r>
                <w:t>I</w:t>
              </w:r>
            </w:ins>
          </w:p>
        </w:tc>
      </w:tr>
    </w:tbl>
    <w:p w14:paraId="65776333" w14:textId="471AABFD" w:rsidR="006C318F" w:rsidRPr="00F44B67" w:rsidRDefault="006C318F" w:rsidP="006C318F">
      <w:pPr>
        <w:ind w:firstLine="360"/>
        <w:rPr>
          <w:ins w:id="396" w:author="Rualark Rualark" w:date="2018-10-31T22:30:00Z"/>
        </w:rPr>
      </w:pPr>
      <w:ins w:id="397" w:author="Rualark Rualark" w:date="2018-10-31T22:30:00Z">
        <w:r>
          <w:rPr>
            <w:b/>
            <w:u w:val="single"/>
          </w:rPr>
          <w:t>Exceptions</w:t>
        </w:r>
        <w:r w:rsidRPr="00F44B67">
          <w:t>:</w:t>
        </w:r>
      </w:ins>
    </w:p>
    <w:p w14:paraId="3025803B" w14:textId="645D42BE" w:rsidR="006C318F" w:rsidRPr="006C05B2" w:rsidRDefault="00CF43C6" w:rsidP="005328AD">
      <w:pPr>
        <w:ind w:left="709"/>
        <w:rPr>
          <w:ins w:id="398" w:author="Rualark Rualark" w:date="2018-10-31T22:30:00Z"/>
        </w:rPr>
      </w:pPr>
      <w:ins w:id="399" w:author="Rualark Rualark" w:date="2018-10-31T22:52:00Z">
        <w:r>
          <w:t xml:space="preserve">Each tritone note, </w:t>
        </w:r>
        <w:r>
          <w:t xml:space="preserve">which </w:t>
        </w:r>
      </w:ins>
      <w:ins w:id="400" w:author="Rualark Rualark" w:date="2018-10-31T22:53:00Z">
        <w:r w:rsidR="008527EB">
          <w:t>does not continue until</w:t>
        </w:r>
      </w:ins>
      <w:ins w:id="401" w:author="Rualark Rualark" w:date="2018-10-31T22:52:00Z">
        <w:r>
          <w:t xml:space="preserve"> </w:t>
        </w:r>
        <w:r>
          <w:t>the end of current harmony,</w:t>
        </w:r>
      </w:ins>
      <w:ins w:id="402" w:author="Rualark Rualark" w:date="2018-10-31T22:30:00Z">
        <w:r>
          <w:t xml:space="preserve"> </w:t>
        </w:r>
      </w:ins>
      <w:ins w:id="403" w:author="Rualark Rualark" w:date="2018-10-31T22:55:00Z">
        <w:r w:rsidR="005328AD">
          <w:t>will</w:t>
        </w:r>
      </w:ins>
      <w:ins w:id="404" w:author="Rualark Rualark" w:date="2018-10-31T22:30:00Z">
        <w:r>
          <w:t xml:space="preserve"> not r</w:t>
        </w:r>
      </w:ins>
      <w:ins w:id="405" w:author="Rualark Rualark" w:date="2018-10-31T22:52:00Z">
        <w:r>
          <w:t>equire resolution.</w:t>
        </w:r>
      </w:ins>
    </w:p>
    <w:p w14:paraId="28885806" w14:textId="77777777" w:rsidR="006C318F" w:rsidRPr="006C318F" w:rsidRDefault="006C318F" w:rsidP="00572590">
      <w:pPr>
        <w:jc w:val="center"/>
      </w:pPr>
    </w:p>
    <w:p w14:paraId="46814306" w14:textId="7BD94CF8" w:rsidR="007E5535" w:rsidRPr="007E5535" w:rsidRDefault="007E5535" w:rsidP="007E5535">
      <w:pPr>
        <w:pStyle w:val="5"/>
        <w:rPr>
          <w:lang w:val="ru-RU"/>
        </w:rPr>
      </w:pPr>
      <w:r>
        <w:rPr>
          <w:lang w:val="ru-RU"/>
        </w:rPr>
        <w:lastRenderedPageBreak/>
        <w:t>Квартсекстаккорд</w:t>
      </w:r>
    </w:p>
    <w:p w14:paraId="1B5DAE1C" w14:textId="55FC6A3F" w:rsidR="007E5535" w:rsidRDefault="00D90517" w:rsidP="00653D5C">
      <w:pPr>
        <w:ind w:firstLine="360"/>
        <w:rPr>
          <w:lang w:val="ru-RU"/>
        </w:rPr>
      </w:pPr>
      <w:r>
        <w:rPr>
          <w:lang w:val="ru-RU"/>
        </w:rPr>
        <w:t>Квартсекстаккорд, второе обра</w:t>
      </w:r>
      <w:r w:rsidR="00FE2B26">
        <w:rPr>
          <w:lang w:val="ru-RU"/>
        </w:rPr>
        <w:t>щение трезвучия, не допускается</w:t>
      </w:r>
      <w:commentRangeStart w:id="406"/>
      <w:r w:rsidR="0021356F">
        <w:rPr>
          <w:rStyle w:val="a5"/>
          <w:lang w:val="ru-RU"/>
        </w:rPr>
        <w:footnoteReference w:id="24"/>
      </w:r>
      <w:commentRangeEnd w:id="406"/>
      <w:r w:rsidR="0021356F">
        <w:rPr>
          <w:rStyle w:val="a8"/>
        </w:rPr>
        <w:commentReference w:id="406"/>
      </w:r>
      <w:r w:rsidR="00FE2B26">
        <w:rPr>
          <w:lang w:val="ru-RU"/>
        </w:rPr>
        <w:t>:</w:t>
      </w:r>
    </w:p>
    <w:p w14:paraId="1122F982" w14:textId="0F2EE790" w:rsidR="00FE2B26" w:rsidRDefault="00FE2B26" w:rsidP="007B085C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C3057F9" wp14:editId="6CC8D232">
            <wp:extent cx="4163290" cy="675717"/>
            <wp:effectExtent l="114300" t="114300" r="123190" b="10541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277139" cy="6941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5762E85" w14:textId="307C1036" w:rsidR="00FE2B26" w:rsidRDefault="00FE2B26" w:rsidP="00653D5C">
      <w:pPr>
        <w:ind w:firstLine="360"/>
        <w:rPr>
          <w:lang w:val="ru-RU"/>
        </w:rPr>
      </w:pPr>
      <w:r w:rsidRPr="00FE2B26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2286B000" w14:textId="2DD067C8" w:rsidR="00FE2B26" w:rsidRDefault="00D56A72" w:rsidP="00653D5C">
      <w:pPr>
        <w:ind w:firstLine="360"/>
        <w:rPr>
          <w:lang w:val="ru-RU"/>
        </w:rPr>
      </w:pPr>
      <w:r>
        <w:rPr>
          <w:lang w:val="ru-RU"/>
        </w:rPr>
        <w:t xml:space="preserve">Допускается </w:t>
      </w:r>
      <w:r w:rsidR="00421BC9">
        <w:rPr>
          <w:lang w:val="ru-RU"/>
        </w:rPr>
        <w:t xml:space="preserve">кратковременный </w:t>
      </w:r>
      <w:r>
        <w:rPr>
          <w:lang w:val="ru-RU"/>
        </w:rPr>
        <w:t>квартсекстаккорд н</w:t>
      </w:r>
      <w:r w:rsidR="002569B6">
        <w:rPr>
          <w:lang w:val="ru-RU"/>
        </w:rPr>
        <w:t>а слабую</w:t>
      </w:r>
      <w:r>
        <w:rPr>
          <w:lang w:val="ru-RU"/>
        </w:rPr>
        <w:t xml:space="preserve"> </w:t>
      </w:r>
      <w:r w:rsidR="002569B6">
        <w:rPr>
          <w:lang w:val="ru-RU"/>
        </w:rPr>
        <w:t>долю</w:t>
      </w:r>
      <w:r>
        <w:rPr>
          <w:lang w:val="ru-RU"/>
        </w:rPr>
        <w:t xml:space="preserve"> в случае немедленного возврата к тонике:</w:t>
      </w:r>
    </w:p>
    <w:p w14:paraId="49CC6EC9" w14:textId="10931915" w:rsidR="00D56A72" w:rsidRDefault="007B085C" w:rsidP="007B085C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1BF91D8" wp14:editId="52CFFFBF">
            <wp:extent cx="3484418" cy="470868"/>
            <wp:effectExtent l="114300" t="114300" r="116205" b="12001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568852" cy="48227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635F42C" w14:textId="25DD73AD" w:rsidR="007B085C" w:rsidRDefault="007B085C" w:rsidP="007B085C">
      <w:pPr>
        <w:pStyle w:val="5"/>
        <w:rPr>
          <w:lang w:val="ru-RU"/>
        </w:rPr>
      </w:pPr>
      <w:r>
        <w:rPr>
          <w:lang w:val="ru-RU"/>
        </w:rPr>
        <w:t>Обязательные гармонии</w:t>
      </w:r>
    </w:p>
    <w:p w14:paraId="06B6384A" w14:textId="7C12736E" w:rsidR="007B085C" w:rsidRDefault="007B085C" w:rsidP="007B085C">
      <w:pPr>
        <w:pStyle w:val="a7"/>
        <w:numPr>
          <w:ilvl w:val="0"/>
          <w:numId w:val="22"/>
        </w:numPr>
        <w:rPr>
          <w:lang w:val="ru-RU"/>
        </w:rPr>
      </w:pPr>
      <w:bookmarkStart w:id="407" w:name="OLE_LINK92"/>
      <w:bookmarkStart w:id="408" w:name="OLE_LINK93"/>
      <w:r w:rsidRPr="007B085C">
        <w:rPr>
          <w:lang w:val="ru-RU"/>
        </w:rPr>
        <w:t>Первый и последний такт</w:t>
      </w:r>
      <w:r w:rsidR="006B5DD7">
        <w:rPr>
          <w:lang w:val="ru-RU"/>
        </w:rPr>
        <w:t>ы</w:t>
      </w:r>
      <w:r w:rsidRPr="007B085C">
        <w:rPr>
          <w:lang w:val="ru-RU"/>
        </w:rPr>
        <w:t xml:space="preserve"> обязательно должны гармонизоваться тоническим трезвучием в основном виде.</w:t>
      </w:r>
    </w:p>
    <w:bookmarkEnd w:id="407"/>
    <w:bookmarkEnd w:id="408"/>
    <w:p w14:paraId="50AC223F" w14:textId="003C8312" w:rsidR="00476656" w:rsidRPr="0015325C" w:rsidRDefault="00476656" w:rsidP="00476656">
      <w:pPr>
        <w:pStyle w:val="a7"/>
        <w:ind w:left="360"/>
        <w:rPr>
          <w:lang w:val="ru-RU"/>
        </w:rPr>
      </w:pPr>
      <w:r>
        <w:rPr>
          <w:lang w:val="ru-RU"/>
        </w:rPr>
        <w:t xml:space="preserve">В двух голосах контрапункт обязательно начинается с </w:t>
      </w:r>
      <w:r w:rsidRPr="00087D2D">
        <w:t>I</w:t>
      </w:r>
      <w:r w:rsidRPr="00087D2D">
        <w:rPr>
          <w:lang w:val="ru-RU"/>
        </w:rPr>
        <w:t xml:space="preserve"> или </w:t>
      </w:r>
      <w:r w:rsidRPr="00087D2D">
        <w:t>V</w:t>
      </w:r>
      <w:r w:rsidRPr="00087D2D">
        <w:rPr>
          <w:lang w:val="ru-RU"/>
        </w:rPr>
        <w:t xml:space="preserve"> ступени</w:t>
      </w:r>
      <w:r w:rsidR="00F23164">
        <w:rPr>
          <w:lang w:val="ru-RU"/>
        </w:rPr>
        <w:t xml:space="preserve">, </w:t>
      </w:r>
      <w:commentRangeStart w:id="409"/>
      <w:r w:rsidR="00F23164">
        <w:rPr>
          <w:lang w:val="ru-RU"/>
        </w:rPr>
        <w:t xml:space="preserve">а заканчивается обязательно </w:t>
      </w:r>
      <w:r w:rsidR="00F23164">
        <w:t>I</w:t>
      </w:r>
      <w:r w:rsidR="00F23164" w:rsidRPr="00F23164">
        <w:rPr>
          <w:lang w:val="ru-RU"/>
        </w:rPr>
        <w:t xml:space="preserve"> </w:t>
      </w:r>
      <w:r w:rsidR="00D34118">
        <w:rPr>
          <w:lang w:val="ru-RU"/>
        </w:rPr>
        <w:t>ступенью</w:t>
      </w:r>
      <w:commentRangeEnd w:id="409"/>
      <w:r w:rsidR="00B54AFD">
        <w:rPr>
          <w:rStyle w:val="a8"/>
        </w:rPr>
        <w:commentReference w:id="409"/>
      </w:r>
      <w:r w:rsidR="00F23164">
        <w:rPr>
          <w:lang w:val="ru-RU"/>
        </w:rPr>
        <w:t>.</w:t>
      </w:r>
      <w:r w:rsidR="0015325C">
        <w:rPr>
          <w:lang w:val="ru-RU"/>
        </w:rPr>
        <w:t xml:space="preserve"> В </w:t>
      </w:r>
      <w:commentRangeStart w:id="410"/>
      <w:r w:rsidR="0015325C">
        <w:rPr>
          <w:lang w:val="ru-RU"/>
        </w:rPr>
        <w:t>трех голосах</w:t>
      </w:r>
      <w:commentRangeEnd w:id="410"/>
      <w:r w:rsidR="00B54AFD">
        <w:rPr>
          <w:rStyle w:val="a8"/>
        </w:rPr>
        <w:commentReference w:id="410"/>
      </w:r>
      <w:r w:rsidR="0015325C">
        <w:rPr>
          <w:lang w:val="ru-RU"/>
        </w:rPr>
        <w:t xml:space="preserve">, если голос начинается с </w:t>
      </w:r>
      <w:commentRangeStart w:id="411"/>
      <w:r w:rsidR="0015325C">
        <w:rPr>
          <w:lang w:val="ru-RU"/>
        </w:rPr>
        <w:t>половинной и</w:t>
      </w:r>
      <w:r w:rsidR="00300B10">
        <w:rPr>
          <w:lang w:val="ru-RU"/>
        </w:rPr>
        <w:t>ли</w:t>
      </w:r>
      <w:r w:rsidR="0015325C">
        <w:rPr>
          <w:lang w:val="ru-RU"/>
        </w:rPr>
        <w:t xml:space="preserve"> четвертной </w:t>
      </w:r>
      <w:commentRangeEnd w:id="411"/>
      <w:r w:rsidR="00300B10">
        <w:rPr>
          <w:rStyle w:val="a8"/>
        </w:rPr>
        <w:commentReference w:id="411"/>
      </w:r>
      <w:r w:rsidR="0015325C">
        <w:rPr>
          <w:lang w:val="ru-RU"/>
        </w:rPr>
        <w:t xml:space="preserve">ноты, эта нота обязательно должна быть </w:t>
      </w:r>
      <w:r w:rsidR="0015325C">
        <w:t>I</w:t>
      </w:r>
      <w:r w:rsidR="0015325C" w:rsidRPr="0015325C">
        <w:rPr>
          <w:lang w:val="ru-RU"/>
        </w:rPr>
        <w:t xml:space="preserve"> </w:t>
      </w:r>
      <w:r w:rsidR="0015325C">
        <w:rPr>
          <w:lang w:val="ru-RU"/>
        </w:rPr>
        <w:t xml:space="preserve">или </w:t>
      </w:r>
      <w:r w:rsidR="0015325C">
        <w:t>V</w:t>
      </w:r>
      <w:r w:rsidR="0015325C" w:rsidRPr="0015325C">
        <w:rPr>
          <w:lang w:val="ru-RU"/>
        </w:rPr>
        <w:t xml:space="preserve"> </w:t>
      </w:r>
      <w:r w:rsidR="0015325C">
        <w:rPr>
          <w:lang w:val="ru-RU"/>
        </w:rPr>
        <w:t xml:space="preserve">ступенью. </w:t>
      </w:r>
      <w:commentRangeStart w:id="412"/>
      <w:commentRangeStart w:id="413"/>
      <w:r w:rsidR="0015325C">
        <w:rPr>
          <w:lang w:val="ru-RU"/>
        </w:rPr>
        <w:t>Если первая нота – синкопа</w:t>
      </w:r>
      <w:commentRangeEnd w:id="412"/>
      <w:r w:rsidR="00B54AFD">
        <w:rPr>
          <w:rStyle w:val="a8"/>
        </w:rPr>
        <w:commentReference w:id="412"/>
      </w:r>
      <w:r w:rsidR="0015325C">
        <w:rPr>
          <w:lang w:val="ru-RU"/>
        </w:rPr>
        <w:t xml:space="preserve">, она может быть </w:t>
      </w:r>
      <w:r w:rsidR="00696DCF">
        <w:t>III</w:t>
      </w:r>
      <w:r w:rsidR="00696DCF" w:rsidRPr="00C5505E">
        <w:rPr>
          <w:lang w:val="ru-RU"/>
        </w:rPr>
        <w:t xml:space="preserve"> </w:t>
      </w:r>
      <w:r w:rsidR="00696DCF">
        <w:rPr>
          <w:lang w:val="ru-RU"/>
        </w:rPr>
        <w:t>ступенью</w:t>
      </w:r>
      <w:commentRangeEnd w:id="413"/>
      <w:r w:rsidR="00FF5B3D">
        <w:rPr>
          <w:rStyle w:val="a8"/>
        </w:rPr>
        <w:commentReference w:id="413"/>
      </w:r>
      <w:r w:rsidR="0015325C">
        <w:rPr>
          <w:lang w:val="ru-RU"/>
        </w:rPr>
        <w:t xml:space="preserve">. </w:t>
      </w:r>
      <w:r w:rsidR="00EA6790" w:rsidRPr="00EA6790">
        <w:rPr>
          <w:lang w:val="ru-RU"/>
        </w:rPr>
        <w:t xml:space="preserve">Расположение </w:t>
      </w:r>
      <w:r w:rsidR="00FD4900">
        <w:rPr>
          <w:lang w:val="ru-RU"/>
        </w:rPr>
        <w:t xml:space="preserve">нот </w:t>
      </w:r>
      <w:r w:rsidR="00EA6790" w:rsidRPr="00EA6790">
        <w:rPr>
          <w:lang w:val="ru-RU"/>
        </w:rPr>
        <w:t>в последнем такте может быть любым</w:t>
      </w:r>
      <w:r w:rsidR="00317436" w:rsidRPr="00317436">
        <w:rPr>
          <w:lang w:val="ru-RU"/>
        </w:rPr>
        <w:t xml:space="preserve"> (</w:t>
      </w:r>
      <w:r w:rsidR="00317436">
        <w:rPr>
          <w:lang w:val="ru-RU"/>
        </w:rPr>
        <w:t>при</w:t>
      </w:r>
      <w:r w:rsidR="00D20778" w:rsidRPr="00D20778">
        <w:rPr>
          <w:lang w:val="ru-RU"/>
        </w:rPr>
        <w:t>м</w:t>
      </w:r>
      <w:r w:rsidR="00067862">
        <w:rPr>
          <w:lang w:val="ru-RU"/>
        </w:rPr>
        <w:t>а</w:t>
      </w:r>
      <w:r w:rsidR="003A69E6" w:rsidRPr="00D712C9">
        <w:rPr>
          <w:lang w:val="ru-RU"/>
        </w:rPr>
        <w:t xml:space="preserve"> или</w:t>
      </w:r>
      <w:r w:rsidR="00067862">
        <w:rPr>
          <w:lang w:val="ru-RU"/>
        </w:rPr>
        <w:t xml:space="preserve"> октава</w:t>
      </w:r>
      <w:r w:rsidR="00317436" w:rsidRPr="00317436">
        <w:rPr>
          <w:lang w:val="ru-RU"/>
        </w:rPr>
        <w:t>)</w:t>
      </w:r>
      <w:r w:rsidR="00EA6790">
        <w:rPr>
          <w:lang w:val="ru-RU"/>
        </w:rPr>
        <w:t>.</w:t>
      </w:r>
    </w:p>
    <w:p w14:paraId="68E088BE" w14:textId="0AB5E15E" w:rsidR="00476656" w:rsidRDefault="00176353" w:rsidP="007B085C">
      <w:pPr>
        <w:pStyle w:val="a7"/>
        <w:numPr>
          <w:ilvl w:val="0"/>
          <w:numId w:val="22"/>
        </w:numPr>
        <w:rPr>
          <w:lang w:val="ru-RU"/>
        </w:rPr>
      </w:pPr>
      <w:r>
        <w:rPr>
          <w:lang w:val="ru-RU"/>
        </w:rPr>
        <w:t>Предпоследний такт может быть гармонизован:</w:t>
      </w:r>
    </w:p>
    <w:p w14:paraId="7E9395D5" w14:textId="6A5B2519" w:rsidR="00176353" w:rsidRDefault="00176353" w:rsidP="00176353">
      <w:pPr>
        <w:pStyle w:val="a7"/>
        <w:numPr>
          <w:ilvl w:val="1"/>
          <w:numId w:val="22"/>
        </w:numPr>
        <w:rPr>
          <w:lang w:val="ru-RU"/>
        </w:rPr>
      </w:pPr>
      <w:r>
        <w:rPr>
          <w:lang w:val="ru-RU"/>
        </w:rPr>
        <w:t xml:space="preserve">Аккордом </w:t>
      </w:r>
      <w:r>
        <w:t>V</w:t>
      </w:r>
      <w:r w:rsidRPr="00176353">
        <w:rPr>
          <w:lang w:val="ru-RU"/>
        </w:rPr>
        <w:t xml:space="preserve"> </w:t>
      </w:r>
      <w:r>
        <w:rPr>
          <w:lang w:val="ru-RU"/>
        </w:rPr>
        <w:t>ступени (в основном виде или в первом обращении).</w:t>
      </w:r>
    </w:p>
    <w:p w14:paraId="45AB20A0" w14:textId="5C1F7E7F" w:rsidR="00AA6FD9" w:rsidRPr="00AA6FD9" w:rsidRDefault="00AA6FD9" w:rsidP="00AA6FD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F44AB0C" wp14:editId="4FAEF00E">
            <wp:extent cx="2570018" cy="774258"/>
            <wp:effectExtent l="114300" t="114300" r="116205" b="12128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588438" cy="77980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2A0F445" w14:textId="053C32BD" w:rsidR="00176353" w:rsidRDefault="00176353" w:rsidP="00176353">
      <w:pPr>
        <w:pStyle w:val="a7"/>
        <w:numPr>
          <w:ilvl w:val="1"/>
          <w:numId w:val="22"/>
        </w:numPr>
        <w:rPr>
          <w:lang w:val="ru-RU"/>
        </w:rPr>
      </w:pPr>
      <w:r>
        <w:rPr>
          <w:lang w:val="ru-RU"/>
        </w:rPr>
        <w:t xml:space="preserve">Аккордом </w:t>
      </w:r>
      <w:r>
        <w:t>VII</w:t>
      </w:r>
      <w:r w:rsidRPr="00176353">
        <w:rPr>
          <w:lang w:val="ru-RU"/>
        </w:rPr>
        <w:t xml:space="preserve"> </w:t>
      </w:r>
      <w:r>
        <w:rPr>
          <w:lang w:val="ru-RU"/>
        </w:rPr>
        <w:t>ступени (в первом обращении)</w:t>
      </w:r>
    </w:p>
    <w:p w14:paraId="7173347B" w14:textId="0D53CD27" w:rsidR="00AA6FD9" w:rsidRPr="00AA6FD9" w:rsidRDefault="00AA6FD9" w:rsidP="00AA6FD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2F1FF06" wp14:editId="48D61F17">
            <wp:extent cx="1524000" cy="420168"/>
            <wp:effectExtent l="114300" t="114300" r="114300" b="11366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566804" cy="43196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51F8557" w14:textId="6DCD3E1C" w:rsidR="00176353" w:rsidRPr="00176353" w:rsidRDefault="00176353" w:rsidP="00176353">
      <w:pPr>
        <w:pStyle w:val="a7"/>
        <w:ind w:left="1080"/>
        <w:rPr>
          <w:lang w:val="ru-RU"/>
        </w:rPr>
      </w:pPr>
      <w:r>
        <w:rPr>
          <w:lang w:val="ru-RU"/>
        </w:rPr>
        <w:lastRenderedPageBreak/>
        <w:t xml:space="preserve">Начиная с 4 голосов допускается аккорд </w:t>
      </w:r>
      <w:r>
        <w:t>VII</w:t>
      </w:r>
      <w:r w:rsidRPr="00176353">
        <w:rPr>
          <w:lang w:val="ru-RU"/>
        </w:rPr>
        <w:t xml:space="preserve"> </w:t>
      </w:r>
      <w:r>
        <w:rPr>
          <w:lang w:val="ru-RU"/>
        </w:rPr>
        <w:t xml:space="preserve">ступени в основном виде </w:t>
      </w:r>
      <w:r w:rsidRPr="00D92CAE">
        <w:rPr>
          <w:lang w:val="ru-RU"/>
        </w:rPr>
        <w:t>при условии</w:t>
      </w:r>
      <w:r>
        <w:rPr>
          <w:lang w:val="ru-RU"/>
        </w:rPr>
        <w:t xml:space="preserve"> задержания вводного тона в басу</w:t>
      </w:r>
      <w:r w:rsidR="00AA6FD9">
        <w:rPr>
          <w:lang w:val="ru-RU"/>
        </w:rPr>
        <w:t xml:space="preserve"> (см. </w:t>
      </w:r>
      <w:r w:rsidR="00AA6FD9">
        <w:rPr>
          <w:rFonts w:ascii="Times New Roman" w:hAnsi="Times New Roman" w:cs="Times New Roman"/>
          <w:lang w:val="ru-RU"/>
        </w:rPr>
        <w:t>§</w:t>
      </w:r>
      <w:r w:rsidR="00AA6FD9">
        <w:rPr>
          <w:lang w:val="ru-RU"/>
        </w:rPr>
        <w:t>55)</w:t>
      </w:r>
      <w:r>
        <w:rPr>
          <w:lang w:val="ru-RU"/>
        </w:rPr>
        <w:t>.</w:t>
      </w:r>
    </w:p>
    <w:p w14:paraId="384CEB26" w14:textId="431497D0" w:rsidR="00176353" w:rsidRDefault="00AA6FD9" w:rsidP="00176353">
      <w:pPr>
        <w:pStyle w:val="a7"/>
        <w:numPr>
          <w:ilvl w:val="1"/>
          <w:numId w:val="22"/>
        </w:numPr>
        <w:rPr>
          <w:lang w:val="ru-RU"/>
        </w:rPr>
      </w:pPr>
      <w:commentRangeStart w:id="414"/>
      <w:r>
        <w:rPr>
          <w:lang w:val="ru-RU"/>
        </w:rPr>
        <w:t xml:space="preserve">Аккордом </w:t>
      </w:r>
      <w:r>
        <w:t>II</w:t>
      </w:r>
      <w:r w:rsidRPr="00AA6FD9">
        <w:rPr>
          <w:lang w:val="ru-RU"/>
        </w:rPr>
        <w:t xml:space="preserve"> </w:t>
      </w:r>
      <w:r>
        <w:rPr>
          <w:lang w:val="ru-RU"/>
        </w:rPr>
        <w:t xml:space="preserve">ступени </w:t>
      </w:r>
      <w:commentRangeEnd w:id="414"/>
      <w:r w:rsidR="00553DA2">
        <w:rPr>
          <w:rStyle w:val="a8"/>
        </w:rPr>
        <w:commentReference w:id="414"/>
      </w:r>
      <w:r>
        <w:rPr>
          <w:lang w:val="ru-RU"/>
        </w:rPr>
        <w:t xml:space="preserve">(в основном виде) при условии, что вводный тон присутствует в этом такте в </w:t>
      </w:r>
      <w:r w:rsidRPr="00D92CAE">
        <w:rPr>
          <w:lang w:val="ru-RU"/>
        </w:rPr>
        <w:t>качестве проходящей ноты</w:t>
      </w:r>
      <w:r>
        <w:rPr>
          <w:lang w:val="ru-RU"/>
        </w:rPr>
        <w:t xml:space="preserve"> к тонике:</w:t>
      </w:r>
    </w:p>
    <w:p w14:paraId="0810ECFE" w14:textId="78938646" w:rsidR="00553DA2" w:rsidRPr="00553DA2" w:rsidRDefault="00553DA2" w:rsidP="00553DA2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E932AF5" wp14:editId="2FAAE46D">
            <wp:extent cx="2874818" cy="434961"/>
            <wp:effectExtent l="114300" t="114300" r="116205" b="11811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929026" cy="44316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F67C0C6" w14:textId="0BC92F30" w:rsidR="00AA6FD9" w:rsidRDefault="0021356F" w:rsidP="0021356F">
      <w:pPr>
        <w:pStyle w:val="a7"/>
        <w:ind w:left="1080"/>
        <w:rPr>
          <w:lang w:val="ru-RU"/>
        </w:rPr>
      </w:pPr>
      <w:r>
        <w:rPr>
          <w:lang w:val="ru-RU"/>
        </w:rPr>
        <w:t>Смотрите примеры модальных каденций во второй части этой книги.</w:t>
      </w:r>
    </w:p>
    <w:p w14:paraId="179A231C" w14:textId="52633F48" w:rsidR="007B085C" w:rsidRPr="007C4A32" w:rsidRDefault="00D92CAE" w:rsidP="0021356F">
      <w:pPr>
        <w:pStyle w:val="5"/>
        <w:rPr>
          <w:lang w:val="ru-RU"/>
        </w:rPr>
      </w:pPr>
      <w:r>
        <w:rPr>
          <w:lang w:val="ru-RU"/>
        </w:rPr>
        <w:t>Неполные аккорды</w:t>
      </w:r>
    </w:p>
    <w:p w14:paraId="182C3727" w14:textId="755B6E9E" w:rsidR="0021356F" w:rsidRDefault="0021356F" w:rsidP="0021356F">
      <w:pPr>
        <w:pStyle w:val="a7"/>
        <w:numPr>
          <w:ilvl w:val="0"/>
          <w:numId w:val="23"/>
        </w:numPr>
        <w:rPr>
          <w:lang w:val="ru-RU"/>
        </w:rPr>
      </w:pPr>
      <w:bookmarkStart w:id="415" w:name="OLE_LINK94"/>
      <w:bookmarkStart w:id="416" w:name="OLE_LINK95"/>
      <w:r>
        <w:rPr>
          <w:lang w:val="ru-RU"/>
        </w:rPr>
        <w:t xml:space="preserve">Начиная с трех голосов нужно </w:t>
      </w:r>
      <w:r w:rsidR="009162DF">
        <w:rPr>
          <w:lang w:val="ru-RU"/>
        </w:rPr>
        <w:t>стремиться использовать все звуки аккорда для насыщенного звучания (</w:t>
      </w:r>
      <w:r w:rsidR="00D92CAE">
        <w:rPr>
          <w:lang w:val="ru-RU"/>
        </w:rPr>
        <w:t>избегать неполных аккордов</w:t>
      </w:r>
      <w:r>
        <w:rPr>
          <w:lang w:val="ru-RU"/>
        </w:rPr>
        <w:t>) на сильное время каждого такта</w:t>
      </w:r>
      <w:r w:rsidRPr="007B085C">
        <w:rPr>
          <w:lang w:val="ru-RU"/>
        </w:rPr>
        <w:t>.</w:t>
      </w:r>
    </w:p>
    <w:p w14:paraId="63722590" w14:textId="37E83CBD" w:rsidR="00694745" w:rsidRDefault="00694745" w:rsidP="0021356F">
      <w:pPr>
        <w:pStyle w:val="a7"/>
        <w:numPr>
          <w:ilvl w:val="0"/>
          <w:numId w:val="23"/>
        </w:numPr>
        <w:rPr>
          <w:lang w:val="ru-RU"/>
        </w:rPr>
      </w:pPr>
      <w:r>
        <w:rPr>
          <w:lang w:val="ru-RU"/>
        </w:rPr>
        <w:t>Независимо от количества голосов, аккорды первого и последнего тактов могут быть неполные (может отсутствовать терция или квинта) во всех разрядах контрапункта (включая смешанные).</w:t>
      </w:r>
    </w:p>
    <w:bookmarkEnd w:id="415"/>
    <w:bookmarkEnd w:id="416"/>
    <w:p w14:paraId="3BAB73B0" w14:textId="636EE0D2" w:rsidR="007B085C" w:rsidRDefault="007B085C" w:rsidP="007B085C">
      <w:pPr>
        <w:rPr>
          <w:lang w:val="ru-RU"/>
        </w:rPr>
      </w:pPr>
    </w:p>
    <w:p w14:paraId="2FB3C10A" w14:textId="17E40F03" w:rsidR="00694745" w:rsidRDefault="00694745" w:rsidP="00901E18">
      <w:pPr>
        <w:ind w:firstLine="360"/>
        <w:rPr>
          <w:lang w:val="ru-RU"/>
        </w:rPr>
      </w:pPr>
      <w:bookmarkStart w:id="417" w:name="OLE_LINK96"/>
      <w:bookmarkStart w:id="418" w:name="OLE_LINK97"/>
      <w:r>
        <w:rPr>
          <w:lang w:val="ru-RU"/>
        </w:rPr>
        <w:t xml:space="preserve">В остальных тактах (не первом и не последнем) допускаются неполные аккорды </w:t>
      </w:r>
      <w:commentRangeStart w:id="419"/>
      <w:r>
        <w:rPr>
          <w:lang w:val="ru-RU"/>
        </w:rPr>
        <w:t>в трех голосах</w:t>
      </w:r>
      <w:commentRangeEnd w:id="419"/>
      <w:r w:rsidRPr="00901E18">
        <w:rPr>
          <w:lang w:val="ru-RU"/>
        </w:rPr>
        <w:commentReference w:id="419"/>
      </w:r>
      <w:r>
        <w:rPr>
          <w:lang w:val="ru-RU"/>
        </w:rPr>
        <w:t xml:space="preserve"> </w:t>
      </w:r>
      <w:r w:rsidR="008061B7">
        <w:rPr>
          <w:lang w:val="ru-RU"/>
        </w:rPr>
        <w:t xml:space="preserve"> в следующих условиях:</w:t>
      </w:r>
    </w:p>
    <w:p w14:paraId="2ACF2DCB" w14:textId="0EFBACE2" w:rsidR="008061B7" w:rsidRDefault="008061B7" w:rsidP="008061B7">
      <w:pPr>
        <w:pStyle w:val="a7"/>
        <w:numPr>
          <w:ilvl w:val="0"/>
          <w:numId w:val="24"/>
        </w:numPr>
        <w:rPr>
          <w:lang w:val="ru-RU"/>
        </w:rPr>
      </w:pPr>
      <w:bookmarkStart w:id="420" w:name="OLE_LINK117"/>
      <w:bookmarkStart w:id="421" w:name="OLE_LINK118"/>
      <w:bookmarkEnd w:id="417"/>
      <w:bookmarkEnd w:id="418"/>
      <w:r>
        <w:rPr>
          <w:lang w:val="ru-RU"/>
        </w:rPr>
        <w:t>На протяжении упражнения не должно быть более двух неполных аккордов, не считая первый и последний.</w:t>
      </w:r>
    </w:p>
    <w:p w14:paraId="68241C43" w14:textId="75626826" w:rsidR="00973E81" w:rsidRDefault="00973E81" w:rsidP="008061B7">
      <w:pPr>
        <w:pStyle w:val="a7"/>
        <w:numPr>
          <w:ilvl w:val="0"/>
          <w:numId w:val="24"/>
        </w:numPr>
        <w:rPr>
          <w:lang w:val="ru-RU"/>
        </w:rPr>
      </w:pPr>
      <w:r>
        <w:rPr>
          <w:lang w:val="ru-RU"/>
        </w:rPr>
        <w:t>Два неполных аккорда не должны следовать двух за другом.</w:t>
      </w:r>
    </w:p>
    <w:p w14:paraId="42E4F5C7" w14:textId="0617FF70" w:rsidR="000113D6" w:rsidRDefault="00AF47C4" w:rsidP="008061B7">
      <w:pPr>
        <w:pStyle w:val="a7"/>
        <w:numPr>
          <w:ilvl w:val="0"/>
          <w:numId w:val="24"/>
        </w:numPr>
        <w:rPr>
          <w:lang w:val="ru-RU"/>
        </w:rPr>
      </w:pPr>
      <w:r>
        <w:rPr>
          <w:lang w:val="ru-RU"/>
        </w:rPr>
        <w:t>Аккорд предпоследнего такта обязательно должен быть полным.</w:t>
      </w:r>
    </w:p>
    <w:bookmarkEnd w:id="420"/>
    <w:bookmarkEnd w:id="421"/>
    <w:p w14:paraId="232099A5" w14:textId="4EB09FCA" w:rsidR="008061B7" w:rsidRDefault="00901E18" w:rsidP="00901E18">
      <w:pPr>
        <w:ind w:firstLine="360"/>
        <w:rPr>
          <w:lang w:val="ru-RU"/>
        </w:rPr>
      </w:pPr>
      <w:r>
        <w:rPr>
          <w:lang w:val="ru-RU"/>
        </w:rPr>
        <w:t>Отсутствие терции в аккорде допустимо только в первом и последнем тактах.</w:t>
      </w:r>
    </w:p>
    <w:p w14:paraId="68EEE0DF" w14:textId="6D238E48" w:rsidR="00901E18" w:rsidRDefault="007C4A32" w:rsidP="007C4A32">
      <w:pPr>
        <w:pStyle w:val="5"/>
        <w:rPr>
          <w:lang w:val="ru-RU"/>
        </w:rPr>
      </w:pPr>
      <w:r>
        <w:rPr>
          <w:lang w:val="ru-RU"/>
        </w:rPr>
        <w:t>Гармонический ритм</w:t>
      </w:r>
    </w:p>
    <w:p w14:paraId="5354A679" w14:textId="28F7125F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>В одном такте не должно быть больше одной гармонии. Но одна и та же гармония может продолжаться несколько тактов.</w:t>
      </w:r>
    </w:p>
    <w:p w14:paraId="29887EDC" w14:textId="542FF515" w:rsidR="007C4A32" w:rsidRDefault="007C4A32" w:rsidP="007C4A32">
      <w:pPr>
        <w:ind w:firstLine="360"/>
        <w:rPr>
          <w:lang w:val="ru-RU"/>
        </w:rPr>
      </w:pPr>
      <w:r w:rsidRPr="007C4A32">
        <w:rPr>
          <w:b/>
          <w:u w:val="single"/>
          <w:lang w:val="ru-RU"/>
        </w:rPr>
        <w:t>Исключени</w:t>
      </w:r>
      <w:r w:rsidR="005D7189"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5FB9E0E4" w14:textId="60350B61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>Предпоследний такт может включать следующие две гармонии:</w:t>
      </w:r>
    </w:p>
    <w:p w14:paraId="6E02685D" w14:textId="2C1035F2" w:rsidR="007C4A32" w:rsidRDefault="007C4A32" w:rsidP="007C4A32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4F24B20" wp14:editId="34B58989">
            <wp:extent cx="1648691" cy="804075"/>
            <wp:effectExtent l="114300" t="114300" r="123190" b="11049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669612" cy="81427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6FA62D3" w14:textId="20F8C297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 xml:space="preserve">В четвертом разряде </w:t>
      </w:r>
      <w:commentRangeStart w:id="422"/>
      <w:r>
        <w:rPr>
          <w:lang w:val="ru-RU"/>
        </w:rPr>
        <w:t xml:space="preserve">допускаются две гармонии в одном такте </w:t>
      </w:r>
      <w:commentRangeEnd w:id="422"/>
      <w:r w:rsidR="00DD2566">
        <w:rPr>
          <w:rStyle w:val="a8"/>
        </w:rPr>
        <w:commentReference w:id="422"/>
      </w:r>
      <w:r>
        <w:rPr>
          <w:lang w:val="ru-RU"/>
        </w:rPr>
        <w:t xml:space="preserve">в сложных случаях для того, чтобы не прерывать синкопы, особенно </w:t>
      </w:r>
      <w:r w:rsidR="00B35B4C">
        <w:rPr>
          <w:lang w:val="ru-RU"/>
        </w:rPr>
        <w:t xml:space="preserve">это допустимо, </w:t>
      </w:r>
      <w:r>
        <w:rPr>
          <w:lang w:val="ru-RU"/>
        </w:rPr>
        <w:t>когда синкопы находятся в басу.</w:t>
      </w:r>
    </w:p>
    <w:p w14:paraId="1C7E3C6B" w14:textId="0CB7F34B" w:rsidR="007C4A32" w:rsidRDefault="00005DBE" w:rsidP="00005DBE">
      <w:pPr>
        <w:pStyle w:val="5"/>
        <w:rPr>
          <w:lang w:val="ru-RU"/>
        </w:rPr>
      </w:pPr>
      <w:r>
        <w:rPr>
          <w:lang w:val="ru-RU"/>
        </w:rPr>
        <w:t>Модуляции</w:t>
      </w:r>
    </w:p>
    <w:p w14:paraId="07FD2D3C" w14:textId="4459BAF0" w:rsidR="00005DBE" w:rsidRDefault="00005DBE" w:rsidP="00005DBE">
      <w:pPr>
        <w:ind w:firstLine="360"/>
        <w:rPr>
          <w:lang w:val="ru-RU"/>
        </w:rPr>
      </w:pPr>
      <w:r>
        <w:rPr>
          <w:lang w:val="ru-RU"/>
        </w:rPr>
        <w:t>Контрапункт обычно не модулирует. Однако</w:t>
      </w:r>
      <w:r w:rsidRPr="00BE3A22">
        <w:rPr>
          <w:lang w:val="ru-RU"/>
        </w:rPr>
        <w:t xml:space="preserve">, допустима кратковременная модуляция в соседнюю тональность не больше одного раза в </w:t>
      </w:r>
      <w:commentRangeStart w:id="423"/>
      <w:r w:rsidRPr="00BE3A22">
        <w:rPr>
          <w:lang w:val="ru-RU"/>
        </w:rPr>
        <w:t>каждом упражнении</w:t>
      </w:r>
      <w:commentRangeEnd w:id="423"/>
      <w:r w:rsidR="00FA47E1" w:rsidRPr="00BE3A22">
        <w:rPr>
          <w:rStyle w:val="a8"/>
        </w:rPr>
        <w:commentReference w:id="423"/>
      </w:r>
      <w:r w:rsidRPr="00BE3A22">
        <w:rPr>
          <w:lang w:val="ru-RU"/>
        </w:rPr>
        <w:t>.</w:t>
      </w:r>
    </w:p>
    <w:p w14:paraId="7A6F08A1" w14:textId="7CFCE3FF" w:rsidR="00005DBE" w:rsidRDefault="004D6ACF" w:rsidP="00005DBE">
      <w:pPr>
        <w:ind w:firstLine="360"/>
        <w:rPr>
          <w:lang w:val="ru-RU"/>
        </w:rPr>
      </w:pPr>
      <w:r>
        <w:rPr>
          <w:lang w:val="ru-RU"/>
        </w:rPr>
        <w:lastRenderedPageBreak/>
        <w:t>Нота, характеризующая новую тональность, должна быть гармонической, а не просто мелодической.</w:t>
      </w:r>
      <w:r w:rsidR="00DD7A32">
        <w:rPr>
          <w:lang w:val="ru-RU"/>
        </w:rPr>
        <w:t xml:space="preserve"> Возвращение в основную тональность должно происходить также с помощью гармонической ноты.</w:t>
      </w:r>
      <w:r w:rsidR="00DD7A32" w:rsidRPr="00DD7A32">
        <w:rPr>
          <w:lang w:val="ru-RU"/>
        </w:rPr>
        <w:t xml:space="preserve"> </w:t>
      </w:r>
      <w:commentRangeStart w:id="424"/>
      <w:r w:rsidR="00DD7A32">
        <w:rPr>
          <w:lang w:val="ru-RU"/>
        </w:rPr>
        <w:t xml:space="preserve">В упражнениях в минорной тональности необходимо избегать </w:t>
      </w:r>
      <w:commentRangeEnd w:id="424"/>
      <w:r w:rsidR="00FA47E1">
        <w:rPr>
          <w:rStyle w:val="a8"/>
        </w:rPr>
        <w:commentReference w:id="424"/>
      </w:r>
      <w:r w:rsidR="00DD7A32">
        <w:rPr>
          <w:lang w:val="ru-RU"/>
        </w:rPr>
        <w:t xml:space="preserve">перехода в параллельный мажор через аккорд </w:t>
      </w:r>
      <w:r w:rsidR="00DD7A32">
        <w:t>III</w:t>
      </w:r>
      <w:r w:rsidR="00DD7A32" w:rsidRPr="00DD7A32">
        <w:rPr>
          <w:lang w:val="ru-RU"/>
        </w:rPr>
        <w:t xml:space="preserve"> </w:t>
      </w:r>
      <w:r w:rsidR="00DD7A32">
        <w:rPr>
          <w:lang w:val="ru-RU"/>
        </w:rPr>
        <w:t xml:space="preserve">ступени. </w:t>
      </w:r>
    </w:p>
    <w:p w14:paraId="0CC3BAF4" w14:textId="7010690B" w:rsidR="00DD7A32" w:rsidRDefault="00DD7A32" w:rsidP="00005DBE">
      <w:pPr>
        <w:ind w:firstLine="360"/>
        <w:rPr>
          <w:lang w:val="ru-RU"/>
        </w:rPr>
      </w:pPr>
      <w:r w:rsidRPr="00BE3A22">
        <w:rPr>
          <w:lang w:val="ru-RU"/>
        </w:rPr>
        <w:t>Хроматический интервал всегда запрещен.</w:t>
      </w:r>
    </w:p>
    <w:p w14:paraId="409AB6E5" w14:textId="7BF6CE5D" w:rsidR="00FA47E1" w:rsidRDefault="00FA47E1" w:rsidP="00FA47E1">
      <w:pPr>
        <w:pStyle w:val="3"/>
      </w:pPr>
      <w:bookmarkStart w:id="425" w:name="_Toc513984263"/>
      <w:bookmarkStart w:id="426" w:name="OLE_LINK131"/>
      <w:bookmarkStart w:id="427" w:name="OLE_LINK132"/>
      <w:r>
        <w:t>Задержания, проходящие и вспомогательные ноты</w:t>
      </w:r>
      <w:bookmarkEnd w:id="425"/>
    </w:p>
    <w:bookmarkEnd w:id="426"/>
    <w:bookmarkEnd w:id="427"/>
    <w:p w14:paraId="4657B235" w14:textId="7EFE2B71" w:rsidR="00FA47E1" w:rsidRDefault="00FA47E1" w:rsidP="00FA47E1">
      <w:pPr>
        <w:pStyle w:val="4"/>
      </w:pPr>
      <w:r>
        <w:t>Задержания</w:t>
      </w:r>
    </w:p>
    <w:p w14:paraId="77D59571" w14:textId="7FBD4B88" w:rsidR="00FA47E1" w:rsidRDefault="00E33D23" w:rsidP="00FA47E1">
      <w:pPr>
        <w:pStyle w:val="5"/>
        <w:rPr>
          <w:lang w:val="ru-RU"/>
        </w:rPr>
      </w:pPr>
      <w:r>
        <w:rPr>
          <w:lang w:val="ru-RU"/>
        </w:rPr>
        <w:t>З</w:t>
      </w:r>
      <w:r w:rsidR="00FA47E1">
        <w:rPr>
          <w:lang w:val="ru-RU"/>
        </w:rPr>
        <w:t>адержани</w:t>
      </w:r>
      <w:r w:rsidR="00DC0A6F">
        <w:rPr>
          <w:lang w:val="ru-RU"/>
        </w:rPr>
        <w:t>я</w:t>
      </w:r>
      <w:r>
        <w:rPr>
          <w:lang w:val="ru-RU"/>
        </w:rPr>
        <w:t>, разрешающиеся</w:t>
      </w:r>
      <w:r w:rsidR="00FA47E1">
        <w:rPr>
          <w:lang w:val="ru-RU"/>
        </w:rPr>
        <w:t xml:space="preserve"> </w:t>
      </w:r>
      <w:r w:rsidR="00DC0A6F">
        <w:rPr>
          <w:lang w:val="ru-RU"/>
        </w:rPr>
        <w:t>вниз</w:t>
      </w:r>
    </w:p>
    <w:p w14:paraId="5C2E4FA5" w14:textId="2866F4FB" w:rsidR="00FA47E1" w:rsidRDefault="00DC0A6F" w:rsidP="00DC0A6F">
      <w:pPr>
        <w:ind w:firstLine="360"/>
        <w:rPr>
          <w:lang w:val="ru-RU"/>
        </w:rPr>
      </w:pPr>
      <w:bookmarkStart w:id="428" w:name="OLE_LINK98"/>
      <w:bookmarkStart w:id="429" w:name="OLE_LINK99"/>
      <w:r>
        <w:rPr>
          <w:lang w:val="ru-RU"/>
        </w:rPr>
        <w:t>Разрешение задержания вниз используется для всех ступеней тональности.</w:t>
      </w:r>
    </w:p>
    <w:bookmarkEnd w:id="428"/>
    <w:bookmarkEnd w:id="429"/>
    <w:p w14:paraId="10D10573" w14:textId="64AB5484" w:rsidR="00DC0A6F" w:rsidRPr="003C695D" w:rsidRDefault="00DC0A6F" w:rsidP="00DC0A6F">
      <w:pPr>
        <w:ind w:firstLine="360"/>
        <w:rPr>
          <w:lang w:val="ru-RU"/>
        </w:rPr>
      </w:pPr>
      <w:r>
        <w:rPr>
          <w:lang w:val="ru-RU"/>
        </w:rPr>
        <w:t xml:space="preserve">Только шестая </w:t>
      </w:r>
      <w:r w:rsidRPr="004834C2">
        <w:rPr>
          <w:lang w:val="ru-RU"/>
        </w:rPr>
        <w:t>повышенная</w:t>
      </w:r>
      <w:r>
        <w:rPr>
          <w:lang w:val="ru-RU"/>
        </w:rPr>
        <w:t xml:space="preserve"> ступень при восходящем движении в мелодическом миноре не может разрешаться вниз.</w:t>
      </w:r>
    </w:p>
    <w:p w14:paraId="1BD628B8" w14:textId="45D57B96" w:rsidR="005301DF" w:rsidRDefault="00E33D23" w:rsidP="005301DF">
      <w:pPr>
        <w:pStyle w:val="5"/>
        <w:rPr>
          <w:lang w:val="ru-RU"/>
        </w:rPr>
      </w:pPr>
      <w:r>
        <w:rPr>
          <w:lang w:val="ru-RU"/>
        </w:rPr>
        <w:t>З</w:t>
      </w:r>
      <w:r w:rsidR="005301DF">
        <w:rPr>
          <w:lang w:val="ru-RU"/>
        </w:rPr>
        <w:t>адержания</w:t>
      </w:r>
      <w:r>
        <w:rPr>
          <w:lang w:val="ru-RU"/>
        </w:rPr>
        <w:t>, разрешающиеся</w:t>
      </w:r>
      <w:r w:rsidR="005301DF">
        <w:rPr>
          <w:lang w:val="ru-RU"/>
        </w:rPr>
        <w:t xml:space="preserve"> вверх</w:t>
      </w:r>
    </w:p>
    <w:p w14:paraId="1DC96903" w14:textId="4D295A05" w:rsidR="005578F3" w:rsidRDefault="005301DF" w:rsidP="005301DF">
      <w:pPr>
        <w:ind w:firstLine="360"/>
        <w:rPr>
          <w:lang w:val="ru-RU"/>
        </w:rPr>
      </w:pPr>
      <w:r>
        <w:rPr>
          <w:lang w:val="ru-RU"/>
        </w:rPr>
        <w:t>Разрешение задержания вверх может быть исполь</w:t>
      </w:r>
      <w:r w:rsidR="00042137">
        <w:rPr>
          <w:lang w:val="ru-RU"/>
        </w:rPr>
        <w:t>зовано в следующих случаях:</w:t>
      </w:r>
    </w:p>
    <w:p w14:paraId="53E9458F" w14:textId="7E846A8E" w:rsidR="005578F3" w:rsidRDefault="005578F3" w:rsidP="005578F3">
      <w:pPr>
        <w:pStyle w:val="a7"/>
        <w:numPr>
          <w:ilvl w:val="0"/>
          <w:numId w:val="25"/>
        </w:numPr>
        <w:rPr>
          <w:lang w:val="ru-RU"/>
        </w:rPr>
      </w:pPr>
      <w:bookmarkStart w:id="430" w:name="OLE_LINK119"/>
      <w:bookmarkStart w:id="431" w:name="OLE_LINK120"/>
      <w:r>
        <w:rPr>
          <w:lang w:val="ru-RU"/>
        </w:rPr>
        <w:t xml:space="preserve">Разрешение </w:t>
      </w:r>
      <w:r w:rsidR="00D11F62" w:rsidRPr="002601B4">
        <w:rPr>
          <w:lang w:val="ru-RU"/>
        </w:rPr>
        <w:t xml:space="preserve">вводного тона </w:t>
      </w:r>
      <w:r>
        <w:rPr>
          <w:lang w:val="ru-RU"/>
        </w:rPr>
        <w:t>в т</w:t>
      </w:r>
      <w:r w:rsidR="00266DB9">
        <w:rPr>
          <w:lang w:val="ru-RU"/>
        </w:rPr>
        <w:t>онику</w:t>
      </w:r>
      <w:r>
        <w:rPr>
          <w:lang w:val="ru-RU"/>
        </w:rPr>
        <w:t xml:space="preserve"> </w:t>
      </w:r>
      <w:commentRangeStart w:id="432"/>
      <w:r>
        <w:rPr>
          <w:lang w:val="ru-RU"/>
        </w:rPr>
        <w:t>минорной тональности</w:t>
      </w:r>
      <w:commentRangeEnd w:id="432"/>
      <w:r>
        <w:rPr>
          <w:rStyle w:val="a8"/>
        </w:rPr>
        <w:commentReference w:id="432"/>
      </w:r>
      <w:r>
        <w:rPr>
          <w:lang w:val="ru-RU"/>
        </w:rPr>
        <w:t>:</w:t>
      </w:r>
    </w:p>
    <w:bookmarkEnd w:id="430"/>
    <w:bookmarkEnd w:id="431"/>
    <w:p w14:paraId="394B5FF5" w14:textId="1AA0B790" w:rsidR="00042137" w:rsidRPr="00042137" w:rsidRDefault="00042137" w:rsidP="0004213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AED466" wp14:editId="0AEB443E">
            <wp:extent cx="3103418" cy="446431"/>
            <wp:effectExtent l="114300" t="114300" r="116205" b="10604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167557" cy="45565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71E6693" w14:textId="7EA5BAC3" w:rsidR="005578F3" w:rsidRDefault="00266DB9" w:rsidP="005578F3">
      <w:pPr>
        <w:pStyle w:val="a7"/>
        <w:numPr>
          <w:ilvl w:val="0"/>
          <w:numId w:val="25"/>
        </w:numPr>
        <w:rPr>
          <w:lang w:val="ru-RU"/>
        </w:rPr>
      </w:pPr>
      <w:r>
        <w:rPr>
          <w:lang w:val="ru-RU"/>
        </w:rPr>
        <w:t>Задержание консонансом:</w:t>
      </w:r>
    </w:p>
    <w:p w14:paraId="36FACC8B" w14:textId="5E8F443A" w:rsidR="00042137" w:rsidRPr="00042137" w:rsidRDefault="00042137" w:rsidP="0004213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939559D" wp14:editId="613534CC">
            <wp:extent cx="3408218" cy="450739"/>
            <wp:effectExtent l="114300" t="114300" r="116205" b="12128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462761" cy="457952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AEAAB0E" w14:textId="387F4D99" w:rsidR="003D798F" w:rsidRDefault="003D798F" w:rsidP="003D798F">
      <w:pPr>
        <w:pStyle w:val="a7"/>
        <w:ind w:left="360"/>
        <w:rPr>
          <w:lang w:val="ru-RU"/>
        </w:rPr>
      </w:pPr>
      <w:r>
        <w:rPr>
          <w:lang w:val="ru-RU"/>
        </w:rPr>
        <w:t xml:space="preserve">В последнем случае чистая квинта может рассматриваться как гармоническая нота – в этом случае такт будет включать </w:t>
      </w:r>
      <w:r w:rsidR="00AD53DA">
        <w:rPr>
          <w:lang w:val="ru-RU"/>
        </w:rPr>
        <w:t>две гармонии</w:t>
      </w:r>
      <w:r>
        <w:rPr>
          <w:lang w:val="ru-RU"/>
        </w:rPr>
        <w:t>.</w:t>
      </w:r>
    </w:p>
    <w:p w14:paraId="2206334C" w14:textId="2E229D8E" w:rsidR="005301DF" w:rsidRDefault="008A5881" w:rsidP="008A5881">
      <w:pPr>
        <w:pStyle w:val="5"/>
        <w:rPr>
          <w:lang w:val="ru-RU"/>
        </w:rPr>
      </w:pPr>
      <w:r>
        <w:rPr>
          <w:lang w:val="ru-RU"/>
        </w:rPr>
        <w:t>Подготовка задержания</w:t>
      </w:r>
    </w:p>
    <w:p w14:paraId="7C558023" w14:textId="50EE1833" w:rsidR="008A5881" w:rsidRDefault="008A5881" w:rsidP="008A5881">
      <w:pPr>
        <w:pStyle w:val="a7"/>
        <w:numPr>
          <w:ilvl w:val="0"/>
          <w:numId w:val="26"/>
        </w:numPr>
        <w:rPr>
          <w:lang w:val="ru-RU"/>
        </w:rPr>
      </w:pPr>
      <w:r>
        <w:rPr>
          <w:lang w:val="ru-RU"/>
        </w:rPr>
        <w:t>Подготовка задержания должна иметь длительность не меньше половинной ноты:</w:t>
      </w:r>
    </w:p>
    <w:p w14:paraId="59234606" w14:textId="09C7E050" w:rsidR="0053545A" w:rsidRPr="0053545A" w:rsidRDefault="0053545A" w:rsidP="0053545A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55C999F" wp14:editId="7F12A81A">
            <wp:extent cx="1808018" cy="419973"/>
            <wp:effectExtent l="114300" t="114300" r="116205" b="11366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808018" cy="41997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206E43" wp14:editId="73F40EDD">
            <wp:extent cx="2140527" cy="429587"/>
            <wp:effectExtent l="114300" t="114300" r="107950" b="12319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235132" cy="448573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E38191" w14:textId="28E6DFC4" w:rsidR="008A5881" w:rsidRDefault="008A5881" w:rsidP="008A5881">
      <w:pPr>
        <w:pStyle w:val="a7"/>
        <w:ind w:left="360"/>
        <w:rPr>
          <w:lang w:val="ru-RU"/>
        </w:rPr>
      </w:pPr>
      <w:r>
        <w:rPr>
          <w:lang w:val="ru-RU"/>
        </w:rPr>
        <w:t>Начиная с 5 голосов, задержание может быть подготовлено целой нотой.</w:t>
      </w:r>
    </w:p>
    <w:p w14:paraId="3C805C27" w14:textId="53F52212" w:rsidR="008A5881" w:rsidRDefault="00A27625" w:rsidP="008A5881">
      <w:pPr>
        <w:pStyle w:val="a7"/>
        <w:numPr>
          <w:ilvl w:val="0"/>
          <w:numId w:val="26"/>
        </w:numPr>
        <w:rPr>
          <w:lang w:val="ru-RU"/>
        </w:rPr>
      </w:pPr>
      <w:r>
        <w:rPr>
          <w:lang w:val="ru-RU"/>
        </w:rPr>
        <w:t>Задержание квинты не должно подготавливаться квинтой, а задержание октавы не должно подготавливаться октавой:</w:t>
      </w:r>
    </w:p>
    <w:p w14:paraId="7E28F18A" w14:textId="7C30B4C0" w:rsidR="0053545A" w:rsidRPr="0053545A" w:rsidRDefault="0053545A" w:rsidP="0053545A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3931771" wp14:editId="592F3F10">
            <wp:extent cx="3068781" cy="476064"/>
            <wp:effectExtent l="114300" t="114300" r="113030" b="11493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181824" cy="49360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5A00024" w14:textId="531AF25F" w:rsidR="00A27625" w:rsidRDefault="00A27625" w:rsidP="00A27625">
      <w:pPr>
        <w:pStyle w:val="a7"/>
        <w:ind w:left="360"/>
        <w:rPr>
          <w:lang w:val="ru-RU"/>
        </w:rPr>
      </w:pPr>
      <w:r w:rsidRPr="0053545A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46A56ABB" w14:textId="1F9C5EC7" w:rsidR="00A27625" w:rsidRDefault="00A27625" w:rsidP="00A27625">
      <w:pPr>
        <w:pStyle w:val="a7"/>
        <w:ind w:left="360"/>
        <w:rPr>
          <w:lang w:val="ru-RU"/>
        </w:rPr>
      </w:pPr>
      <w:r>
        <w:rPr>
          <w:lang w:val="ru-RU"/>
        </w:rPr>
        <w:lastRenderedPageBreak/>
        <w:t xml:space="preserve">Это </w:t>
      </w:r>
      <w:r w:rsidR="005C1F13">
        <w:rPr>
          <w:lang w:val="ru-RU"/>
        </w:rPr>
        <w:t>допустимо</w:t>
      </w:r>
      <w:r>
        <w:rPr>
          <w:lang w:val="ru-RU"/>
        </w:rPr>
        <w:t xml:space="preserve"> только в случае, если </w:t>
      </w:r>
      <w:r w:rsidR="00C027ED">
        <w:rPr>
          <w:lang w:val="ru-RU"/>
        </w:rPr>
        <w:t>второй</w:t>
      </w:r>
      <w:r>
        <w:rPr>
          <w:lang w:val="ru-RU"/>
        </w:rPr>
        <w:t xml:space="preserve"> голос развивается во время разрешения задержания:</w:t>
      </w:r>
    </w:p>
    <w:p w14:paraId="01030FD4" w14:textId="17B2882E" w:rsidR="008A5881" w:rsidRDefault="0053545A" w:rsidP="0053545A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B657F96" wp14:editId="1F93719B">
            <wp:extent cx="4301836" cy="561414"/>
            <wp:effectExtent l="114300" t="114300" r="118110" b="10541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492129" cy="58624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71F04C2" w14:textId="476B696C" w:rsidR="0053545A" w:rsidRDefault="00E33D23" w:rsidP="00E33D23">
      <w:pPr>
        <w:pStyle w:val="5"/>
        <w:rPr>
          <w:lang w:val="ru-RU"/>
        </w:rPr>
      </w:pPr>
      <w:r>
        <w:rPr>
          <w:lang w:val="ru-RU"/>
        </w:rPr>
        <w:t>Разрешение задержания</w:t>
      </w:r>
    </w:p>
    <w:p w14:paraId="7EB824B4" w14:textId="1958B344" w:rsidR="00E33D23" w:rsidRDefault="006C52AF" w:rsidP="00E33D23">
      <w:pPr>
        <w:rPr>
          <w:lang w:val="ru-RU"/>
        </w:rPr>
      </w:pPr>
      <w:r>
        <w:rPr>
          <w:lang w:val="ru-RU"/>
        </w:rPr>
        <w:t>Задержание должно разрешаться на третью долю такта:</w:t>
      </w:r>
    </w:p>
    <w:p w14:paraId="7AE1FC09" w14:textId="3C009A3A" w:rsidR="006C52AF" w:rsidRDefault="006C52AF" w:rsidP="006C52A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CC9DE07" wp14:editId="3A9FB323">
            <wp:extent cx="1925781" cy="412668"/>
            <wp:effectExtent l="114300" t="114300" r="113030" b="12128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995010" cy="42750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75C093" wp14:editId="1C56762F">
            <wp:extent cx="2161310" cy="438415"/>
            <wp:effectExtent l="114300" t="114300" r="106045" b="11430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270147" cy="46049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DA05C5C" w14:textId="7135FAF1" w:rsidR="006C52AF" w:rsidRDefault="006C52AF" w:rsidP="00E33D23">
      <w:pPr>
        <w:rPr>
          <w:lang w:val="ru-RU"/>
        </w:rPr>
      </w:pPr>
      <w:r>
        <w:rPr>
          <w:lang w:val="ru-RU"/>
        </w:rPr>
        <w:t>Однако, между задержанием и разрешением может находиться другая гармоническая нота</w:t>
      </w:r>
      <w:commentRangeStart w:id="433"/>
      <w:r w:rsidR="00FF4354">
        <w:rPr>
          <w:rStyle w:val="a5"/>
          <w:lang w:val="ru-RU"/>
        </w:rPr>
        <w:footnoteReference w:id="25"/>
      </w:r>
      <w:commentRangeEnd w:id="433"/>
      <w:r w:rsidR="00151473">
        <w:rPr>
          <w:rStyle w:val="a8"/>
        </w:rPr>
        <w:commentReference w:id="433"/>
      </w:r>
      <w:r>
        <w:rPr>
          <w:lang w:val="ru-RU"/>
        </w:rPr>
        <w:t>:</w:t>
      </w:r>
    </w:p>
    <w:p w14:paraId="093E829D" w14:textId="355EBFBA" w:rsidR="006C52AF" w:rsidRPr="006C52AF" w:rsidRDefault="006C52AF" w:rsidP="006C52AF">
      <w:pPr>
        <w:jc w:val="center"/>
      </w:pPr>
      <w:r>
        <w:rPr>
          <w:noProof/>
        </w:rPr>
        <w:drawing>
          <wp:inline distT="0" distB="0" distL="0" distR="0" wp14:anchorId="0EEE1EA9" wp14:editId="68651F6C">
            <wp:extent cx="5243541" cy="548220"/>
            <wp:effectExtent l="114300" t="114300" r="109855" b="11874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406309" cy="56523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98FBDF9" w14:textId="6246C286" w:rsidR="006C52AF" w:rsidRDefault="006C52AF" w:rsidP="00E33D23">
      <w:pPr>
        <w:rPr>
          <w:lang w:val="ru-RU"/>
        </w:rPr>
      </w:pPr>
      <w:r w:rsidRPr="006C52AF">
        <w:rPr>
          <w:b/>
          <w:u w:val="single"/>
          <w:lang w:val="ru-RU"/>
        </w:rPr>
        <w:t>Исключени</w:t>
      </w:r>
      <w:r w:rsidR="000D3E75"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1529272D" w14:textId="0F03CD36" w:rsidR="006C52AF" w:rsidRDefault="006C52AF" w:rsidP="00E33D23">
      <w:pPr>
        <w:rPr>
          <w:lang w:val="ru-RU"/>
        </w:rPr>
      </w:pPr>
      <w:r>
        <w:rPr>
          <w:lang w:val="ru-RU"/>
        </w:rPr>
        <w:t xml:space="preserve">Допустимо </w:t>
      </w:r>
      <w:r w:rsidRPr="00146B6E">
        <w:rPr>
          <w:lang w:val="ru-RU"/>
        </w:rPr>
        <w:t xml:space="preserve">более раннее разрешение задержания, при условии, </w:t>
      </w:r>
      <w:commentRangeStart w:id="434"/>
      <w:r w:rsidRPr="00146B6E">
        <w:rPr>
          <w:lang w:val="ru-RU"/>
        </w:rPr>
        <w:t xml:space="preserve">что </w:t>
      </w:r>
      <w:r w:rsidR="000477F9" w:rsidRPr="00146B6E">
        <w:rPr>
          <w:lang w:val="ru-RU"/>
        </w:rPr>
        <w:t xml:space="preserve">задерживаемая </w:t>
      </w:r>
      <w:r w:rsidRPr="00146B6E">
        <w:rPr>
          <w:lang w:val="ru-RU"/>
        </w:rPr>
        <w:t>гармоническая нота все еще находится на третью долю та</w:t>
      </w:r>
      <w:commentRangeEnd w:id="434"/>
      <w:r w:rsidR="00146B6E">
        <w:rPr>
          <w:rStyle w:val="a8"/>
        </w:rPr>
        <w:commentReference w:id="434"/>
      </w:r>
      <w:r w:rsidRPr="00146B6E">
        <w:rPr>
          <w:lang w:val="ru-RU"/>
        </w:rPr>
        <w:t>кта</w:t>
      </w:r>
      <w:r>
        <w:rPr>
          <w:lang w:val="ru-RU"/>
        </w:rPr>
        <w:t>:</w:t>
      </w:r>
    </w:p>
    <w:p w14:paraId="0878D5B1" w14:textId="393CF3F4" w:rsidR="006C52AF" w:rsidRDefault="006C52AF" w:rsidP="00E33D23">
      <w:pPr>
        <w:rPr>
          <w:lang w:val="ru-RU"/>
        </w:rPr>
      </w:pPr>
      <w:r>
        <w:rPr>
          <w:noProof/>
        </w:rPr>
        <w:drawing>
          <wp:inline distT="0" distB="0" distL="0" distR="0" wp14:anchorId="7267A87C" wp14:editId="2C95E976">
            <wp:extent cx="6152515" cy="563245"/>
            <wp:effectExtent l="114300" t="114300" r="114935" b="12255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3245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5AC955D" w14:textId="0E2A288A" w:rsidR="006C52AF" w:rsidRDefault="006C52AF" w:rsidP="00E33D23">
      <w:pPr>
        <w:rPr>
          <w:lang w:val="ru-RU"/>
        </w:rPr>
      </w:pPr>
      <w:r>
        <w:rPr>
          <w:lang w:val="ru-RU"/>
        </w:rPr>
        <w:t>При удвоении разрешения задержания избегайте прямого движения в октаву:</w:t>
      </w:r>
    </w:p>
    <w:p w14:paraId="0261F35A" w14:textId="2127D916" w:rsidR="006C52AF" w:rsidRDefault="006C52AF" w:rsidP="006C52A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DE22B8" wp14:editId="2C004370">
            <wp:extent cx="2847109" cy="937792"/>
            <wp:effectExtent l="114300" t="114300" r="106045" b="11049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898719" cy="95479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0BFD9B7" w14:textId="59E44789" w:rsidR="006C52AF" w:rsidRDefault="007472E6" w:rsidP="007472E6">
      <w:pPr>
        <w:pStyle w:val="5"/>
        <w:rPr>
          <w:lang w:val="ru-RU"/>
        </w:rPr>
      </w:pPr>
      <w:r>
        <w:rPr>
          <w:lang w:val="ru-RU"/>
        </w:rPr>
        <w:t>Задерживаемая и задерживающая ноты</w:t>
      </w:r>
    </w:p>
    <w:p w14:paraId="25993E72" w14:textId="7087D63C" w:rsidR="007472E6" w:rsidRDefault="007472E6" w:rsidP="00C26D44">
      <w:pPr>
        <w:ind w:firstLine="360"/>
        <w:rPr>
          <w:lang w:val="ru-RU"/>
        </w:rPr>
      </w:pPr>
      <w:r>
        <w:rPr>
          <w:lang w:val="ru-RU"/>
        </w:rPr>
        <w:t xml:space="preserve">Задерживаемая нота </w:t>
      </w:r>
      <w:commentRangeStart w:id="435"/>
      <w:r>
        <w:rPr>
          <w:lang w:val="ru-RU"/>
        </w:rPr>
        <w:t xml:space="preserve">не должна </w:t>
      </w:r>
      <w:commentRangeEnd w:id="435"/>
      <w:r w:rsidR="00DB0065">
        <w:rPr>
          <w:rStyle w:val="a8"/>
        </w:rPr>
        <w:commentReference w:id="435"/>
      </w:r>
      <w:r>
        <w:rPr>
          <w:lang w:val="ru-RU"/>
        </w:rPr>
        <w:t xml:space="preserve">звучать </w:t>
      </w:r>
      <w:commentRangeStart w:id="436"/>
      <w:r>
        <w:rPr>
          <w:lang w:val="ru-RU"/>
        </w:rPr>
        <w:t xml:space="preserve">одновременно с задерживающей </w:t>
      </w:r>
      <w:commentRangeEnd w:id="436"/>
      <w:r w:rsidR="007B6103">
        <w:rPr>
          <w:rStyle w:val="a8"/>
        </w:rPr>
        <w:commentReference w:id="436"/>
      </w:r>
      <w:r>
        <w:rPr>
          <w:lang w:val="ru-RU"/>
        </w:rPr>
        <w:t xml:space="preserve">за исключением случая, когда задерживаемая нота </w:t>
      </w:r>
      <w:commentRangeStart w:id="437"/>
      <w:r>
        <w:rPr>
          <w:lang w:val="ru-RU"/>
        </w:rPr>
        <w:t>находится в басу</w:t>
      </w:r>
      <w:commentRangeEnd w:id="437"/>
      <w:r w:rsidR="0004631E">
        <w:rPr>
          <w:rStyle w:val="a8"/>
        </w:rPr>
        <w:commentReference w:id="437"/>
      </w:r>
      <w:r>
        <w:rPr>
          <w:lang w:val="ru-RU"/>
        </w:rPr>
        <w:t xml:space="preserve">. В этом случае </w:t>
      </w:r>
      <w:r w:rsidR="00834A46">
        <w:rPr>
          <w:lang w:val="ru-RU"/>
        </w:rPr>
        <w:t>интервал между задерживающей</w:t>
      </w:r>
      <w:r w:rsidR="00BE47A7">
        <w:rPr>
          <w:lang w:val="ru-RU"/>
        </w:rPr>
        <w:t xml:space="preserve"> </w:t>
      </w:r>
      <w:r w:rsidR="00834A46">
        <w:rPr>
          <w:lang w:val="ru-RU"/>
        </w:rPr>
        <w:t xml:space="preserve">и задерживаемой </w:t>
      </w:r>
      <w:r w:rsidR="00B33D8F">
        <w:rPr>
          <w:lang w:val="ru-RU"/>
        </w:rPr>
        <w:t>нотами должен быть не меньше нон</w:t>
      </w:r>
      <w:r w:rsidR="00834A46">
        <w:rPr>
          <w:lang w:val="ru-RU"/>
        </w:rPr>
        <w:t>ы</w:t>
      </w:r>
      <w:r w:rsidR="00C26D44">
        <w:rPr>
          <w:lang w:val="ru-RU"/>
        </w:rPr>
        <w:t>:</w:t>
      </w:r>
    </w:p>
    <w:p w14:paraId="2632C00C" w14:textId="3CD84B99" w:rsidR="00EF28AD" w:rsidRDefault="00EF28AD" w:rsidP="00EF28AD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289A475" wp14:editId="6C1B54CF">
            <wp:extent cx="2847109" cy="1022553"/>
            <wp:effectExtent l="114300" t="114300" r="106045" b="12065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924893" cy="105049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F2AF07" wp14:editId="3FBFC006">
            <wp:extent cx="2750128" cy="1008380"/>
            <wp:effectExtent l="114300" t="114300" r="107950" b="11557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778382" cy="101874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2C48897" w14:textId="5A18FFBF" w:rsidR="00C26D44" w:rsidRDefault="00C26D44" w:rsidP="00C26D44">
      <w:pPr>
        <w:ind w:firstLine="360"/>
        <w:rPr>
          <w:lang w:val="ru-RU"/>
        </w:rPr>
      </w:pPr>
      <w:r w:rsidRPr="00CA214A">
        <w:rPr>
          <w:lang w:val="ru-RU"/>
        </w:rPr>
        <w:t xml:space="preserve">Интервал между задерживающей и задерживаемой нотой </w:t>
      </w:r>
      <w:r w:rsidR="000E1E15">
        <w:rPr>
          <w:lang w:val="ru-RU"/>
        </w:rPr>
        <w:t xml:space="preserve">может быть большой секундой в </w:t>
      </w:r>
      <w:commentRangeStart w:id="438"/>
      <w:r w:rsidR="000E1E15">
        <w:rPr>
          <w:lang w:val="ru-RU"/>
        </w:rPr>
        <w:t>следующим примере</w:t>
      </w:r>
      <w:commentRangeEnd w:id="438"/>
      <w:r w:rsidR="000E1E15">
        <w:rPr>
          <w:rStyle w:val="a8"/>
        </w:rPr>
        <w:commentReference w:id="438"/>
      </w:r>
      <w:r>
        <w:rPr>
          <w:lang w:val="ru-RU"/>
        </w:rPr>
        <w:t>:</w:t>
      </w:r>
    </w:p>
    <w:p w14:paraId="45F203C7" w14:textId="378446E5" w:rsidR="00EF28AD" w:rsidRDefault="005F5741" w:rsidP="005F574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75E19F2" wp14:editId="4524387B">
            <wp:extent cx="2957945" cy="909603"/>
            <wp:effectExtent l="114300" t="114300" r="109220" b="11938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977687" cy="91567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8A085B2" w14:textId="6618426A" w:rsidR="00FF4354" w:rsidRDefault="00481313" w:rsidP="00481313">
      <w:pPr>
        <w:rPr>
          <w:lang w:val="ru-RU"/>
        </w:rPr>
      </w:pPr>
      <w:r w:rsidRPr="00481313">
        <w:rPr>
          <w:b/>
          <w:u w:val="single"/>
          <w:lang w:val="ru-RU"/>
        </w:rPr>
        <w:t>Исключени</w:t>
      </w:r>
      <w:r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58743328" w14:textId="46625144" w:rsidR="00481313" w:rsidRDefault="00481313" w:rsidP="00BC1216">
      <w:pPr>
        <w:ind w:firstLine="360"/>
        <w:rPr>
          <w:lang w:val="ru-RU"/>
        </w:rPr>
      </w:pPr>
      <w:r w:rsidRPr="00F710A4">
        <w:rPr>
          <w:lang w:val="ru-RU"/>
        </w:rPr>
        <w:t xml:space="preserve">Начиная с 4 голосов </w:t>
      </w:r>
      <w:r w:rsidR="00F710A4">
        <w:rPr>
          <w:lang w:val="ru-RU"/>
        </w:rPr>
        <w:t>задерживающая</w:t>
      </w:r>
      <w:r w:rsidRPr="00F710A4">
        <w:rPr>
          <w:lang w:val="ru-RU"/>
        </w:rPr>
        <w:t xml:space="preserve"> нота может звучать одновременно с </w:t>
      </w:r>
      <w:r w:rsidR="00F710A4">
        <w:rPr>
          <w:lang w:val="ru-RU"/>
        </w:rPr>
        <w:t>задерживаемой</w:t>
      </w:r>
      <w:r w:rsidRPr="00F710A4">
        <w:rPr>
          <w:lang w:val="ru-RU"/>
        </w:rPr>
        <w:t xml:space="preserve">, </w:t>
      </w:r>
      <w:r w:rsidR="00D50E6F">
        <w:rPr>
          <w:lang w:val="ru-RU"/>
        </w:rPr>
        <w:t>если</w:t>
      </w:r>
      <w:r w:rsidRPr="00F710A4">
        <w:rPr>
          <w:lang w:val="ru-RU"/>
        </w:rPr>
        <w:t xml:space="preserve"> </w:t>
      </w:r>
      <w:r w:rsidR="00DC1438">
        <w:rPr>
          <w:lang w:val="ru-RU"/>
        </w:rPr>
        <w:t>задерживаемая нота</w:t>
      </w:r>
      <w:r w:rsidR="00F710A4">
        <w:rPr>
          <w:lang w:val="ru-RU"/>
        </w:rPr>
        <w:t xml:space="preserve"> </w:t>
      </w:r>
      <w:r w:rsidRPr="00F710A4">
        <w:rPr>
          <w:lang w:val="ru-RU"/>
        </w:rPr>
        <w:t xml:space="preserve">размещается не в </w:t>
      </w:r>
      <w:r w:rsidR="00A1788F">
        <w:rPr>
          <w:lang w:val="ru-RU"/>
        </w:rPr>
        <w:t>одном из крайних голосах</w:t>
      </w:r>
      <w:r w:rsidRPr="00F710A4">
        <w:rPr>
          <w:lang w:val="ru-RU"/>
        </w:rPr>
        <w:t xml:space="preserve">, и </w:t>
      </w:r>
      <w:r w:rsidR="00BA42FA">
        <w:rPr>
          <w:lang w:val="ru-RU"/>
        </w:rPr>
        <w:t xml:space="preserve">при этом </w:t>
      </w:r>
      <w:r w:rsidRPr="00F710A4">
        <w:rPr>
          <w:lang w:val="ru-RU"/>
        </w:rPr>
        <w:t xml:space="preserve">голоса двигаются </w:t>
      </w:r>
      <w:commentRangeStart w:id="439"/>
      <w:r w:rsidRPr="00F710A4">
        <w:rPr>
          <w:lang w:val="ru-RU"/>
        </w:rPr>
        <w:t>противоположно и поступенно</w:t>
      </w:r>
      <w:commentRangeEnd w:id="439"/>
      <w:r w:rsidR="00F710A4" w:rsidRPr="00BC1216">
        <w:rPr>
          <w:lang w:val="ru-RU"/>
        </w:rPr>
        <w:commentReference w:id="439"/>
      </w:r>
      <w:r>
        <w:rPr>
          <w:lang w:val="ru-RU"/>
        </w:rPr>
        <w:t>:</w:t>
      </w:r>
    </w:p>
    <w:p w14:paraId="02B83054" w14:textId="36FA771E" w:rsidR="00EF28AD" w:rsidRDefault="00EF28AD" w:rsidP="00F5176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7AE0960" wp14:editId="49F8D65F">
            <wp:extent cx="5666509" cy="1019960"/>
            <wp:effectExtent l="114300" t="114300" r="106045" b="12319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724752" cy="103044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1B89888" w14:textId="40160BD6" w:rsidR="00525EEB" w:rsidRDefault="00525EEB" w:rsidP="00BC1216">
      <w:pPr>
        <w:ind w:firstLine="360"/>
        <w:rPr>
          <w:lang w:val="ru-RU"/>
        </w:rPr>
      </w:pPr>
      <w:r w:rsidRPr="00CE6F77">
        <w:rPr>
          <w:lang w:val="ru-RU"/>
        </w:rPr>
        <w:t xml:space="preserve">Ни в коем случае задерживающая нота не должна звучать одновременно с задерживаемой, </w:t>
      </w:r>
      <w:r w:rsidR="007E554D" w:rsidRPr="00CE6F77">
        <w:rPr>
          <w:lang w:val="ru-RU"/>
        </w:rPr>
        <w:t xml:space="preserve">если при этом задерживающая нота находится ниже в </w:t>
      </w:r>
      <w:r w:rsidR="00182B78" w:rsidRPr="00CE6F77">
        <w:rPr>
          <w:lang w:val="ru-RU"/>
        </w:rPr>
        <w:t>момент их одновременного</w:t>
      </w:r>
      <w:r w:rsidR="00182B78">
        <w:rPr>
          <w:lang w:val="ru-RU"/>
        </w:rPr>
        <w:t xml:space="preserve"> звучания</w:t>
      </w:r>
      <w:r>
        <w:rPr>
          <w:lang w:val="ru-RU"/>
        </w:rPr>
        <w:t>:</w:t>
      </w:r>
    </w:p>
    <w:p w14:paraId="4BAF78CE" w14:textId="40E43AF7" w:rsidR="00525EEB" w:rsidRDefault="00525EEB" w:rsidP="00525EE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42BDA4C" wp14:editId="58A22BAC">
            <wp:extent cx="3810000" cy="1119641"/>
            <wp:effectExtent l="114300" t="114300" r="114300" b="11874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862271" cy="113500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EB6F498" w14:textId="18A47EC6" w:rsidR="00BC1216" w:rsidRDefault="00BC1216" w:rsidP="00BC1216">
      <w:pPr>
        <w:pStyle w:val="4"/>
      </w:pPr>
      <w:r>
        <w:t>Проходящие и вспомогательные ноты</w:t>
      </w:r>
    </w:p>
    <w:p w14:paraId="79A03C55" w14:textId="22EBD242" w:rsidR="00BC1216" w:rsidRDefault="00BC1216" w:rsidP="00BC1216">
      <w:pPr>
        <w:pStyle w:val="5"/>
        <w:rPr>
          <w:lang w:val="ru-RU"/>
        </w:rPr>
      </w:pPr>
      <w:r>
        <w:rPr>
          <w:lang w:val="ru-RU"/>
        </w:rPr>
        <w:t>Проходящие и вспомогательные ноты</w:t>
      </w:r>
    </w:p>
    <w:p w14:paraId="4BEDF3F6" w14:textId="77777777" w:rsidR="00BC1216" w:rsidRPr="00BC1216" w:rsidRDefault="00BC1216" w:rsidP="00BC1216">
      <w:pPr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9"/>
        <w:gridCol w:w="4840"/>
      </w:tblGrid>
      <w:tr w:rsidR="00BC1216" w:rsidRPr="00653B86" w14:paraId="0D16E8DB" w14:textId="77777777" w:rsidTr="00BC1216">
        <w:tc>
          <w:tcPr>
            <w:tcW w:w="4839" w:type="dxa"/>
          </w:tcPr>
          <w:p w14:paraId="777D15C2" w14:textId="1FFF6070" w:rsidR="00BC1216" w:rsidRDefault="00BC1216" w:rsidP="00BC1216">
            <w:pPr>
              <w:rPr>
                <w:lang w:val="ru-RU"/>
              </w:rPr>
            </w:pPr>
            <w:r>
              <w:rPr>
                <w:lang w:val="ru-RU"/>
              </w:rPr>
              <w:t>Нисходящие и восходящие проходящие ноты</w:t>
            </w:r>
          </w:p>
        </w:tc>
        <w:tc>
          <w:tcPr>
            <w:tcW w:w="4840" w:type="dxa"/>
          </w:tcPr>
          <w:p w14:paraId="14B8B57B" w14:textId="1E544BC7" w:rsidR="00BC1216" w:rsidRDefault="00BC1216" w:rsidP="00BC1216">
            <w:pPr>
              <w:rPr>
                <w:lang w:val="ru-RU"/>
              </w:rPr>
            </w:pPr>
            <w:r>
              <w:rPr>
                <w:lang w:val="ru-RU"/>
              </w:rPr>
              <w:t>Верхние и нижние вспомогательные ноты</w:t>
            </w:r>
          </w:p>
        </w:tc>
      </w:tr>
      <w:tr w:rsidR="00BC1216" w14:paraId="1A8A82D0" w14:textId="77777777" w:rsidTr="00BC1216">
        <w:tc>
          <w:tcPr>
            <w:tcW w:w="4839" w:type="dxa"/>
          </w:tcPr>
          <w:p w14:paraId="42EFE3BD" w14:textId="5A845104" w:rsidR="00BC1216" w:rsidRDefault="00BC1216" w:rsidP="00BC1216">
            <w:pPr>
              <w:rPr>
                <w:lang w:val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F98B8C5" wp14:editId="1E5955EF">
                  <wp:extent cx="2602223" cy="376302"/>
                  <wp:effectExtent l="114300" t="114300" r="103505" b="119380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0891" cy="400693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0" w:type="dxa"/>
          </w:tcPr>
          <w:p w14:paraId="08009CC2" w14:textId="2702E46E" w:rsidR="00BC1216" w:rsidRDefault="00BC1216" w:rsidP="00BC121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5021366" wp14:editId="432BB650">
                  <wp:extent cx="2543907" cy="359744"/>
                  <wp:effectExtent l="114300" t="114300" r="104140" b="116840"/>
                  <wp:docPr id="115" name="Рисунок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236" cy="380578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520DFA" w14:textId="602580BE" w:rsidR="00BC1216" w:rsidRDefault="00BC1216" w:rsidP="00BC1216">
      <w:pPr>
        <w:ind w:firstLine="360"/>
        <w:rPr>
          <w:lang w:val="ru-RU"/>
        </w:rPr>
      </w:pPr>
      <w:r>
        <w:rPr>
          <w:lang w:val="ru-RU"/>
        </w:rPr>
        <w:t xml:space="preserve">Обычно проходящие и вспомогательные ноты </w:t>
      </w:r>
      <w:r w:rsidR="00B5186E">
        <w:rPr>
          <w:lang w:val="ru-RU"/>
        </w:rPr>
        <w:t>приходятся на слабую долю</w:t>
      </w:r>
      <w:r>
        <w:rPr>
          <w:lang w:val="ru-RU"/>
        </w:rPr>
        <w:t>.</w:t>
      </w:r>
      <w:r w:rsidR="00DF4557" w:rsidRPr="00DF4557">
        <w:rPr>
          <w:lang w:val="ru-RU"/>
        </w:rPr>
        <w:t xml:space="preserve"> </w:t>
      </w:r>
      <w:r w:rsidR="00DF4557">
        <w:rPr>
          <w:lang w:val="ru-RU"/>
        </w:rPr>
        <w:t xml:space="preserve">В качестве исключения на </w:t>
      </w:r>
      <w:r w:rsidR="00DF4557" w:rsidRPr="0077281D">
        <w:rPr>
          <w:lang w:val="ru-RU"/>
        </w:rPr>
        <w:t>первую</w:t>
      </w:r>
      <w:r w:rsidR="00DF4557">
        <w:rPr>
          <w:lang w:val="ru-RU"/>
        </w:rPr>
        <w:t xml:space="preserve"> до</w:t>
      </w:r>
      <w:r w:rsidR="00513542">
        <w:rPr>
          <w:lang w:val="ru-RU"/>
        </w:rPr>
        <w:t>лю допускается проходящая нота од</w:t>
      </w:r>
      <w:r w:rsidR="00513542" w:rsidRPr="00513542">
        <w:rPr>
          <w:lang w:val="ru-RU"/>
        </w:rPr>
        <w:t xml:space="preserve">новременно с </w:t>
      </w:r>
      <w:r w:rsidR="00421B3A">
        <w:rPr>
          <w:lang w:val="ru-RU"/>
        </w:rPr>
        <w:t>задержание</w:t>
      </w:r>
      <w:r w:rsidR="00513542" w:rsidRPr="0077281D">
        <w:rPr>
          <w:lang w:val="ru-RU"/>
        </w:rPr>
        <w:t>м</w:t>
      </w:r>
      <w:r w:rsidR="00421B3A">
        <w:rPr>
          <w:lang w:val="ru-RU"/>
        </w:rPr>
        <w:t xml:space="preserve">, </w:t>
      </w:r>
      <w:r w:rsidR="0057750D" w:rsidRPr="0057750D">
        <w:rPr>
          <w:lang w:val="ru-RU"/>
        </w:rPr>
        <w:t>особенно</w:t>
      </w:r>
      <w:r w:rsidR="0057750D" w:rsidRPr="00513542">
        <w:rPr>
          <w:lang w:val="ru-RU"/>
        </w:rPr>
        <w:t xml:space="preserve"> </w:t>
      </w:r>
      <w:r w:rsidR="00421B3A" w:rsidRPr="0057750D">
        <w:rPr>
          <w:lang w:val="ru-RU"/>
        </w:rPr>
        <w:t>при условии пр</w:t>
      </w:r>
      <w:r w:rsidR="00421B3A">
        <w:rPr>
          <w:lang w:val="ru-RU"/>
        </w:rPr>
        <w:t xml:space="preserve">отивоположного </w:t>
      </w:r>
      <w:commentRangeStart w:id="440"/>
      <w:proofErr w:type="spellStart"/>
      <w:r w:rsidR="00421B3A">
        <w:rPr>
          <w:lang w:val="ru-RU"/>
        </w:rPr>
        <w:t>поступенного</w:t>
      </w:r>
      <w:proofErr w:type="spellEnd"/>
      <w:r w:rsidR="00421B3A">
        <w:rPr>
          <w:lang w:val="ru-RU"/>
        </w:rPr>
        <w:t xml:space="preserve"> движения</w:t>
      </w:r>
      <w:commentRangeEnd w:id="440"/>
      <w:r w:rsidR="00C15303">
        <w:rPr>
          <w:rStyle w:val="a8"/>
        </w:rPr>
        <w:commentReference w:id="440"/>
      </w:r>
      <w:r w:rsidR="00421B3A">
        <w:rPr>
          <w:lang w:val="ru-RU"/>
        </w:rPr>
        <w:t>:</w:t>
      </w:r>
    </w:p>
    <w:p w14:paraId="71BF7C1D" w14:textId="539753CB" w:rsidR="00947F0D" w:rsidRDefault="00947F0D" w:rsidP="00947F0D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F767619" wp14:editId="6CE4CA36">
            <wp:extent cx="5210908" cy="944406"/>
            <wp:effectExtent l="114300" t="114300" r="104140" b="12255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59433" cy="95320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661AD49" w14:textId="7899BBEA" w:rsidR="00947F0D" w:rsidRDefault="00947F0D" w:rsidP="00BC1216">
      <w:pPr>
        <w:ind w:firstLine="360"/>
        <w:rPr>
          <w:lang w:val="ru-RU"/>
        </w:rPr>
      </w:pPr>
      <w:bookmarkStart w:id="441" w:name="OLE_LINK127"/>
      <w:bookmarkStart w:id="442" w:name="OLE_LINK128"/>
      <w:bookmarkStart w:id="443" w:name="OLE_LINK137"/>
      <w:r>
        <w:rPr>
          <w:lang w:val="ru-RU"/>
        </w:rPr>
        <w:t>Когда гармония не меняется на протяжении двух тактов, проходящая или вспомогательная нота может находиться на сильн</w:t>
      </w:r>
      <w:r w:rsidR="00725CAC">
        <w:rPr>
          <w:lang w:val="ru-RU"/>
        </w:rPr>
        <w:t>ой доле второго такта</w:t>
      </w:r>
      <w:r>
        <w:rPr>
          <w:lang w:val="ru-RU"/>
        </w:rPr>
        <w:t>.</w:t>
      </w:r>
    </w:p>
    <w:bookmarkEnd w:id="441"/>
    <w:bookmarkEnd w:id="442"/>
    <w:bookmarkEnd w:id="443"/>
    <w:p w14:paraId="3CCAFC3D" w14:textId="19B9E8C9" w:rsidR="000407C0" w:rsidRDefault="002C7BA5" w:rsidP="000407C0">
      <w:pPr>
        <w:pStyle w:val="5"/>
        <w:rPr>
          <w:lang w:val="ru-RU"/>
        </w:rPr>
      </w:pPr>
      <w:r w:rsidRPr="002C7BA5">
        <w:rPr>
          <w:lang w:val="ru-RU"/>
        </w:rPr>
        <w:t xml:space="preserve">Одновременное звучание </w:t>
      </w:r>
      <w:r w:rsidR="000407C0">
        <w:rPr>
          <w:lang w:val="ru-RU"/>
        </w:rPr>
        <w:t>мелодически</w:t>
      </w:r>
      <w:r w:rsidRPr="002C7BA5">
        <w:rPr>
          <w:lang w:val="ru-RU"/>
        </w:rPr>
        <w:t>х</w:t>
      </w:r>
      <w:r w:rsidR="000407C0">
        <w:rPr>
          <w:lang w:val="ru-RU"/>
        </w:rPr>
        <w:t xml:space="preserve"> и гармонически</w:t>
      </w:r>
      <w:r w:rsidRPr="002C7BA5">
        <w:rPr>
          <w:lang w:val="ru-RU"/>
        </w:rPr>
        <w:t>х</w:t>
      </w:r>
      <w:r w:rsidR="000407C0">
        <w:rPr>
          <w:lang w:val="ru-RU"/>
        </w:rPr>
        <w:t xml:space="preserve"> нот</w:t>
      </w:r>
    </w:p>
    <w:p w14:paraId="11325AFC" w14:textId="4FF218E6" w:rsidR="000407C0" w:rsidRDefault="007E502E" w:rsidP="000407C0">
      <w:pPr>
        <w:ind w:firstLine="360"/>
        <w:rPr>
          <w:lang w:val="ru-RU"/>
        </w:rPr>
      </w:pPr>
      <w:r w:rsidRPr="007E502E">
        <w:rPr>
          <w:lang w:val="ru-RU"/>
        </w:rPr>
        <w:t>Одновременное звучание</w:t>
      </w:r>
      <w:r w:rsidR="000407C0" w:rsidRPr="007E502E">
        <w:rPr>
          <w:lang w:val="ru-RU"/>
        </w:rPr>
        <w:t xml:space="preserve"> </w:t>
      </w:r>
      <w:r w:rsidR="00F2319B" w:rsidRPr="007E502E">
        <w:rPr>
          <w:lang w:val="ru-RU"/>
        </w:rPr>
        <w:t xml:space="preserve">проходящих и вспомогательных нот с другими </w:t>
      </w:r>
      <w:r w:rsidRPr="007E502E">
        <w:rPr>
          <w:lang w:val="ru-RU"/>
        </w:rPr>
        <w:t>неаккордовым</w:t>
      </w:r>
      <w:r w:rsidRPr="008F723D">
        <w:rPr>
          <w:lang w:val="ru-RU"/>
        </w:rPr>
        <w:t>и</w:t>
      </w:r>
      <w:r w:rsidR="00F2319B" w:rsidRPr="007E502E">
        <w:rPr>
          <w:lang w:val="ru-RU"/>
        </w:rPr>
        <w:t xml:space="preserve"> и </w:t>
      </w:r>
      <w:r w:rsidRPr="007E502E">
        <w:rPr>
          <w:lang w:val="ru-RU"/>
        </w:rPr>
        <w:t>аккордовыми звуками</w:t>
      </w:r>
      <w:r w:rsidR="00F2319B" w:rsidRPr="007E502E">
        <w:rPr>
          <w:lang w:val="ru-RU"/>
        </w:rPr>
        <w:t xml:space="preserve"> </w:t>
      </w:r>
      <w:r w:rsidRPr="007E502E">
        <w:rPr>
          <w:lang w:val="ru-RU"/>
        </w:rPr>
        <w:t>разрешено</w:t>
      </w:r>
      <w:r w:rsidR="00F2319B" w:rsidRPr="007E502E">
        <w:rPr>
          <w:lang w:val="ru-RU"/>
        </w:rPr>
        <w:t xml:space="preserve"> в противоположном движении</w:t>
      </w:r>
      <w:r w:rsidR="000407C0" w:rsidRPr="007E502E">
        <w:rPr>
          <w:lang w:val="ru-RU"/>
        </w:rPr>
        <w:t>.</w:t>
      </w:r>
    </w:p>
    <w:p w14:paraId="25E163A9" w14:textId="5BAFDDE6" w:rsidR="00F2319B" w:rsidRPr="008F723D" w:rsidRDefault="00F2319B" w:rsidP="000407C0">
      <w:pPr>
        <w:ind w:firstLine="360"/>
        <w:rPr>
          <w:lang w:val="ru-RU"/>
        </w:rPr>
      </w:pPr>
      <w:r w:rsidRPr="008F723D">
        <w:rPr>
          <w:lang w:val="ru-RU"/>
        </w:rPr>
        <w:t xml:space="preserve">При прямом движении эти соединения подчиняются правилам </w:t>
      </w:r>
      <w:bookmarkStart w:id="444" w:name="OLE_LINK133"/>
      <w:bookmarkStart w:id="445" w:name="OLE_LINK134"/>
      <w:bookmarkStart w:id="446" w:name="OLE_LINK135"/>
      <w:bookmarkStart w:id="447" w:name="OLE_LINK136"/>
      <w:r w:rsidRPr="008F723D">
        <w:rPr>
          <w:lang w:val="ru-RU"/>
        </w:rPr>
        <w:t>§</w:t>
      </w:r>
      <w:bookmarkEnd w:id="444"/>
      <w:bookmarkEnd w:id="445"/>
      <w:r w:rsidRPr="008F723D">
        <w:rPr>
          <w:lang w:val="ru-RU"/>
        </w:rPr>
        <w:t xml:space="preserve"> 44</w:t>
      </w:r>
      <w:bookmarkEnd w:id="446"/>
      <w:bookmarkEnd w:id="447"/>
      <w:r w:rsidRPr="008F723D">
        <w:rPr>
          <w:lang w:val="ru-RU"/>
        </w:rPr>
        <w:t xml:space="preserve">, </w:t>
      </w:r>
      <w:r w:rsidR="003B32FA" w:rsidRPr="008F723D">
        <w:rPr>
          <w:lang w:val="ru-RU"/>
        </w:rPr>
        <w:t>§</w:t>
      </w:r>
      <w:r w:rsidRPr="008F723D">
        <w:rPr>
          <w:lang w:val="ru-RU"/>
        </w:rPr>
        <w:t xml:space="preserve"> 45.</w:t>
      </w:r>
    </w:p>
    <w:p w14:paraId="36E64F58" w14:textId="0DB89ECC" w:rsidR="003B32FA" w:rsidRPr="003B32FA" w:rsidRDefault="003B32FA" w:rsidP="000407C0">
      <w:pPr>
        <w:ind w:firstLine="360"/>
        <w:rPr>
          <w:lang w:val="ru-RU"/>
        </w:rPr>
      </w:pPr>
      <w:r w:rsidRPr="008F723D">
        <w:rPr>
          <w:lang w:val="ru-RU"/>
        </w:rPr>
        <w:t>По косвенному движению в унисон см. § 53.</w:t>
      </w:r>
    </w:p>
    <w:p w14:paraId="03A88B70" w14:textId="3F74C148" w:rsidR="000407C0" w:rsidRDefault="003B32FA" w:rsidP="003B32FA">
      <w:pPr>
        <w:pStyle w:val="5"/>
        <w:rPr>
          <w:lang w:val="ru-RU"/>
        </w:rPr>
      </w:pPr>
      <w:proofErr w:type="spellStart"/>
      <w:r>
        <w:rPr>
          <w:lang w:val="ru-RU"/>
        </w:rPr>
        <w:t>Опевание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опеваемая</w:t>
      </w:r>
      <w:proofErr w:type="spellEnd"/>
      <w:r>
        <w:rPr>
          <w:lang w:val="ru-RU"/>
        </w:rPr>
        <w:t xml:space="preserve"> нота</w:t>
      </w:r>
    </w:p>
    <w:p w14:paraId="7948253F" w14:textId="5FC9EA68" w:rsidR="008F723D" w:rsidRPr="00E60B4A" w:rsidRDefault="003B32FA" w:rsidP="007C5AF9">
      <w:pPr>
        <w:ind w:firstLine="360"/>
        <w:rPr>
          <w:lang w:val="ru-RU"/>
        </w:rPr>
      </w:pPr>
      <w:proofErr w:type="spellStart"/>
      <w:r w:rsidRPr="00E60B4A">
        <w:rPr>
          <w:lang w:val="ru-RU"/>
        </w:rPr>
        <w:t>Опевающая</w:t>
      </w:r>
      <w:proofErr w:type="spellEnd"/>
      <w:r w:rsidRPr="00E60B4A">
        <w:rPr>
          <w:lang w:val="ru-RU"/>
        </w:rPr>
        <w:t xml:space="preserve"> и </w:t>
      </w:r>
      <w:proofErr w:type="spellStart"/>
      <w:r w:rsidRPr="00E60B4A">
        <w:rPr>
          <w:lang w:val="ru-RU"/>
        </w:rPr>
        <w:t>опеваемая</w:t>
      </w:r>
      <w:proofErr w:type="spellEnd"/>
      <w:r w:rsidRPr="00E60B4A">
        <w:rPr>
          <w:lang w:val="ru-RU"/>
        </w:rPr>
        <w:t xml:space="preserve"> ноты могут звучать одновременно (</w:t>
      </w:r>
      <w:proofErr w:type="spellStart"/>
      <w:r w:rsidRPr="00E60B4A">
        <w:rPr>
          <w:lang w:val="ru-RU"/>
        </w:rPr>
        <w:t>опевание</w:t>
      </w:r>
      <w:proofErr w:type="spellEnd"/>
      <w:r w:rsidRPr="00E60B4A">
        <w:rPr>
          <w:lang w:val="ru-RU"/>
        </w:rPr>
        <w:t xml:space="preserve"> октавы). </w:t>
      </w:r>
    </w:p>
    <w:p w14:paraId="42D3CBE4" w14:textId="0968EC86" w:rsidR="003B32FA" w:rsidRPr="00E60B4A" w:rsidRDefault="003B32FA" w:rsidP="007C5AF9">
      <w:pPr>
        <w:ind w:firstLine="360"/>
        <w:rPr>
          <w:lang w:val="ru-RU"/>
        </w:rPr>
      </w:pPr>
      <w:r w:rsidRPr="00E60B4A">
        <w:rPr>
          <w:lang w:val="ru-RU"/>
        </w:rPr>
        <w:t xml:space="preserve">Нельзя </w:t>
      </w:r>
      <w:proofErr w:type="spellStart"/>
      <w:r w:rsidRPr="00E60B4A">
        <w:rPr>
          <w:lang w:val="ru-RU"/>
        </w:rPr>
        <w:t>опевать</w:t>
      </w:r>
      <w:proofErr w:type="spellEnd"/>
      <w:r w:rsidRPr="00E60B4A">
        <w:rPr>
          <w:lang w:val="ru-RU"/>
        </w:rPr>
        <w:t xml:space="preserve"> унисон.</w:t>
      </w:r>
    </w:p>
    <w:p w14:paraId="194673E6" w14:textId="3E42BBC2" w:rsidR="003B32FA" w:rsidRPr="00E60B4A" w:rsidRDefault="003B32FA" w:rsidP="007C5AF9">
      <w:pPr>
        <w:ind w:firstLine="360"/>
        <w:rPr>
          <w:lang w:val="ru-RU"/>
        </w:rPr>
      </w:pPr>
      <w:r w:rsidRPr="00E60B4A">
        <w:rPr>
          <w:lang w:val="ru-RU"/>
        </w:rPr>
        <w:t>По поводу использования проходящих и вспомогательных нот в мелодическом миноре см. § 34.</w:t>
      </w:r>
    </w:p>
    <w:p w14:paraId="5EEC174B" w14:textId="1E2FD91A" w:rsidR="00CE762D" w:rsidRDefault="00CE762D" w:rsidP="00CE762D">
      <w:pPr>
        <w:pStyle w:val="3"/>
      </w:pPr>
      <w:bookmarkStart w:id="448" w:name="_Toc513984264"/>
      <w:r>
        <w:t>Двойной хор</w:t>
      </w:r>
      <w:bookmarkEnd w:id="448"/>
    </w:p>
    <w:p w14:paraId="0DC8F43C" w14:textId="7719FDC6" w:rsidR="00CE762D" w:rsidRDefault="00CE762D" w:rsidP="00CE762D">
      <w:pPr>
        <w:ind w:firstLine="360"/>
        <w:rPr>
          <w:lang w:val="ru-RU"/>
        </w:rPr>
      </w:pPr>
      <w:bookmarkStart w:id="449" w:name="OLE_LINK138"/>
      <w:bookmarkStart w:id="450" w:name="OLE_LINK139"/>
      <w:r>
        <w:rPr>
          <w:lang w:val="ru-RU"/>
        </w:rPr>
        <w:t>*** Этот раздел не переведен.</w:t>
      </w:r>
    </w:p>
    <w:p w14:paraId="2129E2BC" w14:textId="09758BBB" w:rsidR="00CE762D" w:rsidRDefault="00E16D06" w:rsidP="00E16D06">
      <w:pPr>
        <w:pStyle w:val="2"/>
      </w:pPr>
      <w:bookmarkStart w:id="451" w:name="_Toc513984265"/>
      <w:bookmarkEnd w:id="449"/>
      <w:bookmarkEnd w:id="450"/>
      <w:r w:rsidRPr="00E16D06">
        <w:t>Обратимый контрапункт</w:t>
      </w:r>
      <w:bookmarkEnd w:id="451"/>
    </w:p>
    <w:p w14:paraId="700734DA" w14:textId="77777777" w:rsidR="00E16D06" w:rsidRDefault="00E16D06" w:rsidP="00E16D06">
      <w:pPr>
        <w:ind w:firstLine="360"/>
        <w:rPr>
          <w:lang w:val="ru-RU"/>
        </w:rPr>
      </w:pPr>
      <w:bookmarkStart w:id="452" w:name="OLE_LINK140"/>
      <w:bookmarkStart w:id="453" w:name="OLE_LINK141"/>
      <w:r>
        <w:rPr>
          <w:lang w:val="ru-RU"/>
        </w:rPr>
        <w:t>*** Этот раздел не переведен.</w:t>
      </w:r>
    </w:p>
    <w:p w14:paraId="7D7E3C87" w14:textId="076A8ADD" w:rsidR="00E16D06" w:rsidRDefault="0025637A" w:rsidP="0025637A">
      <w:pPr>
        <w:pStyle w:val="2"/>
      </w:pPr>
      <w:bookmarkStart w:id="454" w:name="_Toc513984266"/>
      <w:bookmarkEnd w:id="452"/>
      <w:bookmarkEnd w:id="453"/>
      <w:r>
        <w:t>Имитации</w:t>
      </w:r>
      <w:bookmarkEnd w:id="454"/>
    </w:p>
    <w:p w14:paraId="410D14ED" w14:textId="77777777" w:rsidR="0025637A" w:rsidRDefault="0025637A" w:rsidP="0025637A">
      <w:pPr>
        <w:ind w:firstLine="360"/>
        <w:rPr>
          <w:lang w:val="ru-RU"/>
        </w:rPr>
      </w:pPr>
      <w:r>
        <w:rPr>
          <w:lang w:val="ru-RU"/>
        </w:rPr>
        <w:t>*** Этот раздел не переведен.</w:t>
      </w:r>
    </w:p>
    <w:p w14:paraId="1D5E02AD" w14:textId="0BA68DEA" w:rsidR="0025637A" w:rsidRDefault="00F46056" w:rsidP="00F46056">
      <w:pPr>
        <w:pStyle w:val="1"/>
      </w:pPr>
      <w:bookmarkStart w:id="455" w:name="_Toc513984267"/>
      <w:r>
        <w:t>Примеры строгого контрапункта</w:t>
      </w:r>
      <w:bookmarkEnd w:id="455"/>
    </w:p>
    <w:p w14:paraId="0F9F092D" w14:textId="5C2AB620" w:rsidR="00F46056" w:rsidRDefault="00F46056" w:rsidP="00F46056">
      <w:pPr>
        <w:pStyle w:val="2"/>
      </w:pPr>
      <w:bookmarkStart w:id="456" w:name="_Toc513984268"/>
      <w:r>
        <w:t>Простой контрапункт</w:t>
      </w:r>
      <w:bookmarkEnd w:id="456"/>
    </w:p>
    <w:p w14:paraId="6D99D465" w14:textId="518D99BD" w:rsidR="006963C9" w:rsidRDefault="006963C9" w:rsidP="006963C9">
      <w:pPr>
        <w:pStyle w:val="3"/>
      </w:pPr>
      <w:bookmarkStart w:id="457" w:name="_Toc513984269"/>
      <w:r>
        <w:t>Контрапункт в 2 голосах</w:t>
      </w:r>
      <w:bookmarkEnd w:id="457"/>
    </w:p>
    <w:p w14:paraId="53F82ABA" w14:textId="1C6A5BC6" w:rsidR="006963C9" w:rsidRPr="006963C9" w:rsidRDefault="006963C9" w:rsidP="00846530">
      <w:pPr>
        <w:pStyle w:val="2"/>
      </w:pPr>
      <w:bookmarkStart w:id="458" w:name="_Toc513984270"/>
      <w:r>
        <w:t>Первый разряд</w:t>
      </w:r>
      <w:bookmarkEnd w:id="458"/>
    </w:p>
    <w:p w14:paraId="6F6EA4C1" w14:textId="18B4C39C" w:rsidR="00F46056" w:rsidRDefault="00F46056" w:rsidP="00F46056">
      <w:pPr>
        <w:pStyle w:val="2"/>
      </w:pPr>
      <w:bookmarkStart w:id="459" w:name="_Toc513984271"/>
      <w:r>
        <w:t>Обратимый контрапункт</w:t>
      </w:r>
      <w:bookmarkEnd w:id="459"/>
    </w:p>
    <w:p w14:paraId="69C0E527" w14:textId="73F4E77E" w:rsidR="00F46056" w:rsidRPr="00F46056" w:rsidRDefault="00F46056" w:rsidP="00F46056">
      <w:pPr>
        <w:pStyle w:val="2"/>
      </w:pPr>
      <w:bookmarkStart w:id="460" w:name="_Toc513984272"/>
      <w:r>
        <w:t>Имитации</w:t>
      </w:r>
      <w:bookmarkEnd w:id="460"/>
    </w:p>
    <w:sectPr w:rsidR="00F46056" w:rsidRPr="00F46056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74" w:author="Rualark Rualark" w:date="2018-08-23T23:25:00Z" w:initials="RR">
    <w:p w14:paraId="2E303226" w14:textId="01AAA645" w:rsidR="001F00C2" w:rsidRPr="001F00C2" w:rsidRDefault="001F00C2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Что делать с нотами в скобках?</w:t>
      </w:r>
      <w:r w:rsidR="002D6262">
        <w:rPr>
          <w:lang w:val="ru-RU"/>
        </w:rPr>
        <w:t xml:space="preserve"> </w:t>
      </w:r>
      <w:proofErr w:type="gramStart"/>
      <w:r w:rsidR="002D6262" w:rsidRPr="002D6262">
        <w:rPr>
          <w:b/>
          <w:lang w:val="ru-RU"/>
        </w:rPr>
        <w:t>Показывать</w:t>
      </w:r>
      <w:proofErr w:type="gramEnd"/>
      <w:r w:rsidR="002D6262" w:rsidRPr="002D6262">
        <w:rPr>
          <w:b/>
          <w:lang w:val="ru-RU"/>
        </w:rPr>
        <w:t xml:space="preserve"> как </w:t>
      </w:r>
      <w:r w:rsidR="004F34DD">
        <w:rPr>
          <w:b/>
          <w:lang w:val="ru-RU"/>
        </w:rPr>
        <w:t xml:space="preserve">желтую </w:t>
      </w:r>
      <w:r w:rsidR="002D6262" w:rsidRPr="002D6262">
        <w:rPr>
          <w:b/>
          <w:lang w:val="ru-RU"/>
        </w:rPr>
        <w:t>ошибку.</w:t>
      </w:r>
      <w:r w:rsidR="004F34DD">
        <w:rPr>
          <w:b/>
          <w:lang w:val="ru-RU"/>
        </w:rPr>
        <w:t xml:space="preserve"> Остальные – как красную.</w:t>
      </w:r>
    </w:p>
  </w:comment>
  <w:comment w:id="75" w:author="Rualark Rualark" w:date="2018-08-23T23:25:00Z" w:initials="RR">
    <w:p w14:paraId="5D254311" w14:textId="1EA5F7A7" w:rsidR="00DB619C" w:rsidRPr="00DB619C" w:rsidRDefault="00DB619C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Нужно ли ввести такое правило?</w:t>
      </w:r>
      <w:r w:rsidR="00C05F2B">
        <w:rPr>
          <w:lang w:val="ru-RU"/>
        </w:rPr>
        <w:t xml:space="preserve"> </w:t>
      </w:r>
      <w:r w:rsidR="00C05F2B" w:rsidRPr="00C05F2B">
        <w:rPr>
          <w:b/>
          <w:lang w:val="ru-RU"/>
        </w:rPr>
        <w:t>Нет, пусть профессора это показывают.</w:t>
      </w:r>
    </w:p>
  </w:comment>
  <w:comment w:id="76" w:author="Rualark Rualark" w:date="2018-08-23T23:26:00Z" w:initials="RR">
    <w:p w14:paraId="66E694A0" w14:textId="48F5D2C7" w:rsidR="00B62090" w:rsidRPr="002D6262" w:rsidRDefault="00B6209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Нужно ввести такое правило?</w:t>
      </w:r>
      <w:r w:rsidR="002D6262" w:rsidRPr="002D6262">
        <w:rPr>
          <w:lang w:val="ru-RU"/>
        </w:rPr>
        <w:t xml:space="preserve"> </w:t>
      </w:r>
      <w:r w:rsidR="002D6262" w:rsidRPr="002D6262">
        <w:rPr>
          <w:b/>
          <w:lang w:val="ru-RU"/>
        </w:rPr>
        <w:t>Нет.</w:t>
      </w:r>
    </w:p>
  </w:comment>
  <w:comment w:id="77" w:author="Rualark Rualark" w:date="2018-04-30T13:55:00Z" w:initials="RR">
    <w:p w14:paraId="339757B1" w14:textId="5AA9AEA2" w:rsidR="0035074C" w:rsidRPr="00C767CE" w:rsidRDefault="0035074C" w:rsidP="0035074C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35074C">
        <w:rPr>
          <w:lang w:val="ru-RU"/>
        </w:rPr>
        <w:t xml:space="preserve"> </w:t>
      </w:r>
      <w:r>
        <w:rPr>
          <w:lang w:val="ru-RU"/>
        </w:rPr>
        <w:t>разрешает дуодециму без ограничений</w:t>
      </w:r>
      <w:r w:rsidR="00002829" w:rsidRPr="00002829">
        <w:rPr>
          <w:lang w:val="ru-RU"/>
        </w:rPr>
        <w:t xml:space="preserve">. Некоторым голосам проще скачком, некоторым поступенно. </w:t>
      </w:r>
      <w:r w:rsidR="00002829" w:rsidRPr="00C767CE">
        <w:rPr>
          <w:lang w:val="ru-RU"/>
        </w:rPr>
        <w:t>При этом для профессионального певца диапазон может быть больше двух октав.</w:t>
      </w:r>
    </w:p>
  </w:comment>
  <w:comment w:id="94" w:author="Rualark Rualark" w:date="2018-08-23T23:32:00Z" w:initials="RR">
    <w:p w14:paraId="1231D5E5" w14:textId="334FA1E3" w:rsidR="00145DB4" w:rsidRPr="00145DB4" w:rsidRDefault="00145DB4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Нужно ввести такое правило?</w:t>
      </w:r>
    </w:p>
  </w:comment>
  <w:comment w:id="95" w:author="Rualark Rualark" w:date="2018-04-30T14:05:00Z" w:initials="RR">
    <w:p w14:paraId="02596B03" w14:textId="396F9B93" w:rsidR="00FB3BBF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FB3BBF">
        <w:rPr>
          <w:lang w:val="ru-RU"/>
        </w:rPr>
        <w:t xml:space="preserve"> </w:t>
      </w:r>
      <w:r>
        <w:rPr>
          <w:lang w:val="ru-RU"/>
        </w:rPr>
        <w:t>также разрешает:</w:t>
      </w:r>
    </w:p>
    <w:p w14:paraId="68BD0768" w14:textId="7472A50D" w:rsidR="0078499C" w:rsidRPr="0044275A" w:rsidRDefault="00FB3BBF">
      <w:pPr>
        <w:pStyle w:val="a9"/>
        <w:rPr>
          <w:lang w:val="ru-RU"/>
        </w:rPr>
      </w:pPr>
      <w:r w:rsidRPr="00FB3BBF">
        <w:rPr>
          <w:lang w:val="ru-RU"/>
        </w:rPr>
        <w:t xml:space="preserve">- </w:t>
      </w:r>
      <w:bookmarkStart w:id="96" w:name="OLE_LINK271"/>
      <w:bookmarkStart w:id="97" w:name="OLE_LINK272"/>
      <w:r w:rsidRPr="00FB3BBF">
        <w:rPr>
          <w:lang w:val="ru-RU"/>
        </w:rPr>
        <w:t xml:space="preserve">½_¼ ¼ </w:t>
      </w:r>
      <w:proofErr w:type="gramStart"/>
      <w:r w:rsidRPr="00FB3BBF">
        <w:rPr>
          <w:lang w:val="ru-RU"/>
        </w:rPr>
        <w:t>½</w:t>
      </w:r>
      <w:bookmarkEnd w:id="96"/>
      <w:bookmarkEnd w:id="97"/>
      <w:r w:rsidRPr="00FB3BBF">
        <w:rPr>
          <w:lang w:val="ru-RU"/>
        </w:rPr>
        <w:t xml:space="preserve"> </w:t>
      </w:r>
      <w:r w:rsidR="00DC3F88" w:rsidRPr="0044275A">
        <w:rPr>
          <w:lang w:val="ru-RU"/>
        </w:rPr>
        <w:t xml:space="preserve"> (</w:t>
      </w:r>
      <w:proofErr w:type="gramEnd"/>
      <w:r w:rsidR="00DC3F88" w:rsidRPr="0044275A">
        <w:rPr>
          <w:lang w:val="ru-RU"/>
        </w:rPr>
        <w:t>запретить</w:t>
      </w:r>
      <w:r w:rsidR="0044275A" w:rsidRPr="0044275A">
        <w:rPr>
          <w:lang w:val="ru-RU"/>
        </w:rPr>
        <w:t xml:space="preserve"> желты</w:t>
      </w:r>
      <w:r w:rsidR="0044275A" w:rsidRPr="00D1244B">
        <w:rPr>
          <w:lang w:val="ru-RU"/>
        </w:rPr>
        <w:t>м</w:t>
      </w:r>
      <w:r w:rsidR="00DC3F88" w:rsidRPr="0044275A">
        <w:rPr>
          <w:lang w:val="ru-RU"/>
        </w:rPr>
        <w:t>, анапест разрешен только при лиге вперед)</w:t>
      </w:r>
    </w:p>
    <w:p w14:paraId="09B02BC0" w14:textId="7E043B5A" w:rsidR="00FB3BBF" w:rsidRPr="00F365DC" w:rsidRDefault="0078499C">
      <w:pPr>
        <w:pStyle w:val="a9"/>
        <w:rPr>
          <w:lang w:val="ru-RU"/>
        </w:rPr>
      </w:pPr>
      <w:r w:rsidRPr="003D7F1B">
        <w:rPr>
          <w:lang w:val="ru-RU"/>
        </w:rPr>
        <w:t xml:space="preserve">- </w:t>
      </w:r>
      <w:r w:rsidR="00FB3BBF" w:rsidRPr="00FB3BBF">
        <w:rPr>
          <w:lang w:val="ru-RU"/>
        </w:rPr>
        <w:t xml:space="preserve">½_¼ </w:t>
      </w:r>
      <w:r w:rsidR="00FB3BBF" w:rsidRPr="003D7F1B">
        <w:rPr>
          <w:lang w:val="ru-RU"/>
        </w:rPr>
        <w:t>1/8 1/</w:t>
      </w:r>
      <w:proofErr w:type="gramStart"/>
      <w:r w:rsidR="00FB3BBF" w:rsidRPr="003D7F1B">
        <w:rPr>
          <w:lang w:val="ru-RU"/>
        </w:rPr>
        <w:t xml:space="preserve">8 </w:t>
      </w:r>
      <w:r w:rsidR="00FB3BBF" w:rsidRPr="00FB3BBF">
        <w:rPr>
          <w:lang w:val="ru-RU"/>
        </w:rPr>
        <w:t xml:space="preserve"> ½</w:t>
      </w:r>
      <w:proofErr w:type="gramEnd"/>
      <w:r w:rsidR="00D1244B" w:rsidRPr="00F365DC">
        <w:rPr>
          <w:lang w:val="ru-RU"/>
        </w:rPr>
        <w:t xml:space="preserve"> (запретить желтым)</w:t>
      </w:r>
    </w:p>
  </w:comment>
  <w:comment w:id="98" w:author="Rualark Rualark" w:date="2018-04-30T14:01:00Z" w:initials="RR">
    <w:p w14:paraId="4077A15F" w14:textId="74301CE1" w:rsidR="00FB3BBF" w:rsidRPr="00FB3BBF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r w:rsidRPr="00FB3BBF">
        <w:rPr>
          <w:rStyle w:val="a8"/>
          <w:color w:val="D9D9D9" w:themeColor="background1" w:themeShade="D9"/>
          <w:lang w:val="ru-RU"/>
        </w:rPr>
        <w:t>Н</w:t>
      </w:r>
      <w:r w:rsidRPr="00FB3BBF">
        <w:rPr>
          <w:color w:val="D9D9D9" w:themeColor="background1" w:themeShade="D9"/>
          <w:lang w:val="ru-RU"/>
        </w:rPr>
        <w:t xml:space="preserve">е больше двух восьмых на такт. Это уже определяется правилом «не больше 5 нот в такте», потому </w:t>
      </w:r>
      <w:proofErr w:type="gramStart"/>
      <w:r w:rsidRPr="00FB3BBF">
        <w:rPr>
          <w:color w:val="D9D9D9" w:themeColor="background1" w:themeShade="D9"/>
          <w:lang w:val="ru-RU"/>
        </w:rPr>
        <w:t>что</w:t>
      </w:r>
      <w:proofErr w:type="gramEnd"/>
      <w:r w:rsidRPr="00FB3BBF">
        <w:rPr>
          <w:color w:val="D9D9D9" w:themeColor="background1" w:themeShade="D9"/>
          <w:lang w:val="ru-RU"/>
        </w:rPr>
        <w:t xml:space="preserve"> учитывая, что четыре восьмые не могут стоять рядом, т.к. попадут на 3 долю, нот будет 6</w:t>
      </w:r>
      <w:r>
        <w:rPr>
          <w:lang w:val="ru-RU"/>
        </w:rPr>
        <w:t>.</w:t>
      </w:r>
    </w:p>
  </w:comment>
  <w:comment w:id="99" w:author="Rualark Rualark" w:date="2018-04-30T14:03:00Z" w:initials="RR">
    <w:p w14:paraId="74D0E510" w14:textId="29FBF398" w:rsidR="00FB3BBF" w:rsidRPr="00730C78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FB3BBF">
        <w:rPr>
          <w:lang w:val="ru-RU"/>
        </w:rPr>
        <w:t xml:space="preserve"> </w:t>
      </w:r>
      <w:r>
        <w:rPr>
          <w:lang w:val="ru-RU"/>
        </w:rPr>
        <w:t>разрешает до 5 нот с зеленой ошибкой.</w:t>
      </w:r>
      <w:r w:rsidR="00730C78" w:rsidRPr="00730C78">
        <w:rPr>
          <w:lang w:val="ru-RU"/>
        </w:rPr>
        <w:t xml:space="preserve"> Проверить, что разрешено 5 нот только если есть лига назад.</w:t>
      </w:r>
    </w:p>
  </w:comment>
  <w:comment w:id="102" w:author="Rualark Rualark" w:date="2018-04-30T14:07:00Z" w:initials="RR">
    <w:p w14:paraId="13276650" w14:textId="483A2BB9" w:rsidR="0078499C" w:rsidRPr="0078499C" w:rsidRDefault="0078499C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78499C">
        <w:rPr>
          <w:lang w:val="ru-RU"/>
        </w:rPr>
        <w:t xml:space="preserve"> </w:t>
      </w:r>
      <w:r>
        <w:rPr>
          <w:lang w:val="ru-RU"/>
        </w:rPr>
        <w:t>разрешает в двух голосах без ошибки</w:t>
      </w:r>
    </w:p>
  </w:comment>
  <w:comment w:id="103" w:author="Rualark Rualark" w:date="2018-08-24T10:09:00Z" w:initials="RR">
    <w:p w14:paraId="0DB8676B" w14:textId="7DCD0BAB" w:rsidR="00E47815" w:rsidRPr="00E47815" w:rsidRDefault="00E47815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Добавить правило?</w:t>
      </w:r>
    </w:p>
  </w:comment>
  <w:comment w:id="104" w:author="Rualark Rualark" w:date="2018-08-24T10:09:00Z" w:initials="RR">
    <w:p w14:paraId="23A2A165" w14:textId="15E36336" w:rsidR="00C75D3A" w:rsidRPr="00C75D3A" w:rsidRDefault="00C75D3A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Добавить правило?</w:t>
      </w:r>
    </w:p>
  </w:comment>
  <w:comment w:id="107" w:author="Rualark Rualark" w:date="2018-04-30T14:12:00Z" w:initials="RR">
    <w:p w14:paraId="5A774B6D" w14:textId="15249572" w:rsidR="001E1950" w:rsidRPr="00F365DC" w:rsidRDefault="001E1950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1E1950">
        <w:rPr>
          <w:lang w:val="ru-RU"/>
        </w:rPr>
        <w:t xml:space="preserve"> </w:t>
      </w:r>
      <w:r>
        <w:rPr>
          <w:lang w:val="ru-RU"/>
        </w:rPr>
        <w:t>запрещает</w:t>
      </w:r>
      <w:r w:rsidR="00B80C57" w:rsidRPr="00F365DC">
        <w:rPr>
          <w:lang w:val="ru-RU"/>
        </w:rPr>
        <w:t>. Разрешить.</w:t>
      </w:r>
    </w:p>
  </w:comment>
  <w:comment w:id="110" w:author="Rualark Rualark" w:date="2018-08-24T00:15:00Z" w:initials="RR">
    <w:p w14:paraId="139109BF" w14:textId="77176F5B" w:rsidR="00F85B05" w:rsidRPr="00F85B05" w:rsidRDefault="00F85B05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Нужно добавить это правило?</w:t>
      </w:r>
    </w:p>
  </w:comment>
  <w:comment w:id="111" w:author="Rualark Rualark" w:date="2018-04-30T14:13:00Z" w:initials="RR">
    <w:p w14:paraId="7F15E928" w14:textId="3CB81256" w:rsidR="001E1950" w:rsidRPr="001E1950" w:rsidRDefault="001E195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Это правило не добавляет ограничений</w:t>
      </w:r>
    </w:p>
  </w:comment>
  <w:comment w:id="114" w:author="Rualark Rualark" w:date="2018-08-24T00:18:00Z" w:initials="RR">
    <w:p w14:paraId="5C787F90" w14:textId="61F06C72" w:rsidR="004F5D7D" w:rsidRPr="00675B32" w:rsidRDefault="004F5D7D">
      <w:pPr>
        <w:pStyle w:val="a9"/>
        <w:rPr>
          <w:lang w:val="ru-RU"/>
        </w:rPr>
      </w:pPr>
      <w:r>
        <w:rPr>
          <w:rStyle w:val="a8"/>
        </w:rPr>
        <w:annotationRef/>
      </w:r>
      <w:r w:rsidR="00BD00A2">
        <w:rPr>
          <w:lang w:val="ru-RU"/>
        </w:rPr>
        <w:t>Если в двухголосном контрапункте оба голоса подвижны, то тоже нужно применить это правило?</w:t>
      </w:r>
    </w:p>
  </w:comment>
  <w:comment w:id="115" w:author="Rualark Rualark" w:date="2018-08-24T10:06:00Z" w:initials="RR">
    <w:p w14:paraId="61E34750" w14:textId="302FD44F" w:rsidR="00AD684F" w:rsidRPr="00AD684F" w:rsidRDefault="00AD684F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Добавить правило?</w:t>
      </w:r>
    </w:p>
  </w:comment>
  <w:comment w:id="118" w:author="Rualark Rualark" w:date="2018-08-24T00:18:00Z" w:initials="RR">
    <w:p w14:paraId="07F126B7" w14:textId="1E1B72E5" w:rsidR="004F5D7D" w:rsidRPr="004F5D7D" w:rsidRDefault="004F5D7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Что это значит?</w:t>
      </w:r>
    </w:p>
  </w:comment>
  <w:comment w:id="120" w:author="Rualark Rualark" w:date="2018-04-30T14:14:00Z" w:initials="RR">
    <w:p w14:paraId="66DA8435" w14:textId="7823D8A9" w:rsidR="0058488C" w:rsidRPr="0058488C" w:rsidRDefault="0058488C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</w:p>
  </w:comment>
  <w:comment w:id="121" w:author="Rualark Rualark" w:date="2018-04-30T14:15:00Z" w:initials="RR">
    <w:p w14:paraId="7931F725" w14:textId="52395E17" w:rsidR="00496456" w:rsidRPr="00496456" w:rsidRDefault="00496456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</w:p>
  </w:comment>
  <w:comment w:id="122" w:author="Rualark Rualark" w:date="2018-04-30T14:16:00Z" w:initials="RR">
    <w:p w14:paraId="4C423640" w14:textId="1C1F57C3" w:rsidR="00F04E4B" w:rsidRPr="00F04E4B" w:rsidRDefault="00F04E4B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6D0FD0">
        <w:rPr>
          <w:lang w:val="ru-RU"/>
        </w:rPr>
        <w:t xml:space="preserve"> </w:t>
      </w:r>
      <w:r>
        <w:rPr>
          <w:lang w:val="ru-RU"/>
        </w:rPr>
        <w:t>запрещает зеленым цветом</w:t>
      </w:r>
    </w:p>
  </w:comment>
  <w:comment w:id="125" w:author="Rualark Rualark" w:date="2018-04-30T14:16:00Z" w:initials="RR">
    <w:p w14:paraId="4471ABED" w14:textId="3E99E5D9" w:rsidR="006D0FD0" w:rsidRPr="006D0FD0" w:rsidRDefault="006D0FD0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6D0FD0">
        <w:rPr>
          <w:lang w:val="ru-RU"/>
        </w:rPr>
        <w:t xml:space="preserve"> </w:t>
      </w:r>
      <w:r>
        <w:rPr>
          <w:lang w:val="ru-RU"/>
        </w:rPr>
        <w:t>такого правила нет</w:t>
      </w:r>
      <w:r w:rsidR="005C7587">
        <w:rPr>
          <w:lang w:val="ru-RU"/>
        </w:rPr>
        <w:t>. Не нужно</w:t>
      </w:r>
    </w:p>
  </w:comment>
  <w:comment w:id="126" w:author="Rualark Rualark" w:date="2018-04-14T15:32:00Z" w:initials="RR">
    <w:p w14:paraId="778001A3" w14:textId="0E85B5A9" w:rsidR="00767C31" w:rsidRPr="00442DFA" w:rsidRDefault="00442DFA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Квинты и кварты разрешены. А терции?</w:t>
      </w:r>
      <w:r w:rsidR="001A05DA">
        <w:rPr>
          <w:lang w:val="ru-RU"/>
        </w:rPr>
        <w:t xml:space="preserve"> </w:t>
      </w:r>
      <w:r w:rsidR="001A05DA" w:rsidRPr="001A05DA">
        <w:rPr>
          <w:b/>
          <w:lang w:val="ru-RU"/>
        </w:rPr>
        <w:t xml:space="preserve">Терции разрешены, но возможно </w:t>
      </w:r>
      <w:proofErr w:type="spellStart"/>
      <w:r w:rsidR="001A05DA" w:rsidRPr="001A05DA">
        <w:rPr>
          <w:b/>
          <w:lang w:val="ru-RU"/>
        </w:rPr>
        <w:t>Noel</w:t>
      </w:r>
      <w:proofErr w:type="spellEnd"/>
      <w:r w:rsidR="001A05DA" w:rsidRPr="001A05DA">
        <w:rPr>
          <w:b/>
          <w:lang w:val="ru-RU"/>
        </w:rPr>
        <w:t xml:space="preserve"> </w:t>
      </w:r>
      <w:proofErr w:type="spellStart"/>
      <w:r w:rsidR="001A05DA" w:rsidRPr="001A05DA">
        <w:rPr>
          <w:b/>
          <w:lang w:val="ru-RU"/>
        </w:rPr>
        <w:t>Gallon</w:t>
      </w:r>
      <w:proofErr w:type="spellEnd"/>
      <w:r w:rsidR="001A05DA" w:rsidRPr="001A05DA">
        <w:rPr>
          <w:b/>
          <w:lang w:val="ru-RU"/>
        </w:rPr>
        <w:t xml:space="preserve"> их запрещает из-за звучания пентатоники.</w:t>
      </w:r>
    </w:p>
  </w:comment>
  <w:comment w:id="127" w:author="Rualark Rualark" w:date="2018-04-30T14:54:00Z" w:initials="RR">
    <w:p w14:paraId="518B3B12" w14:textId="728763EC" w:rsidR="00F067E4" w:rsidRPr="00F067E4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rPr>
          <w:rStyle w:val="a8"/>
        </w:rPr>
        <w:t>MGen</w:t>
      </w:r>
      <w:proofErr w:type="spellEnd"/>
      <w:r w:rsidRPr="00F067E4">
        <w:rPr>
          <w:rStyle w:val="a8"/>
          <w:lang w:val="ru-RU"/>
        </w:rPr>
        <w:t xml:space="preserve"> </w:t>
      </w:r>
      <w:r>
        <w:rPr>
          <w:rStyle w:val="a8"/>
          <w:lang w:val="ru-RU"/>
        </w:rPr>
        <w:t>разрешает большую сексту</w:t>
      </w:r>
    </w:p>
  </w:comment>
  <w:comment w:id="128" w:author="Rualark Rualark" w:date="2018-04-30T14:56:00Z" w:initials="RR">
    <w:p w14:paraId="4F1155AF" w14:textId="7D72F8D2" w:rsidR="00F067E4" w:rsidRPr="002A0E27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F067E4">
        <w:rPr>
          <w:lang w:val="ru-RU"/>
        </w:rPr>
        <w:t xml:space="preserve"> </w:t>
      </w:r>
      <w:r>
        <w:rPr>
          <w:lang w:val="ru-RU"/>
        </w:rPr>
        <w:t xml:space="preserve">разрешает </w:t>
      </w:r>
      <w:r>
        <w:t>III</w:t>
      </w:r>
      <w:r w:rsidRPr="00F067E4">
        <w:rPr>
          <w:lang w:val="ru-RU"/>
        </w:rPr>
        <w:t>-</w:t>
      </w:r>
      <w:r>
        <w:t>VII</w:t>
      </w:r>
      <w:r w:rsidRPr="00F067E4">
        <w:rPr>
          <w:lang w:val="ru-RU"/>
        </w:rPr>
        <w:t>#-</w:t>
      </w:r>
      <w:r>
        <w:t>I</w:t>
      </w:r>
      <w:r w:rsidR="002A0E27">
        <w:rPr>
          <w:lang w:val="ru-RU"/>
        </w:rPr>
        <w:t xml:space="preserve"> при нисходящ</w:t>
      </w:r>
      <w:r w:rsidR="002A0E27" w:rsidRPr="002A0E27">
        <w:rPr>
          <w:lang w:val="ru-RU"/>
        </w:rPr>
        <w:t xml:space="preserve">ем движении в </w:t>
      </w:r>
      <w:r w:rsidR="002A0E27">
        <w:rPr>
          <w:lang w:val="ru-RU"/>
        </w:rPr>
        <w:t>VII#</w:t>
      </w:r>
    </w:p>
  </w:comment>
  <w:comment w:id="129" w:author="Rualark Rualark" w:date="2018-04-30T14:57:00Z" w:initials="RR">
    <w:p w14:paraId="60D69E7D" w14:textId="58700BAA" w:rsidR="00F067E4" w:rsidRPr="00D03415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  <w:r w:rsidR="002A0E27" w:rsidRPr="002A0E27">
        <w:rPr>
          <w:lang w:val="ru-RU"/>
        </w:rPr>
        <w:t>. Уже есть правило, которое считает количество нот, через которые произошли скачк</w:t>
      </w:r>
      <w:r w:rsidR="002A0E27" w:rsidRPr="00D03415">
        <w:rPr>
          <w:lang w:val="ru-RU"/>
        </w:rPr>
        <w:t>и.</w:t>
      </w:r>
    </w:p>
  </w:comment>
  <w:comment w:id="132" w:author="Rualark Rualark" w:date="2018-04-14T16:11:00Z" w:initials="RR">
    <w:p w14:paraId="644A987B" w14:textId="6A077FC5" w:rsidR="006F2E27" w:rsidRDefault="006F2E27">
      <w:pPr>
        <w:pStyle w:val="a9"/>
        <w:rPr>
          <w:lang w:val="ru-RU"/>
        </w:rPr>
      </w:pPr>
      <w:r>
        <w:rPr>
          <w:lang w:val="ru-RU"/>
        </w:rPr>
        <w:t>Такое правило обеспечивает «незаметность» тритона.</w:t>
      </w:r>
    </w:p>
    <w:p w14:paraId="01215E37" w14:textId="77777777" w:rsidR="006F2E27" w:rsidRDefault="006F2E27">
      <w:pPr>
        <w:pStyle w:val="a9"/>
        <w:rPr>
          <w:lang w:val="ru-RU"/>
        </w:rPr>
      </w:pPr>
    </w:p>
    <w:p w14:paraId="4045D483" w14:textId="32130686" w:rsidR="005E2747" w:rsidRPr="005E2747" w:rsidRDefault="005E2747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Я бы добавил, что в качестве исключения </w:t>
      </w:r>
      <w:r w:rsidR="00D03415">
        <w:rPr>
          <w:lang w:val="ru-RU"/>
        </w:rPr>
        <w:t>уменьшенная квинта</w:t>
      </w:r>
      <w:r>
        <w:rPr>
          <w:lang w:val="ru-RU"/>
        </w:rPr>
        <w:t xml:space="preserve"> может быть не подготовлена и не покинута поступенным движением в том же направлении, если она разрешается по правилам разрешения тритона в ближайших нотах после увеличенной кварты.</w:t>
      </w:r>
    </w:p>
  </w:comment>
  <w:comment w:id="133" w:author="Rualark Rualark" w:date="2018-04-14T16:11:00Z" w:initials="RR">
    <w:p w14:paraId="6045F35D" w14:textId="4D79EDE3" w:rsidR="00664ED3" w:rsidRPr="00BC2DB9" w:rsidRDefault="005E2747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Я бы добавил, что это правило не критичное</w:t>
      </w:r>
      <w:r w:rsidR="00664ED3" w:rsidRPr="00664ED3">
        <w:rPr>
          <w:lang w:val="ru-RU"/>
        </w:rPr>
        <w:t xml:space="preserve">. </w:t>
      </w:r>
      <w:r w:rsidR="00664ED3" w:rsidRPr="00664ED3">
        <w:rPr>
          <w:b/>
          <w:lang w:val="ru-RU"/>
        </w:rPr>
        <w:t>Д</w:t>
      </w:r>
      <w:r w:rsidR="00664ED3" w:rsidRPr="00BC2DB9">
        <w:rPr>
          <w:b/>
          <w:lang w:val="ru-RU"/>
        </w:rPr>
        <w:t>а</w:t>
      </w:r>
    </w:p>
  </w:comment>
  <w:comment w:id="134" w:author="Rualark Rualark" w:date="2018-04-30T18:25:00Z" w:initials="RR">
    <w:p w14:paraId="2853C00B" w14:textId="5BF1F0AC" w:rsidR="002612F5" w:rsidRPr="00BC2DB9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2612F5">
        <w:rPr>
          <w:lang w:val="ru-RU"/>
        </w:rPr>
        <w:t xml:space="preserve"> таких правил нет</w:t>
      </w:r>
      <w:r w:rsidR="00BC2DB9" w:rsidRPr="00BC2DB9">
        <w:rPr>
          <w:lang w:val="ru-RU"/>
        </w:rPr>
        <w:t>. Это уже и так запрещено правилом “два скачка больше терции в одном направлении”.</w:t>
      </w:r>
    </w:p>
  </w:comment>
  <w:comment w:id="135" w:author="Rualark Rualark" w:date="2018-04-30T18:27:00Z" w:initials="RR">
    <w:p w14:paraId="1C64829E" w14:textId="521B77F4" w:rsidR="002612F5" w:rsidRPr="002612F5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2612F5">
        <w:rPr>
          <w:lang w:val="ru-RU"/>
        </w:rPr>
        <w:t xml:space="preserve"> такого правила нет</w:t>
      </w:r>
    </w:p>
  </w:comment>
  <w:comment w:id="136" w:author="Rualark Rualark" w:date="2018-04-30T18:29:00Z" w:initials="RR">
    <w:p w14:paraId="02D5B7FE" w14:textId="6EB025BC" w:rsidR="002612F5" w:rsidRPr="003C695D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r w:rsidR="00D13D0C">
        <w:rPr>
          <w:lang w:val="ru-RU"/>
        </w:rPr>
        <w:t>Не учтена</w:t>
      </w:r>
      <w:r w:rsidRPr="002612F5">
        <w:rPr>
          <w:lang w:val="ru-RU"/>
        </w:rPr>
        <w:t xml:space="preserve"> </w:t>
      </w:r>
      <w:proofErr w:type="spellStart"/>
      <w:r w:rsidRPr="002612F5">
        <w:rPr>
          <w:lang w:val="ru-RU"/>
        </w:rPr>
        <w:t>камбиат</w:t>
      </w:r>
      <w:r w:rsidR="00D13D0C" w:rsidRPr="003C695D">
        <w:rPr>
          <w:lang w:val="ru-RU"/>
        </w:rPr>
        <w:t>а</w:t>
      </w:r>
      <w:proofErr w:type="spellEnd"/>
    </w:p>
  </w:comment>
  <w:comment w:id="137" w:author="Rualark Rualark" w:date="2018-05-01T13:19:00Z" w:initials="RR">
    <w:p w14:paraId="52122A23" w14:textId="06FF8425" w:rsidR="00D7292D" w:rsidRPr="00647E3E" w:rsidRDefault="00D7292D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rPr>
          <w:lang w:val="ru-RU"/>
        </w:rPr>
        <w:t>MGen</w:t>
      </w:r>
      <w:proofErr w:type="spellEnd"/>
      <w:r>
        <w:rPr>
          <w:lang w:val="ru-RU"/>
        </w:rPr>
        <w:t xml:space="preserve">: </w:t>
      </w:r>
      <w:r w:rsidR="00A3367A">
        <w:rPr>
          <w:lang w:val="ru-RU"/>
        </w:rPr>
        <w:t>Это нежелательно. Хорошо, если п</w:t>
      </w:r>
      <w:r w:rsidRPr="00D7292D">
        <w:rPr>
          <w:lang w:val="ru-RU"/>
        </w:rPr>
        <w:t xml:space="preserve">ервой нотой следующего аккорда </w:t>
      </w:r>
      <w:r w:rsidR="00A3367A">
        <w:rPr>
          <w:lang w:val="ru-RU"/>
        </w:rPr>
        <w:t xml:space="preserve">после вводного тона будет </w:t>
      </w:r>
      <w:r w:rsidRPr="00D7292D">
        <w:rPr>
          <w:lang w:val="ru-RU"/>
        </w:rPr>
        <w:t>тоник</w:t>
      </w:r>
      <w:r w:rsidRPr="00647E3E">
        <w:rPr>
          <w:lang w:val="ru-RU"/>
        </w:rPr>
        <w:t>а</w:t>
      </w:r>
      <w:r w:rsidR="00A3367A">
        <w:rPr>
          <w:lang w:val="ru-RU"/>
        </w:rPr>
        <w:t>, особенно если вводный тон последний в предыдущем такте. Пока такого правила нет.</w:t>
      </w:r>
    </w:p>
  </w:comment>
  <w:comment w:id="140" w:author="Rualark Rualark" w:date="2018-04-30T19:56:00Z" w:initials="RR">
    <w:p w14:paraId="6A382877" w14:textId="6E0BA342" w:rsidR="00584774" w:rsidRPr="00584774" w:rsidRDefault="00584774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584774">
        <w:rPr>
          <w:lang w:val="ru-RU"/>
        </w:rPr>
        <w:t xml:space="preserve">: </w:t>
      </w:r>
      <w:r w:rsidR="00181433">
        <w:rPr>
          <w:lang w:val="ru-RU"/>
        </w:rPr>
        <w:t xml:space="preserve">разрешено не только </w:t>
      </w:r>
      <w:proofErr w:type="spellStart"/>
      <w:r w:rsidR="00181433">
        <w:rPr>
          <w:lang w:val="ru-RU"/>
        </w:rPr>
        <w:t>поступенное</w:t>
      </w:r>
      <w:proofErr w:type="spellEnd"/>
      <w:r w:rsidR="00181433">
        <w:rPr>
          <w:lang w:val="ru-RU"/>
        </w:rPr>
        <w:t xml:space="preserve"> движение к предъему, но и скачок к предъему.</w:t>
      </w:r>
    </w:p>
  </w:comment>
  <w:comment w:id="141" w:author="Rualark Rualark" w:date="2018-04-30T19:40:00Z" w:initials="RR">
    <w:p w14:paraId="2236725D" w14:textId="5CD5E6D0" w:rsidR="002612F5" w:rsidRPr="002612F5" w:rsidRDefault="002612F5">
      <w:pPr>
        <w:pStyle w:val="a9"/>
        <w:rPr>
          <w:lang w:val="ru-RU"/>
        </w:rPr>
      </w:pPr>
      <w:proofErr w:type="spellStart"/>
      <w:r>
        <w:t>MGen</w:t>
      </w:r>
      <w:proofErr w:type="spellEnd"/>
      <w:r w:rsidRPr="002612F5">
        <w:rPr>
          <w:lang w:val="ru-RU"/>
        </w:rPr>
        <w:t xml:space="preserve"> </w:t>
      </w:r>
      <w:r>
        <w:rPr>
          <w:lang w:val="ru-RU"/>
        </w:rPr>
        <w:t xml:space="preserve">такого правила нет. </w:t>
      </w:r>
      <w:r>
        <w:rPr>
          <w:rStyle w:val="a8"/>
        </w:rPr>
        <w:annotationRef/>
      </w:r>
      <w:r>
        <w:rPr>
          <w:lang w:val="ru-RU"/>
        </w:rPr>
        <w:t>Симметрия – это фактически обратный мотив или повтор.</w:t>
      </w:r>
      <w:r w:rsidR="008F54CB">
        <w:rPr>
          <w:lang w:val="ru-RU"/>
        </w:rPr>
        <w:t xml:space="preserve"> Также симметрия может обозначать повтор с той же доли, а повтор может обозначать повтор вплотную. Если так, то у нас как раз такие правила и реализованы.</w:t>
      </w:r>
    </w:p>
  </w:comment>
  <w:comment w:id="142" w:author="Rualark Rualark" w:date="2018-04-30T19:47:00Z" w:initials="RR">
    <w:p w14:paraId="6839B872" w14:textId="6BC76F8A" w:rsidR="00F9033A" w:rsidRPr="00F9033A" w:rsidRDefault="00F9033A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584774">
        <w:rPr>
          <w:lang w:val="ru-RU"/>
        </w:rPr>
        <w:t xml:space="preserve"> </w:t>
      </w:r>
      <w:r>
        <w:rPr>
          <w:lang w:val="ru-RU"/>
        </w:rPr>
        <w:t>такого правила нет.</w:t>
      </w:r>
      <w:r w:rsidR="00001684">
        <w:rPr>
          <w:lang w:val="ru-RU"/>
        </w:rPr>
        <w:t xml:space="preserve"> Это правило не нужно.</w:t>
      </w:r>
    </w:p>
  </w:comment>
  <w:comment w:id="143" w:author="Rualark Rualark" w:date="2018-04-30T19:57:00Z" w:initials="RR">
    <w:p w14:paraId="1A900DA5" w14:textId="5E9A6520" w:rsidR="00584774" w:rsidRPr="00D34F4C" w:rsidRDefault="00584774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584774">
        <w:rPr>
          <w:lang w:val="ru-RU"/>
        </w:rPr>
        <w:t xml:space="preserve">: </w:t>
      </w:r>
      <w:r>
        <w:rPr>
          <w:lang w:val="ru-RU"/>
        </w:rPr>
        <w:t>нет такого правила</w:t>
      </w:r>
      <w:r w:rsidR="00D34F4C">
        <w:rPr>
          <w:lang w:val="ru-RU"/>
        </w:rPr>
        <w:t xml:space="preserve"> (запрещен только повтор тоник и стагнация)</w:t>
      </w:r>
    </w:p>
  </w:comment>
  <w:comment w:id="149" w:author="Rualark Rualark" w:date="2018-04-30T19:59:00Z" w:initials="RR">
    <w:p w14:paraId="5991BE58" w14:textId="2D39518E" w:rsidR="00115306" w:rsidRPr="00376593" w:rsidRDefault="00115306">
      <w:pPr>
        <w:pStyle w:val="a9"/>
        <w:rPr>
          <w:lang w:val="ru-RU"/>
        </w:rPr>
      </w:pPr>
      <w:r>
        <w:rPr>
          <w:rStyle w:val="a8"/>
        </w:rPr>
        <w:annotationRef/>
      </w:r>
      <w:bookmarkStart w:id="150" w:name="OLE_LINK104"/>
      <w:bookmarkStart w:id="151" w:name="OLE_LINK105"/>
      <w:proofErr w:type="spellStart"/>
      <w:r>
        <w:t>MGen</w:t>
      </w:r>
      <w:proofErr w:type="spellEnd"/>
      <w:r w:rsidRPr="00584774">
        <w:rPr>
          <w:lang w:val="ru-RU"/>
        </w:rPr>
        <w:t xml:space="preserve">: </w:t>
      </w:r>
      <w:r w:rsidR="00A07A3B" w:rsidRPr="00F365DC">
        <w:rPr>
          <w:lang w:val="ru-RU"/>
        </w:rPr>
        <w:t>добавить правил</w:t>
      </w:r>
      <w:r w:rsidR="00376593" w:rsidRPr="00993550">
        <w:rPr>
          <w:lang w:val="ru-RU"/>
        </w:rPr>
        <w:t>а</w:t>
      </w:r>
      <w:bookmarkEnd w:id="150"/>
      <w:bookmarkEnd w:id="151"/>
    </w:p>
  </w:comment>
  <w:comment w:id="152" w:author="Rualark Rualark" w:date="2018-04-24T23:38:00Z" w:initials="RR">
    <w:p w14:paraId="264C1E5D" w14:textId="79F9C85C" w:rsidR="00811471" w:rsidRPr="00811471" w:rsidRDefault="00A1620C">
      <w:pPr>
        <w:pStyle w:val="a9"/>
        <w:rPr>
          <w:rStyle w:val="a8"/>
          <w:lang w:val="ru-RU"/>
        </w:rPr>
      </w:pPr>
      <w:r>
        <w:rPr>
          <w:rStyle w:val="a8"/>
        </w:rPr>
        <w:annotationRef/>
      </w:r>
      <w:bookmarkStart w:id="153" w:name="OLE_LINK113"/>
      <w:bookmarkStart w:id="154" w:name="OLE_LINK114"/>
      <w:r w:rsidR="00811471" w:rsidRPr="00811471">
        <w:rPr>
          <w:rStyle w:val="a8"/>
          <w:lang w:val="ru-RU"/>
        </w:rPr>
        <w:t xml:space="preserve">Здесь имеется в виду подчинение правилам мелодического минора. При этом сейчас в </w:t>
      </w:r>
      <w:proofErr w:type="spellStart"/>
      <w:r w:rsidR="00811471">
        <w:rPr>
          <w:rStyle w:val="a8"/>
        </w:rPr>
        <w:t>MGen</w:t>
      </w:r>
      <w:proofErr w:type="spellEnd"/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>F</w:t>
      </w:r>
      <w:r w:rsidR="00811471" w:rsidRPr="00811471">
        <w:rPr>
          <w:rStyle w:val="a8"/>
          <w:lang w:val="ru-RU"/>
        </w:rPr>
        <w:t xml:space="preserve"># разрешен во всех </w:t>
      </w:r>
      <w:proofErr w:type="spellStart"/>
      <w:r w:rsidR="00811471" w:rsidRPr="00811471">
        <w:rPr>
          <w:rStyle w:val="a8"/>
          <w:lang w:val="ru-RU"/>
        </w:rPr>
        <w:t>поступенных</w:t>
      </w:r>
      <w:proofErr w:type="spellEnd"/>
      <w:r w:rsidR="00811471" w:rsidRPr="00811471">
        <w:rPr>
          <w:rStyle w:val="a8"/>
          <w:lang w:val="ru-RU"/>
        </w:rPr>
        <w:t xml:space="preserve"> движениях кроме движения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. Таким образом, Галлон в отличие от </w:t>
      </w:r>
      <w:proofErr w:type="spellStart"/>
      <w:r w:rsidR="00811471">
        <w:rPr>
          <w:rStyle w:val="a8"/>
        </w:rPr>
        <w:t>MGen</w:t>
      </w:r>
      <w:proofErr w:type="spellEnd"/>
      <w:r w:rsidR="00811471" w:rsidRPr="00811471">
        <w:rPr>
          <w:rStyle w:val="a8"/>
          <w:lang w:val="ru-RU"/>
        </w:rPr>
        <w:t xml:space="preserve"> запрещает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как вспомогательную гармоническую ноту. При этом </w:t>
      </w:r>
      <w:proofErr w:type="spellStart"/>
      <w:r w:rsidR="00811471">
        <w:rPr>
          <w:rStyle w:val="a8"/>
        </w:rPr>
        <w:t>MGen</w:t>
      </w:r>
      <w:proofErr w:type="spellEnd"/>
      <w:r w:rsidR="00811471" w:rsidRPr="00811471">
        <w:rPr>
          <w:rStyle w:val="a8"/>
          <w:lang w:val="ru-RU"/>
        </w:rPr>
        <w:t xml:space="preserve"> в отличии от Галлона запрещает движение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, даже если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мелодическая.</w:t>
      </w:r>
    </w:p>
    <w:p w14:paraId="391FAEF3" w14:textId="77777777" w:rsidR="00811471" w:rsidRPr="00811471" w:rsidRDefault="00811471">
      <w:pPr>
        <w:pStyle w:val="a9"/>
        <w:rPr>
          <w:lang w:val="ru-RU"/>
        </w:rPr>
      </w:pPr>
    </w:p>
    <w:p w14:paraId="61ACE787" w14:textId="71093B6D" w:rsidR="00057078" w:rsidRPr="001B6FAB" w:rsidRDefault="00057078">
      <w:pPr>
        <w:pStyle w:val="a9"/>
        <w:rPr>
          <w:lang w:val="ru-RU"/>
        </w:rPr>
      </w:pPr>
      <w:r>
        <w:rPr>
          <w:lang w:val="ru-RU"/>
        </w:rPr>
        <w:t xml:space="preserve">Правило не очень понятно для </w:t>
      </w:r>
      <w:proofErr w:type="spellStart"/>
      <w:r>
        <w:t>sp</w:t>
      </w:r>
      <w:proofErr w:type="spellEnd"/>
      <w:r w:rsidRPr="00057078">
        <w:rPr>
          <w:lang w:val="ru-RU"/>
        </w:rPr>
        <w:t xml:space="preserve">2-5: </w:t>
      </w:r>
      <w:r>
        <w:rPr>
          <w:lang w:val="ru-RU"/>
        </w:rPr>
        <w:t>оно актуально только для первой доли такта?</w:t>
      </w:r>
      <w:bookmarkStart w:id="155" w:name="OLE_LINK115"/>
      <w:bookmarkStart w:id="156" w:name="OLE_LINK116"/>
      <w:bookmarkEnd w:id="153"/>
      <w:bookmarkEnd w:id="154"/>
      <w:r w:rsidR="001B6FAB">
        <w:rPr>
          <w:lang w:val="ru-RU"/>
        </w:rPr>
        <w:t xml:space="preserve"> На других долях нужно просто запретить скачки до и после </w:t>
      </w:r>
      <w:r w:rsidR="001B6FAB">
        <w:t>VI</w:t>
      </w:r>
      <w:r w:rsidR="001B6FAB" w:rsidRPr="001B6FAB">
        <w:rPr>
          <w:lang w:val="ru-RU"/>
        </w:rPr>
        <w:t>#?</w:t>
      </w:r>
      <w:bookmarkEnd w:id="155"/>
      <w:bookmarkEnd w:id="156"/>
    </w:p>
  </w:comment>
  <w:comment w:id="159" w:author="Rualark Rualark" w:date="2018-04-24T23:38:00Z" w:initials="RR">
    <w:p w14:paraId="7C2A0CC4" w14:textId="1A217098" w:rsidR="00057078" w:rsidRPr="003C695D" w:rsidRDefault="00A1620C" w:rsidP="00057078">
      <w:pPr>
        <w:pStyle w:val="a9"/>
        <w:rPr>
          <w:lang w:val="ru-RU"/>
        </w:rPr>
      </w:pPr>
      <w:r>
        <w:rPr>
          <w:rStyle w:val="a8"/>
        </w:rPr>
        <w:annotationRef/>
      </w:r>
      <w:bookmarkStart w:id="160" w:name="OLE_LINK121"/>
      <w:bookmarkStart w:id="161" w:name="OLE_LINK122"/>
      <w:r w:rsidR="00811471">
        <w:rPr>
          <w:rStyle w:val="a8"/>
          <w:lang w:val="ru-RU"/>
        </w:rPr>
        <w:t xml:space="preserve">Здесь имеется в виду подчинение правилам мелодического минора. При этом сейчас в </w:t>
      </w:r>
      <w:proofErr w:type="spellStart"/>
      <w:r w:rsidR="00811471">
        <w:rPr>
          <w:rStyle w:val="a8"/>
        </w:rPr>
        <w:t>MGen</w:t>
      </w:r>
      <w:proofErr w:type="spellEnd"/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бекар разрешен во всех </w:t>
      </w:r>
      <w:proofErr w:type="spellStart"/>
      <w:r w:rsidR="00811471">
        <w:rPr>
          <w:rStyle w:val="a8"/>
          <w:lang w:val="ru-RU"/>
        </w:rPr>
        <w:t>поступенных</w:t>
      </w:r>
      <w:proofErr w:type="spellEnd"/>
      <w:r w:rsidR="00811471">
        <w:rPr>
          <w:rStyle w:val="a8"/>
          <w:lang w:val="ru-RU"/>
        </w:rPr>
        <w:t xml:space="preserve"> движениях кроме движения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. </w:t>
      </w:r>
      <w:r w:rsidR="00811471">
        <w:rPr>
          <w:rStyle w:val="a8"/>
          <w:lang w:val="ru-RU"/>
        </w:rPr>
        <w:t xml:space="preserve">Таким образом, Галлон в отличие от </w:t>
      </w:r>
      <w:proofErr w:type="spellStart"/>
      <w:r w:rsidR="00811471">
        <w:rPr>
          <w:rStyle w:val="a8"/>
        </w:rPr>
        <w:t>MGen</w:t>
      </w:r>
      <w:proofErr w:type="spellEnd"/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запрещает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как вспомогательную гармоническую ноту. При этом </w:t>
      </w:r>
      <w:proofErr w:type="spellStart"/>
      <w:r w:rsidR="00811471">
        <w:rPr>
          <w:rStyle w:val="a8"/>
        </w:rPr>
        <w:t>MGen</w:t>
      </w:r>
      <w:proofErr w:type="spellEnd"/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в отличии от Галлона запрещает движение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, </w:t>
      </w:r>
      <w:r w:rsidR="00811471">
        <w:rPr>
          <w:rStyle w:val="a8"/>
          <w:lang w:val="ru-RU"/>
        </w:rPr>
        <w:t xml:space="preserve">даже если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>мелодическая.</w:t>
      </w:r>
      <w:bookmarkEnd w:id="160"/>
      <w:bookmarkEnd w:id="161"/>
    </w:p>
    <w:p w14:paraId="0D3A38F4" w14:textId="77777777" w:rsidR="00811471" w:rsidRDefault="00811471" w:rsidP="00057078">
      <w:pPr>
        <w:pStyle w:val="a9"/>
        <w:rPr>
          <w:lang w:val="ru-RU"/>
        </w:rPr>
      </w:pPr>
    </w:p>
    <w:p w14:paraId="131733C7" w14:textId="25B732EA" w:rsidR="00057078" w:rsidRPr="002612F5" w:rsidRDefault="00057078" w:rsidP="00057078">
      <w:pPr>
        <w:pStyle w:val="a9"/>
        <w:rPr>
          <w:lang w:val="ru-RU"/>
        </w:rPr>
      </w:pPr>
      <w:r>
        <w:rPr>
          <w:lang w:val="ru-RU"/>
        </w:rPr>
        <w:t xml:space="preserve">Правило не очень понятно для </w:t>
      </w:r>
      <w:proofErr w:type="spellStart"/>
      <w:r>
        <w:t>sp</w:t>
      </w:r>
      <w:proofErr w:type="spellEnd"/>
      <w:r w:rsidRPr="00057078">
        <w:rPr>
          <w:lang w:val="ru-RU"/>
        </w:rPr>
        <w:t xml:space="preserve">2-5: </w:t>
      </w:r>
      <w:r>
        <w:rPr>
          <w:lang w:val="ru-RU"/>
        </w:rPr>
        <w:t>оно актуально только для первой доли такта?</w:t>
      </w:r>
      <w:r w:rsidR="001B6FAB">
        <w:rPr>
          <w:lang w:val="ru-RU"/>
        </w:rPr>
        <w:t xml:space="preserve"> На других долях нужно просто запретить скачки до и после </w:t>
      </w:r>
      <w:r w:rsidR="001B6FAB">
        <w:t>VII</w:t>
      </w:r>
      <w:r w:rsidR="001B6FAB" w:rsidRPr="001B6FAB">
        <w:rPr>
          <w:lang w:val="ru-RU"/>
        </w:rPr>
        <w:t>?</w:t>
      </w:r>
    </w:p>
  </w:comment>
  <w:comment w:id="162" w:author="Rualark Rualark" w:date="2018-10-28T14:26:00Z" w:initials="RR">
    <w:p w14:paraId="2F9AFC59" w14:textId="77777777" w:rsidR="00E92DF2" w:rsidRPr="00A54014" w:rsidRDefault="00E92DF2" w:rsidP="00E92DF2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 w:rsidRPr="001B6FAB">
        <w:t>MGen</w:t>
      </w:r>
      <w:proofErr w:type="spellEnd"/>
      <w:r w:rsidRPr="00A54014">
        <w:rPr>
          <w:lang w:val="ru-RU"/>
        </w:rPr>
        <w:t xml:space="preserve">: </w:t>
      </w:r>
      <w:r>
        <w:rPr>
          <w:lang w:val="ru-RU"/>
        </w:rPr>
        <w:t>Сейчас</w:t>
      </w:r>
      <w:r w:rsidRPr="00A54014">
        <w:rPr>
          <w:lang w:val="ru-RU"/>
        </w:rPr>
        <w:t xml:space="preserve"> </w:t>
      </w:r>
      <w:r>
        <w:rPr>
          <w:lang w:val="ru-RU"/>
        </w:rPr>
        <w:t xml:space="preserve">хроматическое </w:t>
      </w:r>
      <w:proofErr w:type="spellStart"/>
      <w:r>
        <w:rPr>
          <w:lang w:val="ru-RU"/>
        </w:rPr>
        <w:t>переченье</w:t>
      </w:r>
      <w:proofErr w:type="spellEnd"/>
      <w:r w:rsidRPr="00A54014">
        <w:rPr>
          <w:lang w:val="ru-RU"/>
        </w:rPr>
        <w:t xml:space="preserve"> </w:t>
      </w:r>
      <w:r>
        <w:rPr>
          <w:lang w:val="ru-RU"/>
        </w:rPr>
        <w:t>запрещено</w:t>
      </w:r>
      <w:r w:rsidRPr="00A54014">
        <w:rPr>
          <w:lang w:val="ru-RU"/>
        </w:rPr>
        <w:t>.</w:t>
      </w:r>
      <w:r>
        <w:rPr>
          <w:lang w:val="ru-RU"/>
        </w:rPr>
        <w:t xml:space="preserve"> </w:t>
      </w:r>
      <w:r w:rsidRPr="009E7F8C">
        <w:rPr>
          <w:b/>
          <w:lang w:val="ru-RU"/>
        </w:rPr>
        <w:t>Можно разрешить, если хотя бы один из двух звуков неаккордовый.</w:t>
      </w:r>
      <w:r w:rsidRPr="00982942">
        <w:rPr>
          <w:lang w:val="ru-RU"/>
        </w:rPr>
        <w:t xml:space="preserve"> </w:t>
      </w:r>
      <w:r>
        <w:rPr>
          <w:lang w:val="ru-RU"/>
        </w:rPr>
        <w:t xml:space="preserve">Если оба звука аккордовые, то будет нарушение другого правила (аккорд с нотой </w:t>
      </w:r>
      <w:r>
        <w:t>VI</w:t>
      </w:r>
      <w:r w:rsidRPr="00A54014">
        <w:rPr>
          <w:lang w:val="ru-RU"/>
        </w:rPr>
        <w:t xml:space="preserve"> </w:t>
      </w:r>
      <w:r>
        <w:rPr>
          <w:lang w:val="ru-RU"/>
        </w:rPr>
        <w:t xml:space="preserve">около аккорда с нотой </w:t>
      </w:r>
      <w:r>
        <w:t>VI</w:t>
      </w:r>
      <w:r>
        <w:rPr>
          <w:lang w:val="ru-RU"/>
        </w:rPr>
        <w:t xml:space="preserve"># - и такое же правило есть для </w:t>
      </w:r>
      <w:r>
        <w:t>VII</w:t>
      </w:r>
      <w:r w:rsidRPr="00A54014">
        <w:rPr>
          <w:lang w:val="ru-RU"/>
        </w:rPr>
        <w:t xml:space="preserve">). </w:t>
      </w:r>
      <w:r>
        <w:rPr>
          <w:lang w:val="ru-RU"/>
        </w:rPr>
        <w:t xml:space="preserve">Таким образом, если оба звука должны быть аккордовыми, то правило хроматического </w:t>
      </w:r>
      <w:proofErr w:type="spellStart"/>
      <w:r>
        <w:rPr>
          <w:lang w:val="ru-RU"/>
        </w:rPr>
        <w:t>переченья</w:t>
      </w:r>
      <w:proofErr w:type="spellEnd"/>
      <w:r>
        <w:rPr>
          <w:lang w:val="ru-RU"/>
        </w:rPr>
        <w:t xml:space="preserve"> можно сделать зеленым и показывать только если хотя бы один звук неаккордовый. </w:t>
      </w:r>
      <w:r w:rsidRPr="009E7F8C">
        <w:rPr>
          <w:b/>
          <w:lang w:val="ru-RU"/>
        </w:rPr>
        <w:t>Это не нужно делать.</w:t>
      </w:r>
    </w:p>
    <w:p w14:paraId="67CFBC78" w14:textId="77777777" w:rsidR="00E92DF2" w:rsidRDefault="00E92DF2" w:rsidP="00E92DF2">
      <w:pPr>
        <w:pStyle w:val="a9"/>
        <w:rPr>
          <w:lang w:val="ru-RU"/>
        </w:rPr>
      </w:pPr>
    </w:p>
    <w:p w14:paraId="64AD18A0" w14:textId="277E3524" w:rsidR="00E92DF2" w:rsidRPr="00E92DF2" w:rsidRDefault="00E92DF2" w:rsidP="00E92DF2">
      <w:pPr>
        <w:pStyle w:val="a9"/>
        <w:rPr>
          <w:lang w:val="ru-RU"/>
        </w:rPr>
      </w:pPr>
      <w:r w:rsidRPr="00982942">
        <w:rPr>
          <w:lang w:val="ru-RU"/>
        </w:rPr>
        <w:t>Начиная с трех го</w:t>
      </w:r>
      <w:r>
        <w:rPr>
          <w:lang w:val="ru-RU"/>
        </w:rPr>
        <w:t xml:space="preserve">лосов, это особенно разрешено между </w:t>
      </w:r>
      <w:r w:rsidRPr="00982942">
        <w:rPr>
          <w:lang w:val="ru-RU"/>
        </w:rPr>
        <w:t>н</w:t>
      </w:r>
      <w:r>
        <w:rPr>
          <w:lang w:val="ru-RU"/>
        </w:rPr>
        <w:t>е</w:t>
      </w:r>
      <w:r w:rsidRPr="001B6FAB">
        <w:rPr>
          <w:lang w:val="ru-RU"/>
        </w:rPr>
        <w:t xml:space="preserve"> </w:t>
      </w:r>
      <w:r>
        <w:rPr>
          <w:lang w:val="ru-RU"/>
        </w:rPr>
        <w:t>крайними голосами, особенно при наличии расстояния между этими н</w:t>
      </w:r>
      <w:r w:rsidRPr="00982942">
        <w:rPr>
          <w:lang w:val="ru-RU"/>
        </w:rPr>
        <w:t>отами.</w:t>
      </w:r>
    </w:p>
  </w:comment>
  <w:comment w:id="197" w:author="Rualark Rualark" w:date="2018-08-26T12:37:00Z" w:initials="RR">
    <w:p w14:paraId="18BD8544" w14:textId="07182FA1" w:rsidR="001622F0" w:rsidRPr="001622F0" w:rsidRDefault="001622F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Добавить правило</w:t>
      </w:r>
    </w:p>
  </w:comment>
  <w:comment w:id="199" w:author="Rualark Rualark" w:date="2018-04-26T22:32:00Z" w:initials="RR">
    <w:p w14:paraId="56625CA5" w14:textId="0070A2E0" w:rsidR="0014772F" w:rsidRDefault="0014772F">
      <w:pPr>
        <w:pStyle w:val="a9"/>
        <w:rPr>
          <w:rStyle w:val="a8"/>
          <w:lang w:val="ru-RU"/>
        </w:rPr>
      </w:pPr>
      <w:r>
        <w:rPr>
          <w:rStyle w:val="a8"/>
        </w:rPr>
        <w:annotationRef/>
      </w:r>
      <w:r w:rsidR="00E14A98">
        <w:rPr>
          <w:rStyle w:val="a8"/>
          <w:lang w:val="ru-RU"/>
        </w:rPr>
        <w:t>Аккорды в основном виде запрещены в любом случае, т.к. образуются параллельные квинты.</w:t>
      </w:r>
    </w:p>
    <w:p w14:paraId="7C250EF6" w14:textId="34BBFE49" w:rsidR="00C84F32" w:rsidRDefault="00C84F32">
      <w:pPr>
        <w:pStyle w:val="a9"/>
        <w:rPr>
          <w:rStyle w:val="a8"/>
          <w:lang w:val="ru-RU"/>
        </w:rPr>
      </w:pPr>
    </w:p>
    <w:p w14:paraId="2B1712C2" w14:textId="50DDB05B" w:rsidR="00C84F32" w:rsidRPr="00E14A98" w:rsidRDefault="00C84F32">
      <w:pPr>
        <w:pStyle w:val="a9"/>
        <w:rPr>
          <w:lang w:val="ru-RU"/>
        </w:rPr>
      </w:pPr>
      <w:r>
        <w:rPr>
          <w:rStyle w:val="a8"/>
          <w:lang w:val="ru-RU"/>
        </w:rPr>
        <w:t>Это правило должно быть запрещено только для первого разряда, т.к. в других разрядах сработает правило параллельных несовершенных консонансов.</w:t>
      </w:r>
    </w:p>
  </w:comment>
  <w:comment w:id="198" w:author="Rualark Rualark" w:date="2018-08-24T10:20:00Z" w:initials="RR">
    <w:p w14:paraId="7885B279" w14:textId="35634E41" w:rsidR="004E5B5E" w:rsidRPr="004E5B5E" w:rsidRDefault="004E5B5E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Добавить правило</w:t>
      </w:r>
    </w:p>
  </w:comment>
  <w:comment w:id="203" w:author="Rualark Rualark" w:date="2018-08-24T10:24:00Z" w:initials="RR">
    <w:p w14:paraId="3DBDD314" w14:textId="5C1086A2" w:rsidR="004E5B5E" w:rsidRPr="004E5B5E" w:rsidRDefault="004E5B5E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Добавить правило?</w:t>
      </w:r>
    </w:p>
  </w:comment>
  <w:comment w:id="212" w:author="Rualark Rualark" w:date="2018-08-24T10:36:00Z" w:initials="RR">
    <w:p w14:paraId="068929A5" w14:textId="21441A9E" w:rsidR="00563667" w:rsidRPr="00675B32" w:rsidRDefault="00563667">
      <w:pPr>
        <w:pStyle w:val="a9"/>
        <w:rPr>
          <w:lang w:val="ru-RU"/>
        </w:rPr>
      </w:pPr>
      <w:r>
        <w:rPr>
          <w:rStyle w:val="a8"/>
        </w:rPr>
        <w:annotationRef/>
      </w:r>
      <w:r w:rsidR="00DD1236">
        <w:rPr>
          <w:rStyle w:val="a8"/>
          <w:lang w:val="ru-RU"/>
        </w:rPr>
        <w:t xml:space="preserve">Такое правило почему-то не вводилось в 2 голосах. Нужно </w:t>
      </w:r>
      <w:r w:rsidR="00675B32">
        <w:rPr>
          <w:rStyle w:val="a8"/>
          <w:lang w:val="ru-RU"/>
        </w:rPr>
        <w:t>добавить?</w:t>
      </w:r>
    </w:p>
  </w:comment>
  <w:comment w:id="215" w:author="Rualark Rualark" w:date="2018-04-30T20:30:00Z" w:initials="RR">
    <w:p w14:paraId="2709396C" w14:textId="2B10C755" w:rsidR="006D1284" w:rsidRDefault="006D1284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6D1284">
        <w:rPr>
          <w:lang w:val="ru-RU"/>
        </w:rPr>
        <w:t xml:space="preserve"> </w:t>
      </w:r>
      <w:r>
        <w:rPr>
          <w:lang w:val="ru-RU"/>
        </w:rPr>
        <w:t>предусматривает дополнительные исключения:</w:t>
      </w:r>
    </w:p>
    <w:p w14:paraId="1BF21ADC" w14:textId="7E3ED571" w:rsidR="006D1284" w:rsidRPr="00806E13" w:rsidRDefault="006D1284">
      <w:pPr>
        <w:pStyle w:val="a9"/>
        <w:rPr>
          <w:lang w:val="ru-RU"/>
        </w:rPr>
      </w:pPr>
      <w:r>
        <w:rPr>
          <w:lang w:val="ru-RU"/>
        </w:rPr>
        <w:t>- больше 4 нот между 5</w:t>
      </w:r>
      <w:proofErr w:type="spellStart"/>
      <w:r w:rsidRPr="006D1284">
        <w:rPr>
          <w:vertAlign w:val="superscript"/>
        </w:rPr>
        <w:t>th</w:t>
      </w:r>
      <w:proofErr w:type="spellEnd"/>
      <w:r w:rsidRPr="003D7F1B">
        <w:rPr>
          <w:lang w:val="ru-RU"/>
        </w:rPr>
        <w:t xml:space="preserve"> / 8</w:t>
      </w:r>
      <w:proofErr w:type="spellStart"/>
      <w:r>
        <w:t>va</w:t>
      </w:r>
      <w:proofErr w:type="spellEnd"/>
      <w:r w:rsidR="00C30949" w:rsidRPr="00C30949">
        <w:rPr>
          <w:lang w:val="ru-RU"/>
        </w:rPr>
        <w:t xml:space="preserve">. </w:t>
      </w:r>
      <w:r w:rsidR="00CF682B">
        <w:rPr>
          <w:lang w:val="ru-RU"/>
        </w:rPr>
        <w:t>Можно у</w:t>
      </w:r>
      <w:r w:rsidR="00C30949" w:rsidRPr="008D03C7">
        <w:rPr>
          <w:lang w:val="ru-RU"/>
        </w:rPr>
        <w:t>брать это исключение</w:t>
      </w:r>
      <w:r w:rsidR="008D03C7" w:rsidRPr="008D03C7">
        <w:rPr>
          <w:lang w:val="ru-RU"/>
        </w:rPr>
        <w:t xml:space="preserve">, т.к. </w:t>
      </w:r>
      <w:r w:rsidR="00CF682B">
        <w:rPr>
          <w:lang w:val="ru-RU"/>
        </w:rPr>
        <w:t xml:space="preserve">оно не имеет музыкального смысла, при этом </w:t>
      </w:r>
      <w:r w:rsidR="008D03C7" w:rsidRPr="008D03C7">
        <w:rPr>
          <w:lang w:val="ru-RU"/>
        </w:rPr>
        <w:t xml:space="preserve">уже асимметрия решает этот </w:t>
      </w:r>
      <w:r w:rsidR="008D03C7" w:rsidRPr="00806E13">
        <w:rPr>
          <w:lang w:val="ru-RU"/>
        </w:rPr>
        <w:t>вопрос.</w:t>
      </w:r>
    </w:p>
    <w:p w14:paraId="3C327693" w14:textId="5246A820" w:rsidR="00BB5956" w:rsidRPr="00993550" w:rsidRDefault="00BB5956">
      <w:pPr>
        <w:pStyle w:val="a9"/>
        <w:rPr>
          <w:lang w:val="ru-RU"/>
        </w:rPr>
      </w:pPr>
      <w:r>
        <w:rPr>
          <w:lang w:val="ru-RU"/>
        </w:rPr>
        <w:t xml:space="preserve">- </w:t>
      </w:r>
      <w:r w:rsidR="00CF682B">
        <w:rPr>
          <w:lang w:val="ru-RU"/>
        </w:rPr>
        <w:t>противоположное</w:t>
      </w:r>
      <w:r>
        <w:rPr>
          <w:lang w:val="ru-RU"/>
        </w:rPr>
        <w:t xml:space="preserve"> движение в последний интервал</w:t>
      </w:r>
    </w:p>
    <w:p w14:paraId="13BFC78A" w14:textId="7AB85036" w:rsidR="00BB5956" w:rsidRPr="003D7F1B" w:rsidRDefault="00BB5956">
      <w:pPr>
        <w:pStyle w:val="a9"/>
        <w:rPr>
          <w:lang w:val="ru-RU"/>
        </w:rPr>
      </w:pPr>
      <w:r>
        <w:rPr>
          <w:lang w:val="ru-RU"/>
        </w:rPr>
        <w:t>- асимметричные интервалы</w:t>
      </w:r>
      <w:r w:rsidR="000D3E77">
        <w:rPr>
          <w:lang w:val="ru-RU"/>
        </w:rPr>
        <w:t xml:space="preserve"> (разные доли)</w:t>
      </w:r>
    </w:p>
  </w:comment>
  <w:comment w:id="216" w:author="Rualark Rualark" w:date="2018-04-29T18:40:00Z" w:initials="RR">
    <w:p w14:paraId="7F9D2148" w14:textId="332D4921" w:rsidR="00D56301" w:rsidRPr="005006D7" w:rsidRDefault="00D56301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Включая двойное </w:t>
      </w:r>
      <w:proofErr w:type="spellStart"/>
      <w:r>
        <w:rPr>
          <w:lang w:val="ru-RU"/>
        </w:rPr>
        <w:t>опевание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камбиату</w:t>
      </w:r>
      <w:proofErr w:type="spellEnd"/>
      <w:r>
        <w:rPr>
          <w:lang w:val="ru-RU"/>
        </w:rPr>
        <w:t xml:space="preserve"> и проходящий диссонанс на первую долю</w:t>
      </w:r>
      <w:r w:rsidR="008B65E7">
        <w:rPr>
          <w:lang w:val="ru-RU"/>
        </w:rPr>
        <w:t>, когда они разрешены?</w:t>
      </w:r>
      <w:r w:rsidR="0071246E" w:rsidRPr="0071246E">
        <w:rPr>
          <w:lang w:val="ru-RU"/>
        </w:rPr>
        <w:t xml:space="preserve"> </w:t>
      </w:r>
      <w:r w:rsidR="0071246E">
        <w:rPr>
          <w:lang w:val="ru-RU"/>
        </w:rPr>
        <w:t xml:space="preserve">Сейчас в </w:t>
      </w:r>
      <w:proofErr w:type="spellStart"/>
      <w:r w:rsidR="0071246E">
        <w:t>MGen</w:t>
      </w:r>
      <w:proofErr w:type="spellEnd"/>
      <w:r w:rsidR="0071246E" w:rsidRPr="0071246E">
        <w:rPr>
          <w:lang w:val="ru-RU"/>
        </w:rPr>
        <w:t xml:space="preserve"> </w:t>
      </w:r>
      <w:r w:rsidR="0071246E">
        <w:rPr>
          <w:lang w:val="ru-RU"/>
        </w:rPr>
        <w:t xml:space="preserve">разрешено только в случае окружения ноты поступенным движением, поэтому двойное </w:t>
      </w:r>
      <w:proofErr w:type="spellStart"/>
      <w:r w:rsidR="0071246E">
        <w:rPr>
          <w:lang w:val="ru-RU"/>
        </w:rPr>
        <w:t>опевание</w:t>
      </w:r>
      <w:proofErr w:type="spellEnd"/>
      <w:r w:rsidR="0071246E">
        <w:rPr>
          <w:lang w:val="ru-RU"/>
        </w:rPr>
        <w:t xml:space="preserve"> и </w:t>
      </w:r>
      <w:proofErr w:type="spellStart"/>
      <w:r w:rsidR="0071246E">
        <w:rPr>
          <w:lang w:val="ru-RU"/>
        </w:rPr>
        <w:t>камбиата</w:t>
      </w:r>
      <w:proofErr w:type="spellEnd"/>
      <w:r w:rsidR="0071246E">
        <w:rPr>
          <w:lang w:val="ru-RU"/>
        </w:rPr>
        <w:t xml:space="preserve"> не помогает.</w:t>
      </w:r>
      <w:r w:rsidR="006C35CB" w:rsidRPr="006C35CB">
        <w:rPr>
          <w:lang w:val="ru-RU"/>
        </w:rPr>
        <w:t xml:space="preserve"> </w:t>
      </w:r>
      <w:r w:rsidR="005006D7">
        <w:rPr>
          <w:lang w:val="ru-RU"/>
        </w:rPr>
        <w:t xml:space="preserve">Лучше учитывать только ноты в </w:t>
      </w:r>
      <w:proofErr w:type="spellStart"/>
      <w:r w:rsidR="005006D7">
        <w:rPr>
          <w:lang w:val="ru-RU"/>
        </w:rPr>
        <w:t>поступенном</w:t>
      </w:r>
      <w:proofErr w:type="spellEnd"/>
      <w:r w:rsidR="005006D7">
        <w:rPr>
          <w:lang w:val="ru-RU"/>
        </w:rPr>
        <w:t xml:space="preserve"> движении, т.к. скачки будут выделять квинту. Для октавы это невозможно. Поэтому, в </w:t>
      </w:r>
      <w:proofErr w:type="spellStart"/>
      <w:r w:rsidR="005006D7">
        <w:t>MGen</w:t>
      </w:r>
      <w:proofErr w:type="spellEnd"/>
      <w:r w:rsidR="005006D7" w:rsidRPr="00C06264">
        <w:rPr>
          <w:lang w:val="ru-RU"/>
        </w:rPr>
        <w:t xml:space="preserve"> </w:t>
      </w:r>
      <w:r w:rsidR="005006D7">
        <w:rPr>
          <w:lang w:val="ru-RU"/>
        </w:rPr>
        <w:t>сделать лучше, чем здесь.</w:t>
      </w:r>
    </w:p>
  </w:comment>
  <w:comment w:id="217" w:author="Rualark Rualark" w:date="2018-04-30T20:32:00Z" w:initials="RR">
    <w:p w14:paraId="6614E932" w14:textId="1C7E7691" w:rsidR="00682367" w:rsidRPr="00C06264" w:rsidRDefault="00682367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C001AD">
        <w:rPr>
          <w:lang w:val="ru-RU"/>
        </w:rPr>
        <w:t xml:space="preserve">: </w:t>
      </w:r>
      <w:r>
        <w:rPr>
          <w:lang w:val="ru-RU"/>
        </w:rPr>
        <w:t xml:space="preserve">квинты </w:t>
      </w:r>
      <w:r w:rsidR="00EB5215">
        <w:rPr>
          <w:lang w:val="ru-RU"/>
        </w:rPr>
        <w:t xml:space="preserve">разрешены только в случае интервалов </w:t>
      </w:r>
      <w:r w:rsidR="00EB5215" w:rsidRPr="00EB5215">
        <w:rPr>
          <w:lang w:val="ru-RU"/>
        </w:rPr>
        <w:t>5</w:t>
      </w:r>
      <w:proofErr w:type="spellStart"/>
      <w:r w:rsidR="00EB5215" w:rsidRPr="00EB5215">
        <w:rPr>
          <w:vertAlign w:val="superscript"/>
        </w:rPr>
        <w:t>th</w:t>
      </w:r>
      <w:proofErr w:type="spellEnd"/>
      <w:r w:rsidR="00EB5215" w:rsidRPr="00EB5215">
        <w:rPr>
          <w:lang w:val="ru-RU"/>
        </w:rPr>
        <w:t>-6</w:t>
      </w:r>
      <w:proofErr w:type="spellStart"/>
      <w:r w:rsidR="00EB5215" w:rsidRPr="00F4529D">
        <w:rPr>
          <w:vertAlign w:val="superscript"/>
        </w:rPr>
        <w:t>th</w:t>
      </w:r>
      <w:proofErr w:type="spellEnd"/>
      <w:r w:rsidR="00C06264">
        <w:rPr>
          <w:vertAlign w:val="superscript"/>
          <w:lang w:val="ru-RU"/>
        </w:rPr>
        <w:t xml:space="preserve"> </w:t>
      </w:r>
      <w:r w:rsidR="00C06264" w:rsidRPr="0078435E">
        <w:rPr>
          <w:b/>
          <w:lang w:val="ru-RU"/>
        </w:rPr>
        <w:t>Да, это более правильно, чем здесь.</w:t>
      </w:r>
    </w:p>
  </w:comment>
  <w:comment w:id="224" w:author="Rualark Rualark" w:date="2018-08-26T19:29:00Z" w:initials="RR">
    <w:p w14:paraId="5AC77283" w14:textId="59F394DC" w:rsidR="00622547" w:rsidRPr="00622547" w:rsidRDefault="00622547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В любых размерах? Слабая доля – это любая доля кроме первой?</w:t>
      </w:r>
    </w:p>
  </w:comment>
  <w:comment w:id="227" w:author="Rualark Rualark" w:date="2018-04-30T20:39:00Z" w:initials="RR">
    <w:p w14:paraId="7046B6DC" w14:textId="4DD57777" w:rsidR="00C001AD" w:rsidRDefault="00C001A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В </w:t>
      </w:r>
      <w:proofErr w:type="spellStart"/>
      <w:r>
        <w:t>MGen</w:t>
      </w:r>
      <w:proofErr w:type="spellEnd"/>
      <w:r w:rsidRPr="00C001AD">
        <w:rPr>
          <w:lang w:val="ru-RU"/>
        </w:rPr>
        <w:t xml:space="preserve"> </w:t>
      </w:r>
      <w:r>
        <w:rPr>
          <w:lang w:val="ru-RU"/>
        </w:rPr>
        <w:t xml:space="preserve">есть исключение: </w:t>
      </w:r>
    </w:p>
    <w:p w14:paraId="1154E3DB" w14:textId="4863AE8B" w:rsidR="00C001AD" w:rsidRPr="00C001AD" w:rsidRDefault="00C001AD">
      <w:pPr>
        <w:pStyle w:val="a9"/>
        <w:rPr>
          <w:lang w:val="ru-RU"/>
        </w:rPr>
      </w:pPr>
      <w:r>
        <w:rPr>
          <w:lang w:val="ru-RU"/>
        </w:rPr>
        <w:t>- каденция</w:t>
      </w:r>
    </w:p>
  </w:comment>
  <w:comment w:id="245" w:author="Rualark Rualark" w:date="2018-04-30T21:12:00Z" w:initials="RR">
    <w:p w14:paraId="138FB9DC" w14:textId="23C5AC44" w:rsidR="002533F2" w:rsidRPr="002533F2" w:rsidRDefault="002533F2">
      <w:pPr>
        <w:pStyle w:val="a9"/>
        <w:rPr>
          <w:lang w:val="ru-RU"/>
        </w:rPr>
      </w:pPr>
      <w:r>
        <w:rPr>
          <w:rStyle w:val="a8"/>
        </w:rPr>
        <w:annotationRef/>
      </w:r>
      <w:bookmarkStart w:id="246" w:name="OLE_LINK277"/>
      <w:bookmarkStart w:id="247" w:name="OLE_LINK278"/>
      <w:bookmarkStart w:id="248" w:name="_Hlk512889017"/>
      <w:proofErr w:type="gramStart"/>
      <w:r>
        <w:rPr>
          <w:lang w:val="ru-RU"/>
        </w:rPr>
        <w:t>Наверное</w:t>
      </w:r>
      <w:proofErr w:type="gramEnd"/>
      <w:r>
        <w:rPr>
          <w:lang w:val="ru-RU"/>
        </w:rPr>
        <w:t xml:space="preserve"> глупый вопрос, но почему на сильную долю разрешены диссонансы, если в параграфе 5 они были запрещены?</w:t>
      </w:r>
      <w:bookmarkEnd w:id="246"/>
      <w:bookmarkEnd w:id="247"/>
      <w:bookmarkEnd w:id="248"/>
      <w:r w:rsidR="00AA35CD">
        <w:rPr>
          <w:lang w:val="ru-RU"/>
        </w:rPr>
        <w:t xml:space="preserve"> – Это не сильная доля</w:t>
      </w:r>
    </w:p>
  </w:comment>
  <w:comment w:id="257" w:author="Rualark Rualark" w:date="2018-10-26T09:25:00Z" w:initials="RR">
    <w:p w14:paraId="3EB134A6" w14:textId="35C60AF4" w:rsidR="00611878" w:rsidRPr="00611878" w:rsidRDefault="00611878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Запрещать только в крайних голосах или во всех?</w:t>
      </w:r>
    </w:p>
  </w:comment>
  <w:comment w:id="258" w:author="Rualark Rualark" w:date="2018-10-25T21:58:00Z" w:initials="RR">
    <w:p w14:paraId="77E46CD9" w14:textId="6F561F53" w:rsidR="00271D00" w:rsidRDefault="00271D00">
      <w:pPr>
        <w:pStyle w:val="a9"/>
        <w:rPr>
          <w:rStyle w:val="a8"/>
          <w:b/>
          <w:lang w:val="ru-RU"/>
        </w:rPr>
      </w:pPr>
      <w:r>
        <w:rPr>
          <w:rStyle w:val="a8"/>
        </w:rPr>
        <w:annotationRef/>
      </w:r>
      <w:r w:rsidRPr="00DE2DBD">
        <w:rPr>
          <w:rStyle w:val="a8"/>
          <w:b/>
          <w:lang w:val="ru-RU"/>
        </w:rPr>
        <w:t xml:space="preserve">Разрешено и в двух голосах при отсутствии </w:t>
      </w:r>
      <w:r w:rsidRPr="00DE2DBD">
        <w:rPr>
          <w:rStyle w:val="a8"/>
          <w:b/>
        </w:rPr>
        <w:t>cantus</w:t>
      </w:r>
      <w:r w:rsidRPr="00DE2DBD">
        <w:rPr>
          <w:rStyle w:val="a8"/>
          <w:b/>
          <w:lang w:val="ru-RU"/>
        </w:rPr>
        <w:t xml:space="preserve"> (</w:t>
      </w:r>
      <w:proofErr w:type="spellStart"/>
      <w:r w:rsidRPr="00DE2DBD">
        <w:rPr>
          <w:rStyle w:val="a8"/>
          <w:b/>
        </w:rPr>
        <w:t>fleuri</w:t>
      </w:r>
      <w:proofErr w:type="spellEnd"/>
      <w:r w:rsidRPr="00DE2DBD">
        <w:rPr>
          <w:rStyle w:val="a8"/>
          <w:b/>
          <w:lang w:val="ru-RU"/>
        </w:rPr>
        <w:t>).</w:t>
      </w:r>
    </w:p>
    <w:p w14:paraId="55FCACE9" w14:textId="1DAE2090" w:rsidR="00DE2DBD" w:rsidRPr="00DE2DBD" w:rsidRDefault="00DE2DBD">
      <w:pPr>
        <w:pStyle w:val="a9"/>
        <w:rPr>
          <w:lang w:val="ru-RU"/>
        </w:rPr>
      </w:pPr>
      <w:r w:rsidRPr="00DE2DBD">
        <w:rPr>
          <w:rStyle w:val="a8"/>
          <w:lang w:val="ru-RU"/>
        </w:rPr>
        <w:t>Как переписать</w:t>
      </w:r>
      <w:r w:rsidR="002E5016">
        <w:rPr>
          <w:rStyle w:val="a8"/>
          <w:lang w:val="ru-RU"/>
        </w:rPr>
        <w:t xml:space="preserve"> правило</w:t>
      </w:r>
      <w:r w:rsidRPr="00DE2DBD">
        <w:rPr>
          <w:rStyle w:val="a8"/>
          <w:lang w:val="ru-RU"/>
        </w:rPr>
        <w:t>?</w:t>
      </w:r>
    </w:p>
  </w:comment>
  <w:comment w:id="260" w:author="Rualark Rualark" w:date="2018-08-23T10:38:00Z" w:initials="RR">
    <w:p w14:paraId="32E90EA3" w14:textId="58FEDF8D" w:rsidR="00F30E3B" w:rsidRPr="00F30E3B" w:rsidRDefault="00F30E3B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В этом случае нарушается правило, что голос должен начинаться с ноты </w:t>
      </w:r>
      <w:r>
        <w:t>I</w:t>
      </w:r>
      <w:r w:rsidRPr="00F30E3B">
        <w:rPr>
          <w:lang w:val="ru-RU"/>
        </w:rPr>
        <w:t xml:space="preserve">, </w:t>
      </w:r>
      <w:r>
        <w:t>V</w:t>
      </w:r>
      <w:r>
        <w:rPr>
          <w:lang w:val="ru-RU"/>
        </w:rPr>
        <w:t xml:space="preserve"> ступени или </w:t>
      </w:r>
      <w:r>
        <w:t>III</w:t>
      </w:r>
      <w:r w:rsidRPr="00F30E3B">
        <w:rPr>
          <w:lang w:val="ru-RU"/>
        </w:rPr>
        <w:t xml:space="preserve"> </w:t>
      </w:r>
      <w:r>
        <w:rPr>
          <w:lang w:val="ru-RU"/>
        </w:rPr>
        <w:t>синкопы</w:t>
      </w:r>
    </w:p>
  </w:comment>
  <w:comment w:id="261" w:author="Rualark Rualark" w:date="2018-04-30T22:52:00Z" w:initials="RR">
    <w:p w14:paraId="0FC0A537" w14:textId="112F3F5D" w:rsidR="004F203A" w:rsidRPr="00A665AE" w:rsidRDefault="004F203A">
      <w:pPr>
        <w:pStyle w:val="a9"/>
        <w:rPr>
          <w:lang w:val="ru-RU"/>
        </w:rPr>
      </w:pPr>
      <w:r>
        <w:rPr>
          <w:rStyle w:val="a8"/>
        </w:rPr>
        <w:annotationRef/>
      </w:r>
      <w:r w:rsidR="008B65B9">
        <w:rPr>
          <w:lang w:val="ru-RU"/>
        </w:rPr>
        <w:t>В двух голосах это должно быть запрещено, н</w:t>
      </w:r>
      <w:r w:rsidR="005D24C6">
        <w:rPr>
          <w:lang w:val="ru-RU"/>
        </w:rPr>
        <w:t>о здесь написано, что разрешено, т.к. требование к третьему голосу вводится только в следующем абзаце.</w:t>
      </w:r>
      <w:r w:rsidR="00A665AE">
        <w:rPr>
          <w:lang w:val="ru-RU"/>
        </w:rPr>
        <w:t xml:space="preserve"> </w:t>
      </w:r>
      <w:r w:rsidR="00A665AE" w:rsidRPr="001F7897">
        <w:rPr>
          <w:b/>
          <w:lang w:val="ru-RU"/>
        </w:rPr>
        <w:t xml:space="preserve">В </w:t>
      </w:r>
      <w:proofErr w:type="spellStart"/>
      <w:r w:rsidR="00A665AE" w:rsidRPr="001F7897">
        <w:rPr>
          <w:b/>
          <w:lang w:val="ru-RU"/>
        </w:rPr>
        <w:t>двухголосье</w:t>
      </w:r>
      <w:proofErr w:type="spellEnd"/>
      <w:r w:rsidR="00A665AE" w:rsidRPr="001F7897">
        <w:rPr>
          <w:b/>
          <w:lang w:val="ru-RU"/>
        </w:rPr>
        <w:t xml:space="preserve"> это возможно только если диссонанс с голосом, не являющимся </w:t>
      </w:r>
      <w:r w:rsidR="00A665AE" w:rsidRPr="001F7897">
        <w:rPr>
          <w:b/>
        </w:rPr>
        <w:t>CF</w:t>
      </w:r>
      <w:r w:rsidR="00A665AE" w:rsidRPr="001F7897">
        <w:rPr>
          <w:b/>
          <w:lang w:val="ru-RU"/>
        </w:rPr>
        <w:t>.</w:t>
      </w:r>
    </w:p>
  </w:comment>
  <w:comment w:id="264" w:author="Rualark Rualark" w:date="2018-08-26T19:31:00Z" w:initials="RR">
    <w:p w14:paraId="70A2A618" w14:textId="03127556" w:rsidR="00622547" w:rsidRPr="00622547" w:rsidRDefault="00622547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rStyle w:val="a8"/>
          <w:lang w:val="ru-RU"/>
        </w:rPr>
        <w:t>Добавить правило?</w:t>
      </w:r>
      <w:r w:rsidR="00A20080">
        <w:rPr>
          <w:rStyle w:val="a8"/>
          <w:lang w:val="ru-RU"/>
        </w:rPr>
        <w:t xml:space="preserve"> </w:t>
      </w:r>
      <w:r w:rsidR="00A14633">
        <w:rPr>
          <w:rStyle w:val="a8"/>
          <w:b/>
          <w:lang w:val="ru-RU"/>
        </w:rPr>
        <w:t>Нет.</w:t>
      </w:r>
    </w:p>
  </w:comment>
  <w:comment w:id="265" w:author="Rualark Rualark" w:date="2018-04-30T22:50:00Z" w:initials="RR">
    <w:p w14:paraId="14753C19" w14:textId="703EEF1C" w:rsidR="00091651" w:rsidRPr="00091651" w:rsidRDefault="00091651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091651">
        <w:rPr>
          <w:lang w:val="ru-RU"/>
        </w:rPr>
        <w:t xml:space="preserve">: </w:t>
      </w:r>
      <w:r>
        <w:rPr>
          <w:lang w:val="ru-RU"/>
        </w:rPr>
        <w:t>нет разделения на сильное и слабое время. Разрешено 2 октавы и секунда, а также 2 октавы и терция на протяжении 3 нот</w:t>
      </w:r>
      <w:r w:rsidR="00E50A8C">
        <w:rPr>
          <w:lang w:val="ru-RU"/>
        </w:rPr>
        <w:t>.</w:t>
      </w:r>
      <w:r w:rsidR="009E5D1A">
        <w:rPr>
          <w:lang w:val="ru-RU"/>
        </w:rPr>
        <w:t xml:space="preserve"> Ок, но нужен анализ голосов.</w:t>
      </w:r>
    </w:p>
  </w:comment>
  <w:comment w:id="266" w:author="Rualark Rualark" w:date="2018-04-30T23:04:00Z" w:initials="RR">
    <w:p w14:paraId="4A39F6ED" w14:textId="2D175A9E" w:rsidR="00054A42" w:rsidRPr="00054A42" w:rsidRDefault="00054A42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054A42">
        <w:rPr>
          <w:lang w:val="ru-RU"/>
        </w:rPr>
        <w:t xml:space="preserve">: </w:t>
      </w:r>
      <w:r>
        <w:rPr>
          <w:lang w:val="ru-RU"/>
        </w:rPr>
        <w:t>Пересечения запрещены и не могут быть даже загружены.</w:t>
      </w:r>
      <w:r w:rsidR="0030023C">
        <w:rPr>
          <w:lang w:val="ru-RU"/>
        </w:rPr>
        <w:t xml:space="preserve"> Для 2 голосов это ограничение адекватное, а дальше нужно будет его снимать.</w:t>
      </w:r>
    </w:p>
  </w:comment>
  <w:comment w:id="281" w:author="Rualark Rualark" w:date="2018-05-03T23:39:00Z" w:initials="RR">
    <w:p w14:paraId="329265B2" w14:textId="68B7E04C" w:rsidR="0070713E" w:rsidRPr="00A0632E" w:rsidRDefault="0070713E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 w:rsidR="00F0000F">
        <w:rPr>
          <w:rStyle w:val="a8"/>
          <w:lang w:val="ru-RU"/>
        </w:rPr>
        <w:t>MGen</w:t>
      </w:r>
      <w:proofErr w:type="spellEnd"/>
      <w:r w:rsidR="00F0000F">
        <w:rPr>
          <w:rStyle w:val="a8"/>
          <w:lang w:val="ru-RU"/>
        </w:rPr>
        <w:t xml:space="preserve">: </w:t>
      </w:r>
      <w:r w:rsidR="00F0000F" w:rsidRPr="00A0632E">
        <w:rPr>
          <w:rStyle w:val="a8"/>
          <w:lang w:val="ru-RU"/>
        </w:rPr>
        <w:t>нельзя</w:t>
      </w:r>
    </w:p>
  </w:comment>
  <w:comment w:id="288" w:author="Rualark Rualark" w:date="2018-05-13T14:21:00Z" w:initials="RR">
    <w:p w14:paraId="4A945C43" w14:textId="79EF1E5A" w:rsidR="000F363C" w:rsidRDefault="000F363C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0F363C">
        <w:rPr>
          <w:lang w:val="ru-RU"/>
        </w:rPr>
        <w:t>: есть други</w:t>
      </w:r>
      <w:r>
        <w:rPr>
          <w:lang w:val="ru-RU"/>
        </w:rPr>
        <w:t>е правила:</w:t>
      </w:r>
    </w:p>
    <w:p w14:paraId="3DA97AA8" w14:textId="29D34F22" w:rsidR="000F363C" w:rsidRDefault="000F363C">
      <w:pPr>
        <w:pStyle w:val="a9"/>
        <w:rPr>
          <w:lang w:val="ru-RU"/>
        </w:rPr>
      </w:pPr>
    </w:p>
    <w:p w14:paraId="2A8F857F" w14:textId="37E79AC2" w:rsidR="000F363C" w:rsidRDefault="000F363C">
      <w:pPr>
        <w:pStyle w:val="a9"/>
        <w:rPr>
          <w:lang w:val="ru-RU"/>
        </w:rPr>
      </w:pPr>
      <w:r>
        <w:rPr>
          <w:lang w:val="ru-RU"/>
        </w:rPr>
        <w:t>- запрещено движение в унисон из любой секунды, а не только из малой</w:t>
      </w:r>
    </w:p>
    <w:p w14:paraId="775A1A73" w14:textId="4D96E2CA" w:rsidR="000F363C" w:rsidRDefault="000F363C">
      <w:pPr>
        <w:pStyle w:val="a9"/>
        <w:rPr>
          <w:lang w:val="ru-RU"/>
        </w:rPr>
      </w:pPr>
      <w:r>
        <w:rPr>
          <w:lang w:val="ru-RU"/>
        </w:rPr>
        <w:t>- запрещено движение из унисона в малую секунду</w:t>
      </w:r>
    </w:p>
    <w:p w14:paraId="30874270" w14:textId="26652A7B" w:rsidR="000F363C" w:rsidRDefault="000F363C">
      <w:pPr>
        <w:pStyle w:val="a9"/>
        <w:rPr>
          <w:lang w:val="ru-RU"/>
        </w:rPr>
      </w:pPr>
      <w:r>
        <w:rPr>
          <w:lang w:val="ru-RU"/>
        </w:rPr>
        <w:t>- противоположное движение в унисон запрещено, т.к. пока только 2 голоса, где такое движение возможно только на сильную долю. При развитии на 3 голоса нужно будет разрешить.</w:t>
      </w:r>
    </w:p>
    <w:p w14:paraId="19E762CA" w14:textId="5CC599E6" w:rsidR="000F363C" w:rsidRDefault="000F363C">
      <w:pPr>
        <w:pStyle w:val="a9"/>
        <w:rPr>
          <w:lang w:val="ru-RU"/>
        </w:rPr>
      </w:pPr>
    </w:p>
    <w:p w14:paraId="23AE0770" w14:textId="6A4DB7F4" w:rsidR="000F363C" w:rsidRDefault="000F363C">
      <w:pPr>
        <w:pStyle w:val="a9"/>
        <w:rPr>
          <w:lang w:val="ru-RU"/>
        </w:rPr>
      </w:pPr>
      <w:r>
        <w:rPr>
          <w:lang w:val="ru-RU"/>
        </w:rPr>
        <w:t>Что нужно сделать:</w:t>
      </w:r>
    </w:p>
    <w:p w14:paraId="4296FAD6" w14:textId="3521AC80" w:rsidR="000F363C" w:rsidRDefault="000F363C">
      <w:pPr>
        <w:pStyle w:val="a9"/>
        <w:rPr>
          <w:lang w:val="ru-RU"/>
        </w:rPr>
      </w:pPr>
    </w:p>
    <w:p w14:paraId="67E36C49" w14:textId="5EF66AE4" w:rsidR="000F363C" w:rsidRPr="001B139A" w:rsidRDefault="000F363C">
      <w:pPr>
        <w:pStyle w:val="a9"/>
        <w:rPr>
          <w:b/>
          <w:lang w:val="ru-RU"/>
        </w:rPr>
      </w:pPr>
      <w:r w:rsidRPr="001B139A">
        <w:rPr>
          <w:b/>
          <w:lang w:val="ru-RU"/>
        </w:rPr>
        <w:t xml:space="preserve">- </w:t>
      </w:r>
      <w:r w:rsidR="001B139A" w:rsidRPr="001B139A">
        <w:rPr>
          <w:b/>
          <w:lang w:val="ru-RU"/>
        </w:rPr>
        <w:t xml:space="preserve">косвенное </w:t>
      </w:r>
      <w:r w:rsidR="00A203FA" w:rsidRPr="001B139A">
        <w:rPr>
          <w:b/>
          <w:lang w:val="ru-RU"/>
        </w:rPr>
        <w:t xml:space="preserve">из малой секунды в унисон – </w:t>
      </w:r>
      <w:r w:rsidR="00A86999">
        <w:rPr>
          <w:b/>
          <w:lang w:val="ru-RU"/>
        </w:rPr>
        <w:t>красное</w:t>
      </w:r>
    </w:p>
    <w:p w14:paraId="2762C3F8" w14:textId="445A9AAA" w:rsidR="00A203FA" w:rsidRPr="00A86999" w:rsidRDefault="00A203FA">
      <w:pPr>
        <w:pStyle w:val="a9"/>
        <w:rPr>
          <w:b/>
          <w:lang w:val="ru-RU"/>
        </w:rPr>
      </w:pPr>
      <w:r w:rsidRPr="001B139A">
        <w:rPr>
          <w:b/>
          <w:lang w:val="ru-RU"/>
        </w:rPr>
        <w:t xml:space="preserve">- </w:t>
      </w:r>
      <w:r w:rsidR="001B139A" w:rsidRPr="001B139A">
        <w:rPr>
          <w:b/>
          <w:lang w:val="ru-RU"/>
        </w:rPr>
        <w:t xml:space="preserve">косвенное </w:t>
      </w:r>
      <w:r w:rsidRPr="001B139A">
        <w:rPr>
          <w:b/>
          <w:lang w:val="ru-RU"/>
        </w:rPr>
        <w:t xml:space="preserve">из большой секунды в унисон – </w:t>
      </w:r>
      <w:r w:rsidR="00A86999">
        <w:rPr>
          <w:b/>
          <w:lang w:val="ru-RU"/>
        </w:rPr>
        <w:t xml:space="preserve">зеленое </w:t>
      </w:r>
      <w:r w:rsidR="0022030E">
        <w:rPr>
          <w:b/>
          <w:lang w:val="ru-RU"/>
        </w:rPr>
        <w:t>разрешено</w:t>
      </w:r>
    </w:p>
    <w:p w14:paraId="6092DDE5" w14:textId="52D264D4" w:rsidR="00A203FA" w:rsidRPr="001B139A" w:rsidRDefault="00A203FA">
      <w:pPr>
        <w:pStyle w:val="a9"/>
        <w:rPr>
          <w:b/>
          <w:lang w:val="ru-RU"/>
        </w:rPr>
      </w:pPr>
      <w:r w:rsidRPr="001B139A">
        <w:rPr>
          <w:b/>
          <w:lang w:val="ru-RU"/>
        </w:rPr>
        <w:t>- запретить прямое движение в унисон</w:t>
      </w:r>
    </w:p>
    <w:p w14:paraId="12F1F949" w14:textId="5A1F9696" w:rsidR="000F363C" w:rsidRPr="00C15303" w:rsidRDefault="001B139A">
      <w:pPr>
        <w:pStyle w:val="a9"/>
        <w:rPr>
          <w:lang w:val="ru-RU"/>
        </w:rPr>
      </w:pPr>
      <w:r w:rsidRPr="00C15303">
        <w:rPr>
          <w:b/>
          <w:lang w:val="ru-RU"/>
        </w:rPr>
        <w:t>- противоположное движение в унисон разрешено</w:t>
      </w:r>
    </w:p>
  </w:comment>
  <w:comment w:id="291" w:author="Rualark Rualark" w:date="2018-05-13T14:28:00Z" w:initials="RR">
    <w:p w14:paraId="03830385" w14:textId="69FFC8B3" w:rsidR="00181962" w:rsidRPr="00181962" w:rsidRDefault="00181962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181962">
        <w:rPr>
          <w:lang w:val="ru-RU"/>
        </w:rPr>
        <w:t>:</w:t>
      </w:r>
    </w:p>
    <w:p w14:paraId="14C36295" w14:textId="26A9A2A8" w:rsidR="00181962" w:rsidRPr="006B3D58" w:rsidRDefault="00181962">
      <w:pPr>
        <w:pStyle w:val="a9"/>
        <w:rPr>
          <w:b/>
          <w:lang w:val="ru-RU"/>
        </w:rPr>
      </w:pPr>
      <w:r w:rsidRPr="006B3D58">
        <w:rPr>
          <w:b/>
          <w:lang w:val="ru-RU"/>
        </w:rPr>
        <w:t>- удалить правило запрета движения из унисона в малую секунду</w:t>
      </w:r>
    </w:p>
  </w:comment>
  <w:comment w:id="318" w:author="Rualark Rualark" w:date="2018-10-31T22:31:00Z" w:initials="RR">
    <w:p w14:paraId="27E813D4" w14:textId="2017737E" w:rsidR="006C318F" w:rsidRPr="006C318F" w:rsidRDefault="006C318F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Добавить такое правило?</w:t>
      </w:r>
    </w:p>
  </w:comment>
  <w:comment w:id="406" w:author="Rualark Rualark" w:date="2018-05-05T20:45:00Z" w:initials="RR">
    <w:p w14:paraId="3531897F" w14:textId="14FE2550" w:rsidR="0021356F" w:rsidRPr="0021356F" w:rsidRDefault="0021356F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В этом исключении написаны цифры 5 и 6</w:t>
      </w:r>
      <w:r w:rsidR="00421BC9">
        <w:rPr>
          <w:lang w:val="ru-RU"/>
        </w:rPr>
        <w:t xml:space="preserve"> (5 обозначает основной вид аккорда). Галлон считает это двумя аккордами, но на самом деле это уточнение обращение одного и того же аккорда.</w:t>
      </w:r>
    </w:p>
  </w:comment>
  <w:comment w:id="409" w:author="Rualark Rualark" w:date="2018-08-11T19:12:00Z" w:initials="RR">
    <w:p w14:paraId="19BA0F02" w14:textId="33C8030C" w:rsidR="00B54AFD" w:rsidRPr="001F7897" w:rsidRDefault="00B54AF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rStyle w:val="a8"/>
          <w:lang w:val="ru-RU"/>
        </w:rPr>
        <w:t xml:space="preserve">Начиная с 3 голосов, можно заканчивать на </w:t>
      </w:r>
      <w:r>
        <w:rPr>
          <w:rStyle w:val="a8"/>
        </w:rPr>
        <w:t>I</w:t>
      </w:r>
      <w:r w:rsidRPr="00B54AFD">
        <w:rPr>
          <w:rStyle w:val="a8"/>
          <w:lang w:val="ru-RU"/>
        </w:rPr>
        <w:t xml:space="preserve"> </w:t>
      </w:r>
      <w:r>
        <w:rPr>
          <w:rStyle w:val="a8"/>
          <w:lang w:val="ru-RU"/>
        </w:rPr>
        <w:t xml:space="preserve">или </w:t>
      </w:r>
      <w:r>
        <w:rPr>
          <w:rStyle w:val="a8"/>
        </w:rPr>
        <w:t>V</w:t>
      </w:r>
      <w:r w:rsidRPr="00B54AFD">
        <w:rPr>
          <w:rStyle w:val="a8"/>
          <w:lang w:val="ru-RU"/>
        </w:rPr>
        <w:t xml:space="preserve"> </w:t>
      </w:r>
      <w:r>
        <w:rPr>
          <w:rStyle w:val="a8"/>
          <w:lang w:val="ru-RU"/>
        </w:rPr>
        <w:t xml:space="preserve">ступень во внутренних голосах. Во внешних голосах только ступень </w:t>
      </w:r>
      <w:r>
        <w:rPr>
          <w:rStyle w:val="a8"/>
        </w:rPr>
        <w:t>I</w:t>
      </w:r>
      <w:r w:rsidRPr="001F7897">
        <w:rPr>
          <w:rStyle w:val="a8"/>
          <w:lang w:val="ru-RU"/>
        </w:rPr>
        <w:t>.</w:t>
      </w:r>
    </w:p>
  </w:comment>
  <w:comment w:id="410" w:author="Rualark Rualark" w:date="2018-08-11T19:07:00Z" w:initials="RR">
    <w:p w14:paraId="0CB63DF7" w14:textId="3093C259" w:rsidR="00B54AFD" w:rsidRPr="00B54AFD" w:rsidRDefault="00B54AF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И больше 3 голосов тоже</w:t>
      </w:r>
    </w:p>
  </w:comment>
  <w:comment w:id="411" w:author="Rualark Rualark" w:date="2018-08-11T19:06:00Z" w:initials="RR">
    <w:p w14:paraId="3C7204B9" w14:textId="153BC8AA" w:rsidR="00300B10" w:rsidRPr="00300B10" w:rsidRDefault="00300B1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А также целой</w:t>
      </w:r>
    </w:p>
  </w:comment>
  <w:comment w:id="412" w:author="Rualark Rualark" w:date="2018-08-11T19:08:00Z" w:initials="RR">
    <w:p w14:paraId="55C2554C" w14:textId="02412F23" w:rsidR="00B54AFD" w:rsidRPr="00B54AFD" w:rsidRDefault="00B54AF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Это можно допустить и в двух голосах</w:t>
      </w:r>
    </w:p>
  </w:comment>
  <w:comment w:id="413" w:author="Rualark Rualark" w:date="2018-05-13T15:21:00Z" w:initials="RR">
    <w:p w14:paraId="0614A973" w14:textId="3FC5E8CA" w:rsidR="00FF5B3D" w:rsidRPr="00AE11C6" w:rsidRDefault="00FF5B3D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4D5AB7">
        <w:rPr>
          <w:lang w:val="ru-RU"/>
        </w:rPr>
        <w:t xml:space="preserve">: </w:t>
      </w:r>
      <w:r w:rsidR="00AE11C6">
        <w:rPr>
          <w:lang w:val="ru-RU"/>
        </w:rPr>
        <w:t xml:space="preserve">всегда разрешено начало </w:t>
      </w:r>
      <w:r w:rsidR="00AE11C6">
        <w:t>I</w:t>
      </w:r>
      <w:r w:rsidR="00AE11C6" w:rsidRPr="00AE11C6">
        <w:rPr>
          <w:lang w:val="ru-RU"/>
        </w:rPr>
        <w:t>-</w:t>
      </w:r>
      <w:r w:rsidR="00AE11C6">
        <w:t>III</w:t>
      </w:r>
      <w:r w:rsidR="00AE11C6" w:rsidRPr="00AE11C6">
        <w:rPr>
          <w:lang w:val="ru-RU"/>
        </w:rPr>
        <w:t xml:space="preserve">, </w:t>
      </w:r>
      <w:r w:rsidR="00AE11C6">
        <w:rPr>
          <w:lang w:val="ru-RU"/>
        </w:rPr>
        <w:t xml:space="preserve">запрещено </w:t>
      </w:r>
      <w:r w:rsidR="00AE11C6">
        <w:t>III</w:t>
      </w:r>
      <w:r w:rsidR="00AE11C6" w:rsidRPr="00AE11C6">
        <w:rPr>
          <w:lang w:val="ru-RU"/>
        </w:rPr>
        <w:t>-</w:t>
      </w:r>
      <w:r w:rsidR="00AE11C6">
        <w:t>I</w:t>
      </w:r>
      <w:r w:rsidR="00D41C84" w:rsidRPr="00D41C84">
        <w:rPr>
          <w:lang w:val="ru-RU"/>
        </w:rPr>
        <w:t xml:space="preserve"> (это и у Галлона всегда запрещено)</w:t>
      </w:r>
      <w:r w:rsidR="00AE11C6" w:rsidRPr="00DD2566">
        <w:rPr>
          <w:lang w:val="ru-RU"/>
        </w:rPr>
        <w:t>.</w:t>
      </w:r>
    </w:p>
  </w:comment>
  <w:comment w:id="414" w:author="Rualark Rualark" w:date="2018-05-05T20:04:00Z" w:initials="RR">
    <w:p w14:paraId="4A09F2CD" w14:textId="255ED810" w:rsidR="00553DA2" w:rsidRPr="00D92CAE" w:rsidRDefault="00553DA2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5C7587">
        <w:rPr>
          <w:lang w:val="ru-RU"/>
        </w:rPr>
        <w:t xml:space="preserve">: </w:t>
      </w:r>
      <w:r w:rsidR="00D92CAE">
        <w:rPr>
          <w:lang w:val="ru-RU"/>
        </w:rPr>
        <w:t xml:space="preserve">правила немного по-другому сформулированы, но приводят к такому же результату: разрешено два аккорда, из которых первый может быть </w:t>
      </w:r>
      <w:r w:rsidR="00D92CAE">
        <w:t>II</w:t>
      </w:r>
      <w:r w:rsidR="00D92CAE" w:rsidRPr="00D92CAE">
        <w:rPr>
          <w:lang w:val="ru-RU"/>
        </w:rPr>
        <w:t>.</w:t>
      </w:r>
    </w:p>
  </w:comment>
  <w:comment w:id="419" w:author="Rualark Rualark" w:date="2018-05-05T20:54:00Z" w:initials="RR">
    <w:p w14:paraId="70900327" w14:textId="3C054EB4" w:rsidR="00694745" w:rsidRPr="00E40561" w:rsidRDefault="00694745">
      <w:pPr>
        <w:pStyle w:val="a9"/>
        <w:rPr>
          <w:lang w:val="ru-RU"/>
        </w:rPr>
      </w:pPr>
      <w:r>
        <w:rPr>
          <w:rStyle w:val="a8"/>
        </w:rPr>
        <w:annotationRef/>
      </w:r>
      <w:r w:rsidR="00E40561">
        <w:rPr>
          <w:rStyle w:val="a8"/>
          <w:lang w:val="ru-RU"/>
        </w:rPr>
        <w:t>Больше трех голосов это уже будет нежелательно, т.к. будет утроение нот.</w:t>
      </w:r>
    </w:p>
  </w:comment>
  <w:comment w:id="422" w:author="Rualark Rualark" w:date="2018-05-13T18:13:00Z" w:initials="RR">
    <w:p w14:paraId="63BD005C" w14:textId="5ED7512A" w:rsidR="00DD2566" w:rsidRPr="004074AA" w:rsidRDefault="00DD2566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4074AA">
        <w:rPr>
          <w:lang w:val="ru-RU"/>
        </w:rPr>
        <w:t xml:space="preserve">: </w:t>
      </w:r>
      <w:r>
        <w:rPr>
          <w:lang w:val="ru-RU"/>
        </w:rPr>
        <w:t xml:space="preserve">разрешено только в случае </w:t>
      </w:r>
      <w:r w:rsidRPr="004074AA">
        <w:rPr>
          <w:lang w:val="ru-RU"/>
        </w:rPr>
        <w:t>5</w:t>
      </w:r>
      <w:proofErr w:type="spellStart"/>
      <w:r w:rsidRPr="00DD2566">
        <w:rPr>
          <w:vertAlign w:val="superscript"/>
        </w:rPr>
        <w:t>th</w:t>
      </w:r>
      <w:proofErr w:type="spellEnd"/>
      <w:r w:rsidRPr="004074AA">
        <w:rPr>
          <w:lang w:val="ru-RU"/>
        </w:rPr>
        <w:t>-6</w:t>
      </w:r>
      <w:proofErr w:type="spellStart"/>
      <w:r w:rsidRPr="00DD2566">
        <w:rPr>
          <w:vertAlign w:val="superscript"/>
        </w:rPr>
        <w:t>th</w:t>
      </w:r>
      <w:proofErr w:type="spellEnd"/>
      <w:r w:rsidRPr="004074AA">
        <w:rPr>
          <w:lang w:val="ru-RU"/>
        </w:rPr>
        <w:t xml:space="preserve"> </w:t>
      </w:r>
    </w:p>
  </w:comment>
  <w:comment w:id="423" w:author="Rualark Rualark" w:date="2018-05-05T22:00:00Z" w:initials="RR">
    <w:p w14:paraId="1758AC97" w14:textId="3DA5BDAD" w:rsidR="00FA47E1" w:rsidRPr="00512B8A" w:rsidRDefault="00FA47E1">
      <w:pPr>
        <w:pStyle w:val="a9"/>
        <w:rPr>
          <w:lang w:val="ru-RU"/>
        </w:rPr>
      </w:pPr>
      <w:r>
        <w:rPr>
          <w:rStyle w:val="a8"/>
        </w:rPr>
        <w:annotationRef/>
      </w:r>
      <w:r w:rsidR="00512B8A">
        <w:rPr>
          <w:rStyle w:val="a8"/>
          <w:lang w:val="ru-RU"/>
        </w:rPr>
        <w:t>Дополнительные правила вводить не нужно, т.к. уже правила мелодического минора его запрещают.</w:t>
      </w:r>
    </w:p>
  </w:comment>
  <w:comment w:id="424" w:author="Rualark Rualark" w:date="2018-05-05T21:58:00Z" w:initials="RR">
    <w:p w14:paraId="4E381EEA" w14:textId="26050205" w:rsidR="00FA47E1" w:rsidRDefault="00FA47E1">
      <w:pPr>
        <w:pStyle w:val="a9"/>
        <w:rPr>
          <w:rStyle w:val="a8"/>
          <w:lang w:val="ru-RU"/>
        </w:rPr>
      </w:pPr>
      <w:r>
        <w:rPr>
          <w:rStyle w:val="a8"/>
        </w:rPr>
        <w:annotationRef/>
      </w:r>
      <w:r w:rsidR="00512B8A">
        <w:rPr>
          <w:rStyle w:val="a8"/>
          <w:lang w:val="ru-RU"/>
        </w:rPr>
        <w:t>Варианты модуляции:</w:t>
      </w:r>
    </w:p>
    <w:p w14:paraId="292B4BDD" w14:textId="1968AC3D" w:rsidR="00512B8A" w:rsidRDefault="00512B8A">
      <w:pPr>
        <w:pStyle w:val="a9"/>
        <w:rPr>
          <w:rStyle w:val="a8"/>
          <w:lang w:val="ru-RU"/>
        </w:rPr>
      </w:pPr>
      <w:r>
        <w:rPr>
          <w:rStyle w:val="a8"/>
          <w:lang w:val="ru-RU"/>
        </w:rPr>
        <w:t>- Модуляция из мажора в параллельный минор</w:t>
      </w:r>
    </w:p>
    <w:p w14:paraId="5FA4713B" w14:textId="44674088" w:rsidR="00512B8A" w:rsidRDefault="00512B8A">
      <w:pPr>
        <w:pStyle w:val="a9"/>
        <w:rPr>
          <w:rStyle w:val="a8"/>
          <w:lang w:val="ru-RU"/>
        </w:rPr>
      </w:pPr>
      <w:r>
        <w:rPr>
          <w:rStyle w:val="a8"/>
          <w:lang w:val="ru-RU"/>
        </w:rPr>
        <w:t>- Модуляция из минора в параллельный мажор</w:t>
      </w:r>
    </w:p>
    <w:p w14:paraId="4823873C" w14:textId="7DB6369B" w:rsidR="00512B8A" w:rsidRPr="00512B8A" w:rsidRDefault="00512B8A">
      <w:pPr>
        <w:pStyle w:val="a9"/>
        <w:rPr>
          <w:lang w:val="ru-RU"/>
        </w:rPr>
      </w:pPr>
      <w:r>
        <w:rPr>
          <w:rStyle w:val="a8"/>
          <w:lang w:val="ru-RU"/>
        </w:rPr>
        <w:t>- Модуляция в доминанту или субдоминанту</w:t>
      </w:r>
    </w:p>
  </w:comment>
  <w:comment w:id="432" w:author="Rualark Rualark" w:date="2018-05-05T22:17:00Z" w:initials="RR">
    <w:p w14:paraId="2AF1EAD5" w14:textId="781390A1" w:rsidR="005578F3" w:rsidRPr="004834C2" w:rsidRDefault="005578F3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 w:rsidR="004834C2">
        <w:rPr>
          <w:rStyle w:val="a8"/>
        </w:rPr>
        <w:t>MGen</w:t>
      </w:r>
      <w:proofErr w:type="spellEnd"/>
      <w:r w:rsidR="004834C2" w:rsidRPr="004834C2">
        <w:rPr>
          <w:rStyle w:val="a8"/>
          <w:lang w:val="ru-RU"/>
        </w:rPr>
        <w:t xml:space="preserve">: </w:t>
      </w:r>
      <w:r w:rsidR="004834C2">
        <w:rPr>
          <w:rStyle w:val="a8"/>
          <w:lang w:val="ru-RU"/>
        </w:rPr>
        <w:t>также можно в мажорной</w:t>
      </w:r>
    </w:p>
  </w:comment>
  <w:comment w:id="433" w:author="Rualark Rualark" w:date="2018-05-13T20:05:00Z" w:initials="RR">
    <w:p w14:paraId="2B7B7C31" w14:textId="2BB63D2B" w:rsidR="00151473" w:rsidRPr="00151473" w:rsidRDefault="00151473">
      <w:pPr>
        <w:pStyle w:val="a9"/>
        <w:rPr>
          <w:lang w:val="ru-RU"/>
        </w:rPr>
      </w:pPr>
      <w:proofErr w:type="spellStart"/>
      <w:r>
        <w:t>MGen</w:t>
      </w:r>
      <w:proofErr w:type="spellEnd"/>
      <w:r w:rsidRPr="00151473">
        <w:rPr>
          <w:lang w:val="ru-RU"/>
        </w:rPr>
        <w:t xml:space="preserve">: </w:t>
      </w:r>
      <w:r>
        <w:rPr>
          <w:rStyle w:val="a8"/>
        </w:rPr>
        <w:annotationRef/>
      </w:r>
      <w:r>
        <w:rPr>
          <w:lang w:val="ru-RU"/>
        </w:rPr>
        <w:t>Нет такого правила. Можно добавить правило, что негармоническая нота может быть на скачок, что делает параллельные совершенные консонансы возможными.</w:t>
      </w:r>
    </w:p>
  </w:comment>
  <w:comment w:id="434" w:author="Rualark Rualark" w:date="2018-05-06T14:28:00Z" w:initials="RR">
    <w:p w14:paraId="1C689D45" w14:textId="52CE82AD" w:rsidR="00CA7506" w:rsidRPr="00146B6E" w:rsidRDefault="00146B6E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146B6E">
        <w:rPr>
          <w:lang w:val="ru-RU"/>
        </w:rPr>
        <w:t xml:space="preserve">: </w:t>
      </w:r>
      <w:r>
        <w:rPr>
          <w:lang w:val="ru-RU"/>
        </w:rPr>
        <w:t>разрешение допустимо на 2, 3, 4 долю. После разрешения ограничений на движение мелодии нет.</w:t>
      </w:r>
    </w:p>
  </w:comment>
  <w:comment w:id="435" w:author="Rualark Rualark" w:date="2018-09-02T05:56:00Z" w:initials="RR">
    <w:p w14:paraId="3216D8EF" w14:textId="716B7A89" w:rsidR="00DB0065" w:rsidRPr="00DB0065" w:rsidRDefault="00DB0065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Подразумевается только звучание на сильную долю или любая другая нота, которая одновременно звучит? </w:t>
      </w:r>
      <w:r w:rsidR="0004631E">
        <w:rPr>
          <w:lang w:val="ru-RU"/>
        </w:rPr>
        <w:t>Только гармоническая нота или неаккордовая тоже?</w:t>
      </w:r>
    </w:p>
  </w:comment>
  <w:comment w:id="436" w:author="Rualark Rualark" w:date="2018-05-13T20:07:00Z" w:initials="RR">
    <w:p w14:paraId="7F1B4361" w14:textId="4D6121B0" w:rsidR="007B6103" w:rsidRDefault="007B6103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В двухголосом контрапункте это возможно только при разрешении септимы в октаву в нижнем голосе или при разрешении но</w:t>
      </w:r>
      <w:r w:rsidR="00BA6487" w:rsidRPr="00BA6487">
        <w:rPr>
          <w:lang w:val="ru-RU"/>
        </w:rPr>
        <w:t>н</w:t>
      </w:r>
      <w:r>
        <w:rPr>
          <w:lang w:val="ru-RU"/>
        </w:rPr>
        <w:t>ы в октаву в верхнем голосе.</w:t>
      </w:r>
    </w:p>
    <w:p w14:paraId="421FA70B" w14:textId="53581EFF" w:rsidR="007B6103" w:rsidRDefault="007B6103">
      <w:pPr>
        <w:pStyle w:val="a9"/>
        <w:rPr>
          <w:lang w:val="ru-RU"/>
        </w:rPr>
      </w:pPr>
    </w:p>
    <w:p w14:paraId="76A9F9D8" w14:textId="2256464A" w:rsidR="007B6103" w:rsidRDefault="007B6103">
      <w:pPr>
        <w:pStyle w:val="a9"/>
        <w:rPr>
          <w:lang w:val="ru-RU"/>
        </w:rPr>
      </w:pPr>
      <w:r>
        <w:rPr>
          <w:lang w:val="ru-RU"/>
        </w:rPr>
        <w:t xml:space="preserve">В </w:t>
      </w:r>
      <w:proofErr w:type="spellStart"/>
      <w:r>
        <w:t>MGen</w:t>
      </w:r>
      <w:proofErr w:type="spellEnd"/>
      <w:r w:rsidRPr="007B6103">
        <w:rPr>
          <w:lang w:val="ru-RU"/>
        </w:rPr>
        <w:t xml:space="preserve"> </w:t>
      </w:r>
      <w:r>
        <w:rPr>
          <w:lang w:val="ru-RU"/>
        </w:rPr>
        <w:t>запрещены оба случая, а здесь запрещена только септима в октаву в нижнем голосе, а нона в октаву в верхнем голосе разрешена.</w:t>
      </w:r>
    </w:p>
    <w:p w14:paraId="62D34731" w14:textId="5E5F197C" w:rsidR="00BA6487" w:rsidRDefault="00BA6487">
      <w:pPr>
        <w:pStyle w:val="a9"/>
        <w:rPr>
          <w:lang w:val="ru-RU"/>
        </w:rPr>
      </w:pPr>
    </w:p>
    <w:p w14:paraId="01619F77" w14:textId="788B4DDF" w:rsidR="00BA6487" w:rsidRPr="00C15303" w:rsidRDefault="00BA6487">
      <w:pPr>
        <w:pStyle w:val="a9"/>
        <w:rPr>
          <w:b/>
          <w:lang w:val="ru-RU"/>
        </w:rPr>
      </w:pPr>
      <w:r w:rsidRPr="00C15303">
        <w:rPr>
          <w:b/>
          <w:lang w:val="ru-RU"/>
        </w:rPr>
        <w:t>Разрешить нону в октаву</w:t>
      </w:r>
      <w:r w:rsidR="005F052A" w:rsidRPr="00C15303">
        <w:rPr>
          <w:b/>
          <w:lang w:val="ru-RU"/>
        </w:rPr>
        <w:t xml:space="preserve"> (но не секунду)</w:t>
      </w:r>
      <w:r w:rsidRPr="00C15303">
        <w:rPr>
          <w:b/>
          <w:lang w:val="ru-RU"/>
        </w:rPr>
        <w:t>.</w:t>
      </w:r>
    </w:p>
  </w:comment>
  <w:comment w:id="437" w:author="Rualark Rualark" w:date="2018-09-02T05:59:00Z" w:initials="RR">
    <w:p w14:paraId="37E94BDC" w14:textId="5F1DBD7C" w:rsidR="0004631E" w:rsidRPr="0078435E" w:rsidRDefault="0004631E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Подразумевается только звучание на сильную долю или любая другая нота, которая одновременно звучит? Только гармоническая нота или неаккордовая тоже?</w:t>
      </w:r>
    </w:p>
  </w:comment>
  <w:comment w:id="438" w:author="Rualark Rualark" w:date="2018-05-06T14:36:00Z" w:initials="RR">
    <w:p w14:paraId="7C5AE5BC" w14:textId="58E632DB" w:rsidR="000E1E15" w:rsidRPr="0004631E" w:rsidRDefault="000E1E15">
      <w:pPr>
        <w:pStyle w:val="a9"/>
        <w:rPr>
          <w:lang w:val="ru-RU"/>
        </w:rPr>
      </w:pPr>
      <w:r>
        <w:rPr>
          <w:rStyle w:val="a8"/>
        </w:rPr>
        <w:annotationRef/>
      </w:r>
      <w:r w:rsidRPr="0004631E">
        <w:rPr>
          <w:b/>
          <w:lang w:val="ru-RU"/>
        </w:rPr>
        <w:t xml:space="preserve">Это возможно только </w:t>
      </w:r>
      <w:r w:rsidR="005068FF" w:rsidRPr="0004631E">
        <w:rPr>
          <w:b/>
          <w:lang w:val="ru-RU"/>
        </w:rPr>
        <w:t>начиная с</w:t>
      </w:r>
      <w:r w:rsidRPr="0004631E">
        <w:rPr>
          <w:b/>
          <w:lang w:val="ru-RU"/>
        </w:rPr>
        <w:t xml:space="preserve"> трех голосов или в </w:t>
      </w:r>
      <w:proofErr w:type="spellStart"/>
      <w:r w:rsidRPr="0004631E">
        <w:rPr>
          <w:b/>
        </w:rPr>
        <w:t>fleuri</w:t>
      </w:r>
      <w:proofErr w:type="spellEnd"/>
      <w:r w:rsidRPr="0004631E">
        <w:rPr>
          <w:b/>
          <w:lang w:val="ru-RU"/>
        </w:rPr>
        <w:t xml:space="preserve">. Возможно </w:t>
      </w:r>
      <w:r w:rsidR="00405197" w:rsidRPr="0004631E">
        <w:rPr>
          <w:b/>
          <w:lang w:val="ru-RU"/>
        </w:rPr>
        <w:t xml:space="preserve">это </w:t>
      </w:r>
      <w:r w:rsidRPr="0004631E">
        <w:rPr>
          <w:b/>
          <w:lang w:val="ru-RU"/>
        </w:rPr>
        <w:t xml:space="preserve">потому, что </w:t>
      </w:r>
      <w:r w:rsidR="00CA214A" w:rsidRPr="0004631E">
        <w:rPr>
          <w:b/>
          <w:lang w:val="ru-RU"/>
        </w:rPr>
        <w:t xml:space="preserve">при этом </w:t>
      </w:r>
      <w:r w:rsidRPr="0004631E">
        <w:rPr>
          <w:b/>
          <w:lang w:val="ru-RU"/>
        </w:rPr>
        <w:t xml:space="preserve">одновременно нота </w:t>
      </w:r>
      <w:r w:rsidRPr="0004631E">
        <w:rPr>
          <w:b/>
        </w:rPr>
        <w:t>B</w:t>
      </w:r>
      <w:r w:rsidRPr="0004631E">
        <w:rPr>
          <w:b/>
          <w:lang w:val="ru-RU"/>
        </w:rPr>
        <w:t xml:space="preserve"> задерживается нотой </w:t>
      </w:r>
      <w:r w:rsidRPr="0004631E">
        <w:rPr>
          <w:b/>
        </w:rPr>
        <w:t>C</w:t>
      </w:r>
      <w:r w:rsidRPr="0004631E">
        <w:rPr>
          <w:b/>
          <w:lang w:val="ru-RU"/>
        </w:rPr>
        <w:t>.</w:t>
      </w:r>
      <w:r w:rsidR="0004631E" w:rsidRPr="0004631E">
        <w:rPr>
          <w:b/>
          <w:lang w:val="ru-RU"/>
        </w:rPr>
        <w:t xml:space="preserve"> </w:t>
      </w:r>
      <w:r w:rsidR="0004631E">
        <w:rPr>
          <w:lang w:val="ru-RU"/>
        </w:rPr>
        <w:t xml:space="preserve">Какая нота </w:t>
      </w:r>
      <w:r w:rsidR="0004631E">
        <w:t>B</w:t>
      </w:r>
      <w:r w:rsidR="0004631E" w:rsidRPr="0004631E">
        <w:rPr>
          <w:lang w:val="ru-RU"/>
        </w:rPr>
        <w:t>?</w:t>
      </w:r>
    </w:p>
  </w:comment>
  <w:comment w:id="439" w:author="Rualark Rualark" w:date="2018-05-06T14:49:00Z" w:initials="RR">
    <w:p w14:paraId="09DC1689" w14:textId="42CD59CB" w:rsidR="00F710A4" w:rsidRPr="001B47A9" w:rsidRDefault="00F710A4">
      <w:pPr>
        <w:pStyle w:val="a9"/>
        <w:rPr>
          <w:b/>
          <w:lang w:val="ru-RU"/>
        </w:rPr>
      </w:pPr>
      <w:r>
        <w:rPr>
          <w:rStyle w:val="a8"/>
        </w:rPr>
        <w:annotationRef/>
      </w:r>
      <w:proofErr w:type="spellStart"/>
      <w:r w:rsidRPr="001B47A9">
        <w:rPr>
          <w:b/>
        </w:rPr>
        <w:t>MGen</w:t>
      </w:r>
      <w:proofErr w:type="spellEnd"/>
      <w:r w:rsidRPr="001B47A9">
        <w:rPr>
          <w:b/>
          <w:lang w:val="ru-RU"/>
        </w:rPr>
        <w:t xml:space="preserve">: такое ограничение на противоположное и </w:t>
      </w:r>
      <w:proofErr w:type="spellStart"/>
      <w:r w:rsidRPr="001B47A9">
        <w:rPr>
          <w:b/>
          <w:lang w:val="ru-RU"/>
        </w:rPr>
        <w:t>поступенное</w:t>
      </w:r>
      <w:proofErr w:type="spellEnd"/>
      <w:r w:rsidRPr="001B47A9">
        <w:rPr>
          <w:b/>
          <w:lang w:val="ru-RU"/>
        </w:rPr>
        <w:t xml:space="preserve"> движение не нужно.</w:t>
      </w:r>
    </w:p>
  </w:comment>
  <w:comment w:id="440" w:author="Rualark Rualark" w:date="2018-06-12T12:04:00Z" w:initials="RR">
    <w:p w14:paraId="1E4CDFDB" w14:textId="63E51171" w:rsidR="00C15303" w:rsidRPr="00C15303" w:rsidRDefault="00C15303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В </w:t>
      </w:r>
      <w:proofErr w:type="spellStart"/>
      <w:r>
        <w:t>MGen</w:t>
      </w:r>
      <w:proofErr w:type="spellEnd"/>
      <w:r w:rsidRPr="00C15303">
        <w:rPr>
          <w:lang w:val="ru-RU"/>
        </w:rPr>
        <w:t xml:space="preserve"> </w:t>
      </w:r>
      <w:r>
        <w:rPr>
          <w:lang w:val="ru-RU"/>
        </w:rPr>
        <w:t>есть дополнительные условия</w:t>
      </w:r>
      <w:r w:rsidR="00A67C7B" w:rsidRPr="00A67C7B">
        <w:rPr>
          <w:lang w:val="ru-RU"/>
        </w:rPr>
        <w:t xml:space="preserve"> без задержания</w:t>
      </w:r>
      <w:r>
        <w:rPr>
          <w:lang w:val="ru-RU"/>
        </w:rPr>
        <w:t xml:space="preserve">: только не в басу, только в нисходящем </w:t>
      </w:r>
      <w:proofErr w:type="spellStart"/>
      <w:r>
        <w:rPr>
          <w:lang w:val="ru-RU"/>
        </w:rPr>
        <w:t>поступенном</w:t>
      </w:r>
      <w:proofErr w:type="spellEnd"/>
      <w:r>
        <w:rPr>
          <w:lang w:val="ru-RU"/>
        </w:rPr>
        <w:t xml:space="preserve"> движении, последующая нота должна быть консонансом.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E303226" w15:done="0"/>
  <w15:commentEx w15:paraId="5D254311" w15:done="0"/>
  <w15:commentEx w15:paraId="66E694A0" w15:done="0"/>
  <w15:commentEx w15:paraId="339757B1" w15:done="1"/>
  <w15:commentEx w15:paraId="1231D5E5" w15:done="0"/>
  <w15:commentEx w15:paraId="09B02BC0" w15:done="1"/>
  <w15:commentEx w15:paraId="4077A15F" w15:done="1"/>
  <w15:commentEx w15:paraId="74D0E510" w15:done="1"/>
  <w15:commentEx w15:paraId="13276650" w15:done="1"/>
  <w15:commentEx w15:paraId="0DB8676B" w15:done="0"/>
  <w15:commentEx w15:paraId="23A2A165" w15:done="0"/>
  <w15:commentEx w15:paraId="5A774B6D" w15:done="1"/>
  <w15:commentEx w15:paraId="139109BF" w15:done="0"/>
  <w15:commentEx w15:paraId="7F15E928" w15:done="1"/>
  <w15:commentEx w15:paraId="5C787F90" w15:done="0"/>
  <w15:commentEx w15:paraId="61E34750" w15:done="0"/>
  <w15:commentEx w15:paraId="07F126B7" w15:done="0"/>
  <w15:commentEx w15:paraId="66DA8435" w15:done="1"/>
  <w15:commentEx w15:paraId="7931F725" w15:done="1"/>
  <w15:commentEx w15:paraId="4C423640" w15:done="1"/>
  <w15:commentEx w15:paraId="4471ABED" w15:done="1"/>
  <w15:commentEx w15:paraId="778001A3" w15:done="1"/>
  <w15:commentEx w15:paraId="518B3B12" w15:done="1"/>
  <w15:commentEx w15:paraId="4F1155AF" w15:done="1"/>
  <w15:commentEx w15:paraId="60D69E7D" w15:done="1"/>
  <w15:commentEx w15:paraId="4045D483" w15:done="1"/>
  <w15:commentEx w15:paraId="6045F35D" w15:done="1"/>
  <w15:commentEx w15:paraId="2853C00B" w15:done="1"/>
  <w15:commentEx w15:paraId="1C64829E" w15:done="1"/>
  <w15:commentEx w15:paraId="02D5B7FE" w15:done="1"/>
  <w15:commentEx w15:paraId="52122A23" w15:done="1"/>
  <w15:commentEx w15:paraId="6A382877" w15:done="1"/>
  <w15:commentEx w15:paraId="2236725D" w15:done="1"/>
  <w15:commentEx w15:paraId="6839B872" w15:done="1"/>
  <w15:commentEx w15:paraId="1A900DA5" w15:done="1"/>
  <w15:commentEx w15:paraId="5991BE58" w15:done="1"/>
  <w15:commentEx w15:paraId="61ACE787" w15:done="1"/>
  <w15:commentEx w15:paraId="131733C7" w15:done="1"/>
  <w15:commentEx w15:paraId="64AD18A0" w15:done="1"/>
  <w15:commentEx w15:paraId="18BD8544" w15:done="0"/>
  <w15:commentEx w15:paraId="2B1712C2" w15:done="1"/>
  <w15:commentEx w15:paraId="7885B279" w15:done="0"/>
  <w15:commentEx w15:paraId="3DBDD314" w15:done="0"/>
  <w15:commentEx w15:paraId="068929A5" w15:done="0"/>
  <w15:commentEx w15:paraId="13BFC78A" w15:done="1"/>
  <w15:commentEx w15:paraId="7F9D2148" w15:done="1"/>
  <w15:commentEx w15:paraId="6614E932" w15:done="1"/>
  <w15:commentEx w15:paraId="5AC77283" w15:done="0"/>
  <w15:commentEx w15:paraId="1154E3DB" w15:done="1"/>
  <w15:commentEx w15:paraId="138FB9DC" w15:done="1"/>
  <w15:commentEx w15:paraId="3EB134A6" w15:done="0"/>
  <w15:commentEx w15:paraId="55FCACE9" w15:done="0"/>
  <w15:commentEx w15:paraId="32E90EA3" w15:done="0"/>
  <w15:commentEx w15:paraId="0FC0A537" w15:done="1"/>
  <w15:commentEx w15:paraId="70A2A618" w15:done="1"/>
  <w15:commentEx w15:paraId="14753C19" w15:done="1"/>
  <w15:commentEx w15:paraId="4A39F6ED" w15:done="1"/>
  <w15:commentEx w15:paraId="329265B2" w15:done="1"/>
  <w15:commentEx w15:paraId="12F1F949" w15:done="1"/>
  <w15:commentEx w15:paraId="14C36295" w15:done="1"/>
  <w15:commentEx w15:paraId="27E813D4" w15:done="0"/>
  <w15:commentEx w15:paraId="3531897F" w15:done="1"/>
  <w15:commentEx w15:paraId="19BA0F02" w15:done="1"/>
  <w15:commentEx w15:paraId="0CB63DF7" w15:done="1"/>
  <w15:commentEx w15:paraId="3C7204B9" w15:done="1"/>
  <w15:commentEx w15:paraId="55C2554C" w15:done="1"/>
  <w15:commentEx w15:paraId="0614A973" w15:done="1"/>
  <w15:commentEx w15:paraId="4A09F2CD" w15:done="1"/>
  <w15:commentEx w15:paraId="70900327" w15:done="1"/>
  <w15:commentEx w15:paraId="63BD005C" w15:done="1"/>
  <w15:commentEx w15:paraId="1758AC97" w15:done="1"/>
  <w15:commentEx w15:paraId="4823873C" w15:done="1"/>
  <w15:commentEx w15:paraId="2AF1EAD5" w15:done="1"/>
  <w15:commentEx w15:paraId="2B7B7C31" w15:done="1"/>
  <w15:commentEx w15:paraId="1C689D45" w15:done="1"/>
  <w15:commentEx w15:paraId="3216D8EF" w15:done="0"/>
  <w15:commentEx w15:paraId="01619F77" w15:done="1"/>
  <w15:commentEx w15:paraId="37E94BDC" w15:done="0"/>
  <w15:commentEx w15:paraId="7C5AE5BC" w15:done="0"/>
  <w15:commentEx w15:paraId="09DC1689" w15:done="0"/>
  <w15:commentEx w15:paraId="1E4CDFDB" w15:done="1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373AA7D" w14:textId="77777777" w:rsidR="006F032E" w:rsidRDefault="006F032E" w:rsidP="00F7102B">
      <w:pPr>
        <w:spacing w:after="0" w:line="240" w:lineRule="auto"/>
      </w:pPr>
      <w:r>
        <w:separator/>
      </w:r>
    </w:p>
  </w:endnote>
  <w:endnote w:type="continuationSeparator" w:id="0">
    <w:p w14:paraId="7B7DA4AE" w14:textId="77777777" w:rsidR="006F032E" w:rsidRDefault="006F032E" w:rsidP="00F710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172EAF5" w14:textId="77777777" w:rsidR="006F032E" w:rsidRDefault="006F032E" w:rsidP="00F7102B">
      <w:pPr>
        <w:spacing w:after="0" w:line="240" w:lineRule="auto"/>
      </w:pPr>
      <w:r>
        <w:separator/>
      </w:r>
    </w:p>
  </w:footnote>
  <w:footnote w:type="continuationSeparator" w:id="0">
    <w:p w14:paraId="06E398A6" w14:textId="77777777" w:rsidR="006F032E" w:rsidRDefault="006F032E" w:rsidP="00F7102B">
      <w:pPr>
        <w:spacing w:after="0" w:line="240" w:lineRule="auto"/>
      </w:pPr>
      <w:r>
        <w:continuationSeparator/>
      </w:r>
    </w:p>
  </w:footnote>
  <w:footnote w:id="1">
    <w:p w14:paraId="4322C56A" w14:textId="400F1E65" w:rsidR="00F7102B" w:rsidRPr="00653B86" w:rsidRDefault="00F7102B">
      <w:pPr>
        <w:pStyle w:val="a3"/>
      </w:pPr>
      <w:r>
        <w:rPr>
          <w:rStyle w:val="a5"/>
        </w:rPr>
        <w:footnoteRef/>
      </w:r>
      <w:r w:rsidRPr="00F7102B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допускаются кратковременные модуляции </w:t>
      </w:r>
      <w:r w:rsidR="003D7F1B" w:rsidRPr="003D7F1B">
        <w:rPr>
          <w:lang w:val="ru-RU"/>
        </w:rPr>
        <w:t xml:space="preserve">в соседнюю </w:t>
      </w:r>
      <w:r w:rsidR="003D7F1B" w:rsidRPr="00F365DC">
        <w:rPr>
          <w:lang w:val="ru-RU"/>
        </w:rPr>
        <w:t>тональность</w:t>
      </w:r>
      <w:r w:rsidR="003D7F1B" w:rsidRPr="00653B86">
        <w:t xml:space="preserve"> </w:t>
      </w:r>
      <w:r w:rsidRPr="00653B86">
        <w:t>(</w:t>
      </w:r>
      <w:r>
        <w:rPr>
          <w:lang w:val="ru-RU"/>
        </w:rPr>
        <w:t>см</w:t>
      </w:r>
      <w:r w:rsidRPr="00653B86">
        <w:t xml:space="preserve">. </w:t>
      </w:r>
      <w:bookmarkStart w:id="11" w:name="OLE_LINK3"/>
      <w:bookmarkStart w:id="12" w:name="OLE_LINK4"/>
      <w:bookmarkStart w:id="13" w:name="OLE_LINK7"/>
      <w:bookmarkStart w:id="14" w:name="OLE_LINK8"/>
      <w:bookmarkStart w:id="15" w:name="OLE_LINK90"/>
      <w:bookmarkStart w:id="16" w:name="OLE_LINK91"/>
      <w:r w:rsidRPr="00653B86">
        <w:rPr>
          <w:rFonts w:ascii="Times New Roman" w:hAnsi="Times New Roman" w:cs="Times New Roman"/>
        </w:rPr>
        <w:t>§</w:t>
      </w:r>
      <w:bookmarkEnd w:id="11"/>
      <w:bookmarkEnd w:id="12"/>
      <w:r w:rsidRPr="00653B86">
        <w:t>60</w:t>
      </w:r>
      <w:bookmarkEnd w:id="13"/>
      <w:bookmarkEnd w:id="14"/>
      <w:r w:rsidRPr="00653B86">
        <w:t xml:space="preserve"> </w:t>
      </w:r>
      <w:bookmarkEnd w:id="15"/>
      <w:bookmarkEnd w:id="16"/>
      <w:r>
        <w:rPr>
          <w:lang w:val="ru-RU"/>
        </w:rPr>
        <w:t>и</w:t>
      </w:r>
      <w:r w:rsidRPr="00653B86">
        <w:t xml:space="preserve"> </w:t>
      </w:r>
      <w:r w:rsidRPr="00653B86">
        <w:rPr>
          <w:rFonts w:ascii="Times New Roman" w:hAnsi="Times New Roman" w:cs="Times New Roman"/>
        </w:rPr>
        <w:t>§79)</w:t>
      </w:r>
      <w:r w:rsidRPr="00653B86">
        <w:t>.</w:t>
      </w:r>
    </w:p>
  </w:footnote>
  <w:footnote w:id="2">
    <w:p w14:paraId="499170F4" w14:textId="77777777" w:rsidR="00F31B29" w:rsidRDefault="008E2A4A">
      <w:pPr>
        <w:pStyle w:val="a3"/>
        <w:rPr>
          <w:ins w:id="24" w:author="Rualark Rualark" w:date="2018-10-26T11:50:00Z"/>
        </w:rPr>
      </w:pPr>
      <w:ins w:id="25" w:author="Rualark Rualark" w:date="2018-10-26T11:34:00Z">
        <w:r>
          <w:rPr>
            <w:rStyle w:val="a5"/>
          </w:rPr>
          <w:footnoteRef/>
        </w:r>
        <w:r w:rsidRPr="008E2A4A">
          <w:t xml:space="preserve"> </w:t>
        </w:r>
      </w:ins>
      <w:ins w:id="26" w:author="Rualark Rualark" w:date="2018-10-26T11:50:00Z">
        <w:r w:rsidR="00F31B29">
          <w:t>Exceptions:</w:t>
        </w:r>
      </w:ins>
    </w:p>
    <w:p w14:paraId="17C0AB4F" w14:textId="329139AC" w:rsidR="008E2A4A" w:rsidRDefault="008E2A4A" w:rsidP="00F31B29">
      <w:pPr>
        <w:pStyle w:val="a3"/>
        <w:rPr>
          <w:ins w:id="27" w:author="Rualark Rualark" w:date="2018-10-26T11:49:00Z"/>
        </w:rPr>
      </w:pPr>
      <w:proofErr w:type="spellStart"/>
      <w:ins w:id="28" w:author="Rualark Rualark" w:date="2018-10-26T11:34:00Z">
        <w:r>
          <w:t>Tritones</w:t>
        </w:r>
        <w:proofErr w:type="spellEnd"/>
        <w:r>
          <w:t xml:space="preserve"> </w:t>
        </w:r>
      </w:ins>
      <w:ins w:id="29" w:author="Rualark Rualark" w:date="2018-10-26T11:50:00Z">
        <w:r w:rsidR="00F31B29">
          <w:t xml:space="preserve">and 4th intervals </w:t>
        </w:r>
      </w:ins>
      <w:ins w:id="30" w:author="Rualark Rualark" w:date="2018-10-26T11:46:00Z">
        <w:r>
          <w:t xml:space="preserve">on first beat of harmony </w:t>
        </w:r>
      </w:ins>
      <w:ins w:id="31" w:author="Rualark Rualark" w:date="2018-10-26T11:34:00Z">
        <w:r>
          <w:t>are allowed</w:t>
        </w:r>
      </w:ins>
      <w:ins w:id="32" w:author="Rualark Rualark" w:date="2018-10-26T11:57:00Z">
        <w:r w:rsidR="00F31B29">
          <w:t xml:space="preserve"> </w:t>
        </w:r>
      </w:ins>
      <w:ins w:id="33" w:author="Rualark Rualark" w:date="2018-10-26T11:47:00Z">
        <w:r>
          <w:t xml:space="preserve">between chord tones if </w:t>
        </w:r>
      </w:ins>
      <w:ins w:id="34" w:author="Rualark Rualark" w:date="2018-10-26T18:18:00Z">
        <w:r w:rsidR="00A53F78">
          <w:t xml:space="preserve">these intervals are </w:t>
        </w:r>
      </w:ins>
      <w:ins w:id="35" w:author="Rualark Rualark" w:date="2018-10-26T11:48:00Z">
        <w:r>
          <w:t>formed without bass</w:t>
        </w:r>
      </w:ins>
      <w:ins w:id="36" w:author="Rualark Rualark" w:date="2018-10-26T11:49:00Z">
        <w:r>
          <w:t>.</w:t>
        </w:r>
      </w:ins>
    </w:p>
    <w:p w14:paraId="61F56E72" w14:textId="77777777" w:rsidR="007B26AD" w:rsidRDefault="007B26AD" w:rsidP="007B26AD">
      <w:pPr>
        <w:pStyle w:val="a3"/>
        <w:rPr>
          <w:ins w:id="37" w:author="Rualark Rualark" w:date="2018-10-26T11:58:00Z"/>
        </w:rPr>
      </w:pPr>
      <w:ins w:id="38" w:author="Rualark Rualark" w:date="2018-10-26T11:58:00Z">
        <w:r>
          <w:t>Passing downbeat dissonance (PDD) is allowed in species 1, 3, 5. In species 2, 4 PDD is allowed if absolutely needed.</w:t>
        </w:r>
      </w:ins>
    </w:p>
    <w:p w14:paraId="71725EC3" w14:textId="799D4F9F" w:rsidR="008E2A4A" w:rsidRPr="00F31B29" w:rsidRDefault="008E2A4A" w:rsidP="008E2A4A">
      <w:pPr>
        <w:pStyle w:val="a3"/>
      </w:pPr>
    </w:p>
  </w:footnote>
  <w:footnote w:id="3">
    <w:p w14:paraId="56DCF4EF" w14:textId="53654A0C" w:rsidR="00A53F78" w:rsidRPr="00A53F78" w:rsidRDefault="00A53F78">
      <w:pPr>
        <w:pStyle w:val="a3"/>
      </w:pPr>
      <w:ins w:id="42" w:author="Rualark Rualark" w:date="2018-10-26T18:20:00Z">
        <w:r>
          <w:rPr>
            <w:rStyle w:val="a5"/>
          </w:rPr>
          <w:footnoteRef/>
        </w:r>
        <w:r w:rsidRPr="00A53F78">
          <w:t xml:space="preserve"> </w:t>
        </w:r>
      </w:ins>
      <w:ins w:id="43" w:author="Rualark Rualark" w:date="2018-10-26T18:21:00Z">
        <w:r>
          <w:t xml:space="preserve">Exception: </w:t>
        </w:r>
        <w:proofErr w:type="spellStart"/>
        <w:r>
          <w:t>Tritones</w:t>
        </w:r>
        <w:proofErr w:type="spellEnd"/>
        <w:r>
          <w:t xml:space="preserve"> and 4th intervals can be formed by suspension resolution note if these intervals are formed without bass.</w:t>
        </w:r>
      </w:ins>
    </w:p>
  </w:footnote>
  <w:footnote w:id="4">
    <w:p w14:paraId="52231697" w14:textId="6D9D9D8A" w:rsidR="00FB1062" w:rsidRPr="00BC447F" w:rsidRDefault="00FB1062">
      <w:pPr>
        <w:pStyle w:val="a3"/>
        <w:rPr>
          <w:color w:val="D9D9D9" w:themeColor="background1" w:themeShade="D9"/>
          <w:lang w:val="ru-RU"/>
        </w:rPr>
      </w:pPr>
      <w:r w:rsidRPr="00BC447F">
        <w:rPr>
          <w:rStyle w:val="a5"/>
          <w:color w:val="D9D9D9" w:themeColor="background1" w:themeShade="D9"/>
        </w:rPr>
        <w:footnoteRef/>
      </w:r>
      <w:r w:rsidRPr="00BC447F">
        <w:rPr>
          <w:color w:val="D9D9D9" w:themeColor="background1" w:themeShade="D9"/>
          <w:lang w:val="ru-RU"/>
        </w:rPr>
        <w:t xml:space="preserve"> В двойном хоре обычно используются размеры </w:t>
      </w:r>
      <m:oMath>
        <m:r>
          <w:rPr>
            <w:rFonts w:ascii="Cambria Math" w:hAnsi="Cambria Math"/>
            <w:color w:val="D9D9D9" w:themeColor="background1" w:themeShade="D9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color w:val="D9D9D9" w:themeColor="background1" w:themeShade="D9"/>
                <w:sz w:val="22"/>
                <w:szCs w:val="22"/>
                <w:lang w:val="ru-RU"/>
              </w:rPr>
            </m:ctrlPr>
          </m:fPr>
          <m:num>
            <m:r>
              <w:rPr>
                <w:rFonts w:ascii="Cambria Math" w:hAnsi="Cambria Math"/>
                <w:color w:val="D9D9D9" w:themeColor="background1" w:themeShade="D9"/>
                <w:sz w:val="22"/>
                <w:szCs w:val="22"/>
                <w:lang w:val="ru-RU"/>
              </w:rPr>
              <m:t>3</m:t>
            </m:r>
          </m:num>
          <m:den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2</m:t>
            </m:r>
          </m:den>
        </m:f>
      </m:oMath>
      <w:r w:rsidRPr="00BC447F">
        <w:rPr>
          <w:rFonts w:eastAsiaTheme="minorEastAsia"/>
          <w:color w:val="D9D9D9" w:themeColor="background1" w:themeShade="D9"/>
          <w:lang w:val="ru-RU"/>
        </w:rPr>
        <w:t xml:space="preserve"> </w:t>
      </w:r>
      <w:r w:rsidRPr="00BC447F">
        <w:rPr>
          <w:color w:val="D9D9D9" w:themeColor="background1" w:themeShade="D9"/>
          <w:lang w:val="ru-RU"/>
        </w:rPr>
        <w:t>,</w:t>
      </w:r>
      <m:oMath>
        <m:r>
          <w:rPr>
            <w:rFonts w:ascii="Cambria Math" w:hAnsi="Cambria Math"/>
            <w:color w:val="D9D9D9" w:themeColor="background1" w:themeShade="D9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color w:val="D9D9D9" w:themeColor="background1" w:themeShade="D9"/>
                <w:sz w:val="22"/>
                <w:szCs w:val="22"/>
                <w:lang w:val="ru-RU"/>
              </w:rPr>
            </m:ctrlPr>
          </m:fPr>
          <m:num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4</m:t>
            </m:r>
          </m:num>
          <m:den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2</m:t>
            </m:r>
          </m:den>
        </m:f>
      </m:oMath>
      <w:r w:rsidRPr="00BC447F">
        <w:rPr>
          <w:rFonts w:eastAsiaTheme="minorEastAsia"/>
          <w:color w:val="D9D9D9" w:themeColor="background1" w:themeShade="D9"/>
          <w:lang w:val="ru-RU"/>
        </w:rPr>
        <w:t xml:space="preserve"> </w:t>
      </w:r>
      <w:r w:rsidRPr="00BC447F">
        <w:rPr>
          <w:color w:val="D9D9D9" w:themeColor="background1" w:themeShade="D9"/>
          <w:lang w:val="ru-RU"/>
        </w:rPr>
        <w:t>и др. (см. §72)</w:t>
      </w:r>
    </w:p>
  </w:footnote>
  <w:footnote w:id="5">
    <w:p w14:paraId="5D68DA34" w14:textId="4BCA7CE7" w:rsidR="004262EE" w:rsidRPr="004262EE" w:rsidRDefault="004262EE">
      <w:pPr>
        <w:pStyle w:val="a3"/>
        <w:rPr>
          <w:lang w:val="ru-RU"/>
        </w:rPr>
      </w:pPr>
      <w:r w:rsidRPr="00BC447F">
        <w:rPr>
          <w:rStyle w:val="a5"/>
          <w:color w:val="D9D9D9" w:themeColor="background1" w:themeShade="D9"/>
        </w:rPr>
        <w:footnoteRef/>
      </w:r>
      <w:r w:rsidRPr="00BC447F">
        <w:rPr>
          <w:color w:val="D9D9D9" w:themeColor="background1" w:themeShade="D9"/>
          <w:lang w:val="ru-RU"/>
        </w:rPr>
        <w:t xml:space="preserve"> В двойном хоре периоды разделяются паузами (см. </w:t>
      </w:r>
      <w:bookmarkStart w:id="90" w:name="OLE_LINK43"/>
      <w:bookmarkStart w:id="91" w:name="OLE_LINK44"/>
      <w:r w:rsidRPr="00BC447F">
        <w:rPr>
          <w:color w:val="D9D9D9" w:themeColor="background1" w:themeShade="D9"/>
          <w:lang w:val="ru-RU"/>
        </w:rPr>
        <w:t xml:space="preserve">§ </w:t>
      </w:r>
      <w:bookmarkEnd w:id="90"/>
      <w:bookmarkEnd w:id="91"/>
      <w:r w:rsidRPr="00BC447F">
        <w:rPr>
          <w:color w:val="D9D9D9" w:themeColor="background1" w:themeShade="D9"/>
          <w:lang w:val="ru-RU"/>
        </w:rPr>
        <w:t>73).</w:t>
      </w:r>
    </w:p>
  </w:footnote>
  <w:footnote w:id="6">
    <w:p w14:paraId="7C86651C" w14:textId="51B80FE0" w:rsidR="00DF387B" w:rsidRPr="00DF387B" w:rsidRDefault="00DF387B">
      <w:pPr>
        <w:pStyle w:val="a3"/>
        <w:rPr>
          <w:lang w:val="ru-RU"/>
        </w:rPr>
      </w:pPr>
      <w:r>
        <w:rPr>
          <w:rStyle w:val="a5"/>
        </w:rPr>
        <w:footnoteRef/>
      </w:r>
      <w:r w:rsidRPr="00DF387B">
        <w:rPr>
          <w:lang w:val="ru-RU"/>
        </w:rPr>
        <w:t xml:space="preserve"> </w:t>
      </w:r>
      <w:r>
        <w:rPr>
          <w:lang w:val="ru-RU"/>
        </w:rPr>
        <w:t>Также можно ввести ритм пятого разряда контрапункта в одном из голосов.</w:t>
      </w:r>
    </w:p>
  </w:footnote>
  <w:footnote w:id="7">
    <w:p w14:paraId="59404D26" w14:textId="259E1131" w:rsidR="00B00291" w:rsidRPr="00B00291" w:rsidRDefault="00B00291">
      <w:pPr>
        <w:pStyle w:val="a3"/>
        <w:rPr>
          <w:lang w:val="ru-RU"/>
        </w:rPr>
      </w:pPr>
      <w:bookmarkStart w:id="105" w:name="OLE_LINK148"/>
      <w:bookmarkStart w:id="106" w:name="OLE_LINK149"/>
      <w:r>
        <w:rPr>
          <w:rStyle w:val="a5"/>
        </w:rPr>
        <w:footnoteRef/>
      </w:r>
      <w:r w:rsidRPr="00B00291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в сложных случаях эти ритмы допускаются в 4 голосах в сопрано. </w:t>
      </w:r>
      <w:r w:rsidRPr="00925B18">
        <w:rPr>
          <w:lang w:val="ru-RU"/>
        </w:rPr>
        <w:t xml:space="preserve">Начиная с 5 голосов целая нота может быть </w:t>
      </w:r>
      <w:proofErr w:type="spellStart"/>
      <w:r w:rsidRPr="00925B18">
        <w:rPr>
          <w:lang w:val="ru-RU"/>
        </w:rPr>
        <w:t>залигована</w:t>
      </w:r>
      <w:proofErr w:type="spellEnd"/>
      <w:r w:rsidRPr="00925B18">
        <w:rPr>
          <w:lang w:val="ru-RU"/>
        </w:rPr>
        <w:t xml:space="preserve"> с более короткой нотой.</w:t>
      </w:r>
      <w:bookmarkEnd w:id="105"/>
      <w:bookmarkEnd w:id="106"/>
    </w:p>
  </w:footnote>
  <w:footnote w:id="8">
    <w:p w14:paraId="317BBCBF" w14:textId="03E6D0CB" w:rsidR="008B0679" w:rsidRDefault="008B0679" w:rsidP="008B0679">
      <w:pPr>
        <w:pStyle w:val="a3"/>
        <w:rPr>
          <w:lang w:val="ru-RU"/>
        </w:rPr>
      </w:pPr>
      <w:r>
        <w:rPr>
          <w:rStyle w:val="a5"/>
        </w:rPr>
        <w:footnoteRef/>
      </w:r>
      <w:r w:rsidRPr="008B0679">
        <w:rPr>
          <w:lang w:val="ru-RU"/>
        </w:rPr>
        <w:t xml:space="preserve"> </w:t>
      </w:r>
      <w:r>
        <w:rPr>
          <w:lang w:val="ru-RU"/>
        </w:rPr>
        <w:t xml:space="preserve">В то же время допускаются четыре половинные ноты или восемь четвертей подряд в трех соседних </w:t>
      </w:r>
      <w:r w:rsidR="00321EFF">
        <w:rPr>
          <w:lang w:val="ru-RU"/>
        </w:rPr>
        <w:t>тактах:</w:t>
      </w:r>
    </w:p>
    <w:p w14:paraId="7304B4F7" w14:textId="77777777" w:rsidR="008B0679" w:rsidRPr="008B0679" w:rsidRDefault="008B0679" w:rsidP="008B0679">
      <w:pPr>
        <w:pStyle w:val="a3"/>
        <w:rPr>
          <w:lang w:val="ru-RU"/>
        </w:rPr>
      </w:pPr>
      <w:r>
        <w:rPr>
          <w:noProof/>
        </w:rPr>
        <w:drawing>
          <wp:inline distT="0" distB="0" distL="0" distR="0" wp14:anchorId="169F66D0" wp14:editId="7C37EF6F">
            <wp:extent cx="4476750" cy="35069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4768482" cy="37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footnote>
  <w:footnote w:id="9">
    <w:p w14:paraId="1E86899E" w14:textId="4702B1C9" w:rsidR="00442DFA" w:rsidRDefault="00442DFA">
      <w:pPr>
        <w:pStyle w:val="a3"/>
        <w:rPr>
          <w:lang w:val="ru-RU"/>
        </w:rPr>
      </w:pPr>
      <w:r>
        <w:rPr>
          <w:rStyle w:val="a5"/>
        </w:rPr>
        <w:footnoteRef/>
      </w:r>
      <w:r w:rsidRPr="00442DFA">
        <w:rPr>
          <w:lang w:val="ru-RU"/>
        </w:rPr>
        <w:t xml:space="preserve"> </w:t>
      </w:r>
      <w:r>
        <w:rPr>
          <w:lang w:val="ru-RU"/>
        </w:rPr>
        <w:t>В крайнем сл</w:t>
      </w:r>
      <w:r w:rsidR="006D0FD0">
        <w:rPr>
          <w:lang w:val="ru-RU"/>
        </w:rPr>
        <w:t>учае допустимы скачки на квар</w:t>
      </w:r>
      <w:r w:rsidR="005C7587">
        <w:rPr>
          <w:lang w:val="ru-RU"/>
        </w:rPr>
        <w:t>ту или квинту на границе тактов, даже если они подготовлены</w:t>
      </w:r>
      <w:r w:rsidR="006D0FD0">
        <w:rPr>
          <w:lang w:val="ru-RU"/>
        </w:rPr>
        <w:t xml:space="preserve"> движением в том же направлении:</w:t>
      </w:r>
    </w:p>
    <w:p w14:paraId="5F2B38CA" w14:textId="48BCA9A0" w:rsidR="006D0FD0" w:rsidRPr="00442DFA" w:rsidRDefault="006D0FD0" w:rsidP="006D0FD0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8C446C1" wp14:editId="4AAF59AA">
            <wp:extent cx="2878015" cy="460011"/>
            <wp:effectExtent l="114300" t="114300" r="113030" b="11176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931846" cy="468615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0">
    <w:p w14:paraId="06F15495" w14:textId="209D55DC" w:rsidR="00CB5A18" w:rsidRDefault="00CB5A18">
      <w:pPr>
        <w:pStyle w:val="a3"/>
        <w:rPr>
          <w:lang w:val="ru-RU"/>
        </w:rPr>
      </w:pPr>
      <w:r>
        <w:rPr>
          <w:rStyle w:val="a5"/>
        </w:rPr>
        <w:footnoteRef/>
      </w:r>
      <w:r w:rsidRPr="00CB5A18">
        <w:rPr>
          <w:lang w:val="ru-RU"/>
        </w:rPr>
        <w:t xml:space="preserve"> </w:t>
      </w:r>
      <w:r>
        <w:rPr>
          <w:lang w:val="ru-RU"/>
        </w:rPr>
        <w:t xml:space="preserve">Начиная с </w:t>
      </w:r>
      <w:r w:rsidR="004C02AB" w:rsidRPr="004C02AB">
        <w:rPr>
          <w:lang w:val="ru-RU"/>
        </w:rPr>
        <w:t xml:space="preserve">трех </w:t>
      </w:r>
      <w:r w:rsidR="004C02AB" w:rsidRPr="004265AB">
        <w:rPr>
          <w:lang w:val="ru-RU"/>
        </w:rPr>
        <w:t>голосов</w:t>
      </w:r>
      <w:r>
        <w:rPr>
          <w:lang w:val="ru-RU"/>
        </w:rPr>
        <w:t xml:space="preserve">, допускается в </w:t>
      </w:r>
      <w:r w:rsidR="005F5890" w:rsidRPr="00AD7E09">
        <w:rPr>
          <w:lang w:val="ru-RU"/>
        </w:rPr>
        <w:t xml:space="preserve">качестве </w:t>
      </w:r>
      <w:r w:rsidR="004265AB" w:rsidRPr="004265AB">
        <w:rPr>
          <w:lang w:val="ru-RU"/>
        </w:rPr>
        <w:t>исключен</w:t>
      </w:r>
      <w:r w:rsidR="004265AB" w:rsidRPr="00AD7E09">
        <w:rPr>
          <w:lang w:val="ru-RU"/>
        </w:rPr>
        <w:t xml:space="preserve">ия </w:t>
      </w:r>
      <w:r>
        <w:rPr>
          <w:lang w:val="ru-RU"/>
        </w:rPr>
        <w:t xml:space="preserve">повторять </w:t>
      </w:r>
      <w:r w:rsidR="00AD7E09">
        <w:rPr>
          <w:lang w:val="ru-RU"/>
        </w:rPr>
        <w:t>половинную</w:t>
      </w:r>
      <w:r>
        <w:rPr>
          <w:lang w:val="ru-RU"/>
        </w:rPr>
        <w:t xml:space="preserve"> или четвертную ноту между предпоследним и </w:t>
      </w:r>
      <w:r w:rsidR="00A84ACC">
        <w:rPr>
          <w:lang w:val="ru-RU"/>
        </w:rPr>
        <w:t>последним тактами</w:t>
      </w:r>
      <w:r w:rsidR="0007032E">
        <w:rPr>
          <w:lang w:val="ru-RU"/>
        </w:rPr>
        <w:t xml:space="preserve"> (предъем)</w:t>
      </w:r>
      <w:r w:rsidRPr="00376593">
        <w:rPr>
          <w:lang w:val="ru-RU"/>
        </w:rPr>
        <w:t>:</w:t>
      </w:r>
    </w:p>
    <w:p w14:paraId="59232AAF" w14:textId="77026319" w:rsidR="00CB5A18" w:rsidRPr="00CB5A18" w:rsidRDefault="00CB5A18" w:rsidP="00CB5A18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1A0BC6E" wp14:editId="039CED8C">
            <wp:extent cx="4333333" cy="409524"/>
            <wp:effectExtent l="114300" t="114300" r="105410" b="1054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4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1">
    <w:p w14:paraId="147F0377" w14:textId="639E1917" w:rsidR="00E7485B" w:rsidRDefault="00E7485B">
      <w:pPr>
        <w:pStyle w:val="a3"/>
        <w:rPr>
          <w:lang w:val="ru-RU"/>
        </w:rPr>
      </w:pPr>
      <w:r>
        <w:rPr>
          <w:rStyle w:val="a5"/>
        </w:rPr>
        <w:footnoteRef/>
      </w:r>
      <w:r w:rsidRPr="00E7485B">
        <w:rPr>
          <w:lang w:val="ru-RU"/>
        </w:rPr>
        <w:t xml:space="preserve"> </w:t>
      </w:r>
      <w:r>
        <w:rPr>
          <w:lang w:val="ru-RU"/>
        </w:rPr>
        <w:t>Количество пар голосов, которые необходимо контролировать, увеличивается с ростом количества голосов: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910"/>
        <w:gridCol w:w="2261"/>
      </w:tblGrid>
      <w:tr w:rsidR="00E7485B" w14:paraId="65C2C6FC" w14:textId="77777777" w:rsidTr="00E7485B">
        <w:trPr>
          <w:jc w:val="center"/>
        </w:trPr>
        <w:tc>
          <w:tcPr>
            <w:tcW w:w="0" w:type="auto"/>
          </w:tcPr>
          <w:p w14:paraId="2A7324AC" w14:textId="5EE740D8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Количество голосов</w:t>
            </w:r>
          </w:p>
        </w:tc>
        <w:tc>
          <w:tcPr>
            <w:tcW w:w="0" w:type="auto"/>
          </w:tcPr>
          <w:p w14:paraId="1E52B3A7" w14:textId="03973438" w:rsidR="00E7485B" w:rsidRDefault="00E7485B" w:rsidP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Количество пар голосов</w:t>
            </w:r>
          </w:p>
        </w:tc>
      </w:tr>
      <w:tr w:rsidR="00E7485B" w14:paraId="689F5936" w14:textId="77777777" w:rsidTr="00E7485B">
        <w:trPr>
          <w:jc w:val="center"/>
        </w:trPr>
        <w:tc>
          <w:tcPr>
            <w:tcW w:w="0" w:type="auto"/>
          </w:tcPr>
          <w:p w14:paraId="7C58B006" w14:textId="090A07FD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0" w:type="auto"/>
          </w:tcPr>
          <w:p w14:paraId="7165C765" w14:textId="60E13951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</w:tr>
      <w:tr w:rsidR="00E7485B" w14:paraId="1EE43B01" w14:textId="77777777" w:rsidTr="00E7485B">
        <w:trPr>
          <w:jc w:val="center"/>
        </w:trPr>
        <w:tc>
          <w:tcPr>
            <w:tcW w:w="0" w:type="auto"/>
          </w:tcPr>
          <w:p w14:paraId="442E5FA2" w14:textId="53278FC7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0" w:type="auto"/>
          </w:tcPr>
          <w:p w14:paraId="42179CB9" w14:textId="3B60D269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</w:tr>
      <w:tr w:rsidR="00E7485B" w14:paraId="16AEEBE3" w14:textId="77777777" w:rsidTr="00E7485B">
        <w:trPr>
          <w:jc w:val="center"/>
        </w:trPr>
        <w:tc>
          <w:tcPr>
            <w:tcW w:w="0" w:type="auto"/>
          </w:tcPr>
          <w:p w14:paraId="34B84804" w14:textId="2FC3ACFF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0" w:type="auto"/>
          </w:tcPr>
          <w:p w14:paraId="1CAF9334" w14:textId="0C74D4E6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</w:tr>
      <w:tr w:rsidR="00E7485B" w14:paraId="5D0D6562" w14:textId="77777777" w:rsidTr="00E7485B">
        <w:trPr>
          <w:jc w:val="center"/>
        </w:trPr>
        <w:tc>
          <w:tcPr>
            <w:tcW w:w="0" w:type="auto"/>
          </w:tcPr>
          <w:p w14:paraId="3C7DDCC7" w14:textId="234BE4C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0" w:type="auto"/>
          </w:tcPr>
          <w:p w14:paraId="438B962F" w14:textId="2F443DEB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</w:tr>
      <w:tr w:rsidR="00E7485B" w14:paraId="519EFF8D" w14:textId="77777777" w:rsidTr="00E7485B">
        <w:trPr>
          <w:jc w:val="center"/>
        </w:trPr>
        <w:tc>
          <w:tcPr>
            <w:tcW w:w="0" w:type="auto"/>
          </w:tcPr>
          <w:p w14:paraId="086B50DE" w14:textId="3193B9A6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0" w:type="auto"/>
          </w:tcPr>
          <w:p w14:paraId="1809F8EB" w14:textId="1A63ECB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15</w:t>
            </w:r>
          </w:p>
        </w:tc>
      </w:tr>
      <w:tr w:rsidR="00E7485B" w14:paraId="4A937404" w14:textId="77777777" w:rsidTr="00E7485B">
        <w:trPr>
          <w:jc w:val="center"/>
        </w:trPr>
        <w:tc>
          <w:tcPr>
            <w:tcW w:w="0" w:type="auto"/>
          </w:tcPr>
          <w:p w14:paraId="1C3F08EB" w14:textId="0B45E09C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0" w:type="auto"/>
          </w:tcPr>
          <w:p w14:paraId="3945EC9F" w14:textId="6272E13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21</w:t>
            </w:r>
          </w:p>
        </w:tc>
      </w:tr>
      <w:tr w:rsidR="00E7485B" w14:paraId="59942492" w14:textId="77777777" w:rsidTr="00E7485B">
        <w:trPr>
          <w:jc w:val="center"/>
        </w:trPr>
        <w:tc>
          <w:tcPr>
            <w:tcW w:w="0" w:type="auto"/>
          </w:tcPr>
          <w:p w14:paraId="01EC27CC" w14:textId="12C68935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0" w:type="auto"/>
          </w:tcPr>
          <w:p w14:paraId="5BBF6BB7" w14:textId="75D5AABC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28</w:t>
            </w:r>
          </w:p>
        </w:tc>
      </w:tr>
    </w:tbl>
    <w:p w14:paraId="1D1CDC42" w14:textId="77777777" w:rsidR="00E7485B" w:rsidRPr="00E7485B" w:rsidRDefault="00E7485B">
      <w:pPr>
        <w:pStyle w:val="a3"/>
        <w:rPr>
          <w:lang w:val="ru-RU"/>
        </w:rPr>
      </w:pPr>
    </w:p>
  </w:footnote>
  <w:footnote w:id="12">
    <w:p w14:paraId="4469AB75" w14:textId="4F88A1A5" w:rsidR="00544966" w:rsidRPr="00544966" w:rsidRDefault="00544966">
      <w:pPr>
        <w:pStyle w:val="a3"/>
        <w:rPr>
          <w:lang w:val="ru-RU"/>
        </w:rPr>
      </w:pPr>
      <w:r>
        <w:rPr>
          <w:rStyle w:val="a5"/>
        </w:rPr>
        <w:footnoteRef/>
      </w:r>
      <w:r w:rsidRPr="00544966">
        <w:rPr>
          <w:lang w:val="ru-RU"/>
        </w:rPr>
        <w:t xml:space="preserve"> </w:t>
      </w:r>
      <w:r>
        <w:rPr>
          <w:lang w:val="ru-RU"/>
        </w:rPr>
        <w:t>Интервалы через октаву подчиняются тем же правилам, что и простые интервалы (например</w:t>
      </w:r>
      <w:r w:rsidR="008B519A">
        <w:rPr>
          <w:lang w:val="ru-RU"/>
        </w:rPr>
        <w:t>,</w:t>
      </w:r>
      <w:r>
        <w:rPr>
          <w:lang w:val="ru-RU"/>
        </w:rPr>
        <w:t xml:space="preserve"> децима и терция через октаву). Только унисон и октава, секунда и нона подчиняются отдельным правилам.</w:t>
      </w:r>
    </w:p>
  </w:footnote>
  <w:footnote w:id="13">
    <w:p w14:paraId="43BE1690" w14:textId="7F6BA728" w:rsidR="0014772F" w:rsidRDefault="0014772F">
      <w:pPr>
        <w:pStyle w:val="a3"/>
        <w:rPr>
          <w:lang w:val="ru-RU"/>
        </w:rPr>
      </w:pPr>
      <w:r>
        <w:rPr>
          <w:rStyle w:val="a5"/>
        </w:rPr>
        <w:footnoteRef/>
      </w:r>
      <w:r w:rsidRPr="0014772F">
        <w:rPr>
          <w:lang w:val="ru-RU"/>
        </w:rPr>
        <w:t xml:space="preserve"> </w:t>
      </w:r>
      <w:r>
        <w:rPr>
          <w:lang w:val="ru-RU"/>
        </w:rPr>
        <w:t>Но можно писать три и более последовательных секстаккордов, если не менее двух голосов двигаются пр</w:t>
      </w:r>
      <w:r w:rsidR="00DB175B">
        <w:rPr>
          <w:lang w:val="ru-RU"/>
        </w:rPr>
        <w:t>отивоположно</w:t>
      </w:r>
      <w:r w:rsidR="007C54AD">
        <w:rPr>
          <w:lang w:val="ru-RU"/>
        </w:rPr>
        <w:t>:</w:t>
      </w:r>
    </w:p>
    <w:p w14:paraId="5FF895BA" w14:textId="3D26928A" w:rsidR="007C54AD" w:rsidRPr="0014772F" w:rsidRDefault="007C54AD" w:rsidP="007C54AD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BD08862" wp14:editId="01C885F2">
            <wp:extent cx="6152515" cy="869950"/>
            <wp:effectExtent l="114300" t="114300" r="114935" b="12065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6995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4">
    <w:p w14:paraId="428FC7E4" w14:textId="42C417C3" w:rsidR="00171F07" w:rsidRDefault="00171F07">
      <w:pPr>
        <w:pStyle w:val="a3"/>
        <w:rPr>
          <w:lang w:val="ru-RU"/>
        </w:rPr>
      </w:pPr>
      <w:r>
        <w:rPr>
          <w:rStyle w:val="a5"/>
        </w:rPr>
        <w:footnoteRef/>
      </w:r>
      <w:r w:rsidRPr="00171F07">
        <w:rPr>
          <w:lang w:val="ru-RU"/>
        </w:rPr>
        <w:t xml:space="preserve"> </w:t>
      </w:r>
      <w:bookmarkStart w:id="218" w:name="OLE_LINK64"/>
      <w:bookmarkStart w:id="219" w:name="OLE_LINK65"/>
      <w:r>
        <w:rPr>
          <w:lang w:val="ru-RU"/>
        </w:rPr>
        <w:t>По аналогии с этим примером, допускаются квинты между гармоническими нотами на сильное время, являющимися синкопами (но не октавы)</w:t>
      </w:r>
      <w:r w:rsidR="00824B2C">
        <w:rPr>
          <w:lang w:val="ru-RU"/>
        </w:rPr>
        <w:t>:</w:t>
      </w:r>
      <w:bookmarkEnd w:id="218"/>
      <w:bookmarkEnd w:id="219"/>
    </w:p>
    <w:p w14:paraId="77D05EEA" w14:textId="7D82CC43" w:rsidR="00824B2C" w:rsidRDefault="00824B2C" w:rsidP="00824B2C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04D4C9D" wp14:editId="76C108B1">
            <wp:extent cx="1834662" cy="568197"/>
            <wp:effectExtent l="114300" t="114300" r="108585" b="11811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4101" cy="58970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5581A1" wp14:editId="3286EEC5">
            <wp:extent cx="1647093" cy="558337"/>
            <wp:effectExtent l="114300" t="114300" r="106045" b="10858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93791" cy="574167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E3183C" w14:textId="45F6444C" w:rsidR="00824B2C" w:rsidRDefault="00824B2C" w:rsidP="00824B2C">
      <w:pPr>
        <w:pStyle w:val="a3"/>
        <w:rPr>
          <w:lang w:val="ru-RU"/>
        </w:rPr>
      </w:pPr>
      <w:r>
        <w:rPr>
          <w:lang w:val="ru-RU"/>
        </w:rPr>
        <w:t xml:space="preserve">По аналогии с этим примером, допускаются сближенные квинты и октавы, если вторая квинта или октава образована гармонической нотой в </w:t>
      </w:r>
      <w:proofErr w:type="spellStart"/>
      <w:r>
        <w:rPr>
          <w:lang w:val="ru-RU"/>
        </w:rPr>
        <w:t>поступенном</w:t>
      </w:r>
      <w:proofErr w:type="spellEnd"/>
      <w:r>
        <w:rPr>
          <w:lang w:val="ru-RU"/>
        </w:rPr>
        <w:t xml:space="preserve"> движении, напоминающей проходящую ноту:</w:t>
      </w:r>
    </w:p>
    <w:p w14:paraId="13A7048F" w14:textId="48458C32" w:rsidR="00824B2C" w:rsidRPr="00171F07" w:rsidRDefault="00824B2C" w:rsidP="00824B2C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F202F0F" wp14:editId="21821434">
            <wp:extent cx="6152515" cy="1162050"/>
            <wp:effectExtent l="114300" t="114300" r="114935" b="11430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6205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5">
    <w:p w14:paraId="2EC5608A" w14:textId="758AA119" w:rsidR="008108D4" w:rsidRPr="008108D4" w:rsidRDefault="008108D4">
      <w:pPr>
        <w:pStyle w:val="a3"/>
        <w:rPr>
          <w:lang w:val="ru-RU"/>
        </w:rPr>
      </w:pPr>
      <w:r>
        <w:rPr>
          <w:rStyle w:val="a5"/>
        </w:rPr>
        <w:footnoteRef/>
      </w:r>
      <w:r w:rsidRPr="008108D4">
        <w:rPr>
          <w:lang w:val="ru-RU"/>
        </w:rPr>
        <w:t xml:space="preserve"> </w:t>
      </w:r>
      <w:r>
        <w:rPr>
          <w:lang w:val="ru-RU"/>
        </w:rPr>
        <w:t>В сложных случаях это исключение также может быть использовано и в 4 голосах.</w:t>
      </w:r>
    </w:p>
  </w:footnote>
  <w:footnote w:id="16">
    <w:p w14:paraId="069F98A5" w14:textId="5FF13094" w:rsidR="006552C6" w:rsidRPr="006552C6" w:rsidRDefault="006552C6">
      <w:pPr>
        <w:pStyle w:val="a3"/>
        <w:rPr>
          <w:lang w:val="ru-RU"/>
        </w:rPr>
      </w:pPr>
      <w:r>
        <w:rPr>
          <w:rStyle w:val="a5"/>
        </w:rPr>
        <w:footnoteRef/>
      </w:r>
      <w:r w:rsidRPr="006552C6">
        <w:rPr>
          <w:lang w:val="ru-RU"/>
        </w:rPr>
        <w:t xml:space="preserve"> </w:t>
      </w:r>
      <w:r>
        <w:rPr>
          <w:lang w:val="ru-RU"/>
        </w:rPr>
        <w:t xml:space="preserve">То есть между двумя средними голосами или между </w:t>
      </w:r>
      <w:r w:rsidR="00735951">
        <w:rPr>
          <w:lang w:val="ru-RU"/>
        </w:rPr>
        <w:t xml:space="preserve">одним </w:t>
      </w:r>
      <w:r>
        <w:rPr>
          <w:lang w:val="ru-RU"/>
        </w:rPr>
        <w:t xml:space="preserve">средним и </w:t>
      </w:r>
      <w:r w:rsidR="00735951">
        <w:rPr>
          <w:lang w:val="ru-RU"/>
        </w:rPr>
        <w:t xml:space="preserve">одним </w:t>
      </w:r>
      <w:r>
        <w:rPr>
          <w:lang w:val="ru-RU"/>
        </w:rPr>
        <w:t>крайним голосами.</w:t>
      </w:r>
    </w:p>
  </w:footnote>
  <w:footnote w:id="17">
    <w:p w14:paraId="16A411DC" w14:textId="55E9EDCA" w:rsidR="00540CF0" w:rsidRDefault="00540CF0" w:rsidP="00FF6F9F">
      <w:pPr>
        <w:pStyle w:val="a3"/>
        <w:keepNext/>
        <w:rPr>
          <w:lang w:val="ru-RU"/>
        </w:rPr>
      </w:pPr>
      <w:r>
        <w:rPr>
          <w:rStyle w:val="a5"/>
        </w:rPr>
        <w:footnoteRef/>
      </w:r>
      <w:r w:rsidRPr="00540CF0">
        <w:rPr>
          <w:lang w:val="ru-RU"/>
        </w:rPr>
        <w:t xml:space="preserve"> </w:t>
      </w:r>
      <w:r>
        <w:rPr>
          <w:lang w:val="ru-RU"/>
        </w:rPr>
        <w:t>Если поступенно двигается только нижний голос, то при написании контрапункта до 5 голосов необходимо избегать, насколько это возможно, прямого движения в квинту, образованную на вторичных ступенях (</w:t>
      </w:r>
      <w:r>
        <w:t>II</w:t>
      </w:r>
      <w:r w:rsidRPr="00540CF0">
        <w:rPr>
          <w:lang w:val="ru-RU"/>
        </w:rPr>
        <w:t xml:space="preserve"> </w:t>
      </w:r>
      <w:r>
        <w:rPr>
          <w:lang w:val="ru-RU"/>
        </w:rPr>
        <w:t>–</w:t>
      </w:r>
      <w:r w:rsidRPr="00540CF0">
        <w:rPr>
          <w:lang w:val="ru-RU"/>
        </w:rPr>
        <w:t xml:space="preserve"> </w:t>
      </w:r>
      <w:r>
        <w:t>III</w:t>
      </w:r>
      <w:r w:rsidRPr="00540CF0">
        <w:rPr>
          <w:lang w:val="ru-RU"/>
        </w:rPr>
        <w:t xml:space="preserve"> </w:t>
      </w:r>
      <w:r>
        <w:rPr>
          <w:lang w:val="ru-RU"/>
        </w:rPr>
        <w:t>–</w:t>
      </w:r>
      <w:r w:rsidRPr="00540CF0">
        <w:rPr>
          <w:lang w:val="ru-RU"/>
        </w:rPr>
        <w:t xml:space="preserve"> </w:t>
      </w:r>
      <w:r>
        <w:t>VI</w:t>
      </w:r>
      <w:r w:rsidRPr="00540CF0">
        <w:rPr>
          <w:lang w:val="ru-RU"/>
        </w:rPr>
        <w:t>)</w:t>
      </w:r>
      <w:r>
        <w:rPr>
          <w:lang w:val="ru-RU"/>
        </w:rPr>
        <w:t>, а также прямого движения в окта</w:t>
      </w:r>
      <w:r w:rsidR="00341322">
        <w:rPr>
          <w:lang w:val="ru-RU"/>
        </w:rPr>
        <w:t>ву вниз (независимо от ступени):</w:t>
      </w:r>
    </w:p>
    <w:p w14:paraId="0A54396D" w14:textId="2CD8B1E1" w:rsidR="00341322" w:rsidRPr="00540CF0" w:rsidRDefault="00341322" w:rsidP="00341322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02CBF69" wp14:editId="17C34A9D">
            <wp:extent cx="6172494" cy="889339"/>
            <wp:effectExtent l="114300" t="114300" r="114300" b="12065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88977" cy="96375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8">
    <w:p w14:paraId="531BAC35" w14:textId="470A623A" w:rsidR="008B1587" w:rsidRPr="008B1587" w:rsidRDefault="008B1587">
      <w:pPr>
        <w:pStyle w:val="a3"/>
        <w:rPr>
          <w:lang w:val="ru-RU"/>
        </w:rPr>
      </w:pPr>
      <w:r>
        <w:rPr>
          <w:rStyle w:val="a5"/>
        </w:rPr>
        <w:footnoteRef/>
      </w:r>
      <w:r w:rsidRPr="008B1587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две последовательные секунды допустимы, если вторая секунда является </w:t>
      </w:r>
      <w:r w:rsidR="002916E6">
        <w:rPr>
          <w:lang w:val="ru-RU"/>
        </w:rPr>
        <w:t>большой</w:t>
      </w:r>
      <w:r>
        <w:rPr>
          <w:lang w:val="ru-RU"/>
        </w:rPr>
        <w:t xml:space="preserve"> (и никогда – если она </w:t>
      </w:r>
      <w:r w:rsidR="002916E6">
        <w:rPr>
          <w:lang w:val="ru-RU"/>
        </w:rPr>
        <w:t>малая</w:t>
      </w:r>
      <w:r>
        <w:rPr>
          <w:lang w:val="ru-RU"/>
        </w:rPr>
        <w:t>).</w:t>
      </w:r>
    </w:p>
  </w:footnote>
  <w:footnote w:id="19">
    <w:p w14:paraId="752DB1EE" w14:textId="1C80370B" w:rsidR="000D3BDF" w:rsidRPr="002E5016" w:rsidRDefault="000D3BDF">
      <w:pPr>
        <w:pStyle w:val="a3"/>
      </w:pPr>
      <w:r>
        <w:rPr>
          <w:rStyle w:val="a5"/>
        </w:rPr>
        <w:footnoteRef/>
      </w:r>
      <w:r w:rsidRPr="002E5016">
        <w:t xml:space="preserve"> </w:t>
      </w:r>
      <w:r w:rsidR="00271D00">
        <w:t>Similar</w:t>
      </w:r>
      <w:r w:rsidR="00271D00" w:rsidRPr="002E5016">
        <w:t xml:space="preserve"> </w:t>
      </w:r>
      <w:r w:rsidR="00271D00">
        <w:t>motion</w:t>
      </w:r>
      <w:r w:rsidR="00271D00" w:rsidRPr="002E5016">
        <w:t xml:space="preserve"> </w:t>
      </w:r>
      <w:r w:rsidR="00271D00">
        <w:t>to</w:t>
      </w:r>
      <w:r w:rsidR="00271D00" w:rsidRPr="002E5016">
        <w:t xml:space="preserve"> </w:t>
      </w:r>
      <w:r w:rsidR="00271D00">
        <w:t>major</w:t>
      </w:r>
      <w:r w:rsidR="00271D00" w:rsidRPr="002E5016">
        <w:t xml:space="preserve"> </w:t>
      </w:r>
      <w:r w:rsidR="00271D00">
        <w:t>second</w:t>
      </w:r>
      <w:r w:rsidR="00271D00" w:rsidRPr="002E5016">
        <w:t xml:space="preserve"> </w:t>
      </w:r>
      <w:r w:rsidR="00271D00">
        <w:t>is</w:t>
      </w:r>
      <w:r w:rsidR="00271D00" w:rsidRPr="002E5016">
        <w:t xml:space="preserve"> </w:t>
      </w:r>
      <w:r w:rsidR="00271D00">
        <w:t>acceptable</w:t>
      </w:r>
      <w:r w:rsidR="00271D00" w:rsidRPr="002E5016">
        <w:t xml:space="preserve">, </w:t>
      </w:r>
      <w:r w:rsidR="00271D00">
        <w:t>if</w:t>
      </w:r>
      <w:r w:rsidR="00271D00" w:rsidRPr="002E5016">
        <w:t xml:space="preserve"> </w:t>
      </w:r>
      <w:r w:rsidR="00271D00">
        <w:t>o</w:t>
      </w:r>
      <w:r w:rsidR="00271D00" w:rsidRPr="00271D00">
        <w:t>ne</w:t>
      </w:r>
      <w:r w:rsidR="00271D00" w:rsidRPr="002E5016">
        <w:t xml:space="preserve"> </w:t>
      </w:r>
      <w:r w:rsidR="00271D00" w:rsidRPr="00271D00">
        <w:t>of</w:t>
      </w:r>
      <w:r w:rsidR="00271D00" w:rsidRPr="002E5016">
        <w:t xml:space="preserve"> </w:t>
      </w:r>
      <w:r w:rsidR="00271D00" w:rsidRPr="00271D00">
        <w:t>note</w:t>
      </w:r>
      <w:r w:rsidR="00271D00">
        <w:t>s</w:t>
      </w:r>
      <w:r w:rsidR="00271D00" w:rsidRPr="002E5016">
        <w:t xml:space="preserve"> </w:t>
      </w:r>
      <w:r w:rsidR="00271D00">
        <w:t>of</w:t>
      </w:r>
      <w:r w:rsidR="00271D00" w:rsidRPr="002E5016">
        <w:t xml:space="preserve"> </w:t>
      </w:r>
      <w:r w:rsidR="00271D00">
        <w:t>this</w:t>
      </w:r>
      <w:r w:rsidR="00271D00" w:rsidRPr="002E5016">
        <w:t xml:space="preserve"> </w:t>
      </w:r>
      <w:r w:rsidR="00271D00">
        <w:t>interval</w:t>
      </w:r>
      <w:r w:rsidR="00271D00" w:rsidRPr="002E5016">
        <w:t xml:space="preserve"> </w:t>
      </w:r>
      <w:r w:rsidR="00271D00">
        <w:t>sounded</w:t>
      </w:r>
      <w:r w:rsidR="00271D00" w:rsidRPr="002E5016">
        <w:t xml:space="preserve"> </w:t>
      </w:r>
      <w:r w:rsidR="00271D00">
        <w:t>immediately</w:t>
      </w:r>
      <w:r w:rsidR="00271D00" w:rsidRPr="002E5016">
        <w:t xml:space="preserve"> </w:t>
      </w:r>
      <w:r w:rsidR="00271D00">
        <w:t>before</w:t>
      </w:r>
      <w:r w:rsidR="00271D00" w:rsidRPr="002E5016">
        <w:t xml:space="preserve"> </w:t>
      </w:r>
      <w:r w:rsidR="00271D00">
        <w:t>this</w:t>
      </w:r>
      <w:r w:rsidR="00271D00" w:rsidRPr="002E5016">
        <w:t xml:space="preserve"> </w:t>
      </w:r>
      <w:r w:rsidR="00271D00">
        <w:t>second</w:t>
      </w:r>
      <w:r w:rsidRPr="002E5016">
        <w:t>:</w:t>
      </w:r>
    </w:p>
    <w:p w14:paraId="4DC3CE5D" w14:textId="4D16952F" w:rsidR="000D3BDF" w:rsidRPr="000D3BDF" w:rsidRDefault="000D3BDF" w:rsidP="000D3BDF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66614BF" wp14:editId="3C2E8DC4">
            <wp:extent cx="1482969" cy="393441"/>
            <wp:effectExtent l="114300" t="114300" r="117475" b="12128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7413" cy="40523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20">
    <w:p w14:paraId="259875DD" w14:textId="4A13F39D" w:rsidR="00696E93" w:rsidRDefault="00696E93">
      <w:pPr>
        <w:pStyle w:val="a3"/>
        <w:rPr>
          <w:lang w:val="ru-RU"/>
        </w:rPr>
      </w:pPr>
      <w:r>
        <w:rPr>
          <w:rStyle w:val="a5"/>
        </w:rPr>
        <w:footnoteRef/>
      </w:r>
      <w:r w:rsidRPr="00696E93">
        <w:rPr>
          <w:lang w:val="ru-RU"/>
        </w:rPr>
        <w:t xml:space="preserve"> </w:t>
      </w:r>
      <w:r>
        <w:rPr>
          <w:lang w:val="ru-RU"/>
        </w:rPr>
        <w:t>Пересечение допустимо при прямом движении голосов, если хотя бы один из голосов двигается поступенно:</w:t>
      </w:r>
    </w:p>
    <w:p w14:paraId="2F716D27" w14:textId="659BC2A7" w:rsidR="00696E93" w:rsidRPr="00696E93" w:rsidRDefault="00696E93" w:rsidP="00696E93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3876719" wp14:editId="0F5FA66B">
            <wp:extent cx="1869831" cy="389548"/>
            <wp:effectExtent l="114300" t="114300" r="111760" b="10604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5951" cy="399156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21">
    <w:p w14:paraId="605BC20C" w14:textId="62D93528" w:rsidR="00F752C7" w:rsidRPr="00F752C7" w:rsidRDefault="00F752C7">
      <w:pPr>
        <w:pStyle w:val="a3"/>
        <w:rPr>
          <w:lang w:val="ru-RU"/>
        </w:rPr>
      </w:pPr>
      <w:r>
        <w:rPr>
          <w:rStyle w:val="a5"/>
        </w:rPr>
        <w:footnoteRef/>
      </w:r>
      <w:r w:rsidRPr="00F752C7">
        <w:rPr>
          <w:lang w:val="ru-RU"/>
        </w:rPr>
        <w:t xml:space="preserve"> </w:t>
      </w:r>
      <w:bookmarkStart w:id="282" w:name="OLE_LINK185"/>
      <w:bookmarkStart w:id="283" w:name="OLE_LINK186"/>
      <w:r>
        <w:rPr>
          <w:lang w:val="ru-RU"/>
        </w:rPr>
        <w:t xml:space="preserve">Тем не менее, </w:t>
      </w:r>
      <w:r w:rsidR="00E50067">
        <w:rPr>
          <w:lang w:val="ru-RU"/>
        </w:rPr>
        <w:t>удваивание</w:t>
      </w:r>
      <w:r>
        <w:rPr>
          <w:lang w:val="ru-RU"/>
        </w:rPr>
        <w:t xml:space="preserve"> вводного тона, расположенного в басу, нужно избегать, т.к. это звучит плохо.</w:t>
      </w:r>
      <w:bookmarkEnd w:id="282"/>
      <w:bookmarkEnd w:id="283"/>
    </w:p>
  </w:footnote>
  <w:footnote w:id="22">
    <w:p w14:paraId="260A0473" w14:textId="7CAE67C7" w:rsidR="00745E13" w:rsidRPr="00745E13" w:rsidRDefault="00745E13">
      <w:pPr>
        <w:pStyle w:val="a3"/>
        <w:rPr>
          <w:lang w:val="ru-RU"/>
        </w:rPr>
      </w:pPr>
      <w:bookmarkStart w:id="286" w:name="OLE_LINK183"/>
      <w:bookmarkStart w:id="287" w:name="OLE_LINK184"/>
      <w:r>
        <w:rPr>
          <w:rStyle w:val="a5"/>
        </w:rPr>
        <w:footnoteRef/>
      </w:r>
      <w:r w:rsidRPr="00745E13">
        <w:rPr>
          <w:lang w:val="ru-RU"/>
        </w:rPr>
        <w:t xml:space="preserve"> </w:t>
      </w:r>
      <w:r>
        <w:rPr>
          <w:lang w:val="ru-RU"/>
        </w:rPr>
        <w:t xml:space="preserve">В 4 голосах можно допустить унисон между двумя нижними партиями на сильное время </w:t>
      </w:r>
      <w:r w:rsidR="00B757C4" w:rsidRPr="00B757C4">
        <w:rPr>
          <w:lang w:val="ru-RU"/>
        </w:rPr>
        <w:t>в случае если этого требует мелодическое движение</w:t>
      </w:r>
      <w:r>
        <w:rPr>
          <w:lang w:val="ru-RU"/>
        </w:rPr>
        <w:t>.</w:t>
      </w:r>
      <w:bookmarkEnd w:id="286"/>
      <w:bookmarkEnd w:id="287"/>
    </w:p>
  </w:footnote>
  <w:footnote w:id="23">
    <w:p w14:paraId="4155AB8B" w14:textId="7B0ABB54" w:rsidR="00066411" w:rsidRPr="00066411" w:rsidRDefault="00066411">
      <w:pPr>
        <w:pStyle w:val="a3"/>
      </w:pPr>
      <w:ins w:id="306" w:author="Rualark Rualark" w:date="2018-10-31T22:21:00Z">
        <w:r>
          <w:rPr>
            <w:rStyle w:val="a5"/>
          </w:rPr>
          <w:footnoteRef/>
        </w:r>
        <w:r w:rsidRPr="00066411">
          <w:t xml:space="preserve"> </w:t>
        </w:r>
        <w:r>
          <w:t>If both notes of tritone do not sound simultaneously, this is not considered a harmonic tritone. On the other hand, if both notes sound simultaneously, but do not start simultaneously</w:t>
        </w:r>
      </w:ins>
      <w:ins w:id="307" w:author="Rualark Rualark" w:date="2018-10-31T22:22:00Z">
        <w:r>
          <w:t>, this is still considered a harmonic tritone.</w:t>
        </w:r>
      </w:ins>
    </w:p>
  </w:footnote>
  <w:footnote w:id="24">
    <w:p w14:paraId="4F84D21F" w14:textId="51EA439F" w:rsidR="0021356F" w:rsidRDefault="0021356F">
      <w:pPr>
        <w:pStyle w:val="a3"/>
        <w:rPr>
          <w:lang w:val="ru-RU"/>
        </w:rPr>
      </w:pPr>
      <w:r>
        <w:rPr>
          <w:rStyle w:val="a5"/>
        </w:rPr>
        <w:footnoteRef/>
      </w:r>
      <w:r w:rsidRPr="0021356F">
        <w:rPr>
          <w:lang w:val="ru-RU"/>
        </w:rPr>
        <w:t xml:space="preserve"> Следующие примеры допускаются при применении правила § 59</w:t>
      </w:r>
      <w:r>
        <w:rPr>
          <w:lang w:val="ru-RU"/>
        </w:rPr>
        <w:t xml:space="preserve"> (две гармонии в одном такте </w:t>
      </w:r>
      <w:r w:rsidR="009547BA">
        <w:rPr>
          <w:lang w:val="ru-RU"/>
        </w:rPr>
        <w:t xml:space="preserve">во избежание </w:t>
      </w:r>
      <w:r>
        <w:rPr>
          <w:lang w:val="ru-RU"/>
        </w:rPr>
        <w:t>прерывания синкоп в басу</w:t>
      </w:r>
      <w:r w:rsidR="00A12CE1">
        <w:rPr>
          <w:lang w:val="ru-RU"/>
        </w:rPr>
        <w:t>)</w:t>
      </w:r>
      <w:r>
        <w:rPr>
          <w:lang w:val="ru-RU"/>
        </w:rPr>
        <w:t>:</w:t>
      </w:r>
    </w:p>
    <w:p w14:paraId="1184A391" w14:textId="7A6550CB" w:rsidR="0021356F" w:rsidRPr="0021356F" w:rsidRDefault="0021356F" w:rsidP="0021356F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BD982D8" wp14:editId="3B513380">
            <wp:extent cx="2694709" cy="620365"/>
            <wp:effectExtent l="114300" t="114300" r="106045" b="12319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8202" cy="63268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25">
    <w:p w14:paraId="3EE8E45D" w14:textId="70A28D1E" w:rsidR="00FF4354" w:rsidRPr="00FF4354" w:rsidRDefault="00FF4354">
      <w:pPr>
        <w:pStyle w:val="a3"/>
        <w:rPr>
          <w:lang w:val="ru-RU"/>
        </w:rPr>
      </w:pPr>
      <w:r>
        <w:rPr>
          <w:rStyle w:val="a5"/>
        </w:rPr>
        <w:footnoteRef/>
      </w:r>
      <w:r w:rsidRPr="00FF4354">
        <w:rPr>
          <w:lang w:val="ru-RU"/>
        </w:rPr>
        <w:t xml:space="preserve"> </w:t>
      </w:r>
      <w:r>
        <w:rPr>
          <w:lang w:val="ru-RU"/>
        </w:rPr>
        <w:t xml:space="preserve">Октавы в первом примере вполне приемлемые, потому что </w:t>
      </w:r>
      <w:r w:rsidRPr="000C3F3B">
        <w:rPr>
          <w:lang w:val="ru-RU"/>
        </w:rPr>
        <w:t>четвертная нота ре имеет характер вспомогательной</w:t>
      </w:r>
      <w:r>
        <w:rPr>
          <w:lang w:val="ru-RU"/>
        </w:rP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3279A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65F28CD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8E31BE1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F41669A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0042197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4C45D3C"/>
    <w:multiLevelType w:val="hybridMultilevel"/>
    <w:tmpl w:val="F918B2D4"/>
    <w:lvl w:ilvl="0" w:tplc="23E0A02C">
      <w:start w:val="1"/>
      <w:numFmt w:val="decimal"/>
      <w:pStyle w:val="5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B749F6"/>
    <w:multiLevelType w:val="hybridMultilevel"/>
    <w:tmpl w:val="30C08554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C051627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F941F29"/>
    <w:multiLevelType w:val="hybridMultilevel"/>
    <w:tmpl w:val="29C4C3F6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6D73969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32674DC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36B4507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7E21624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EAB79F8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95E4EFF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7C444AB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B882C55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DF6666F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4141652"/>
    <w:multiLevelType w:val="hybridMultilevel"/>
    <w:tmpl w:val="0B400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8952F2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8961793"/>
    <w:multiLevelType w:val="hybridMultilevel"/>
    <w:tmpl w:val="53F8AF3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27244E2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D2F5474"/>
    <w:multiLevelType w:val="hybridMultilevel"/>
    <w:tmpl w:val="B09CF3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DD23F1F"/>
    <w:multiLevelType w:val="hybridMultilevel"/>
    <w:tmpl w:val="32FA20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5"/>
  </w:num>
  <w:num w:numId="3">
    <w:abstractNumId w:val="5"/>
    <w:lvlOverride w:ilvl="0">
      <w:startOverride w:val="1"/>
    </w:lvlOverride>
  </w:num>
  <w:num w:numId="4">
    <w:abstractNumId w:val="18"/>
  </w:num>
  <w:num w:numId="5">
    <w:abstractNumId w:val="5"/>
    <w:lvlOverride w:ilvl="0">
      <w:startOverride w:val="1"/>
    </w:lvlOverride>
  </w:num>
  <w:num w:numId="6">
    <w:abstractNumId w:val="6"/>
  </w:num>
  <w:num w:numId="7">
    <w:abstractNumId w:val="5"/>
    <w:lvlOverride w:ilvl="0">
      <w:startOverride w:val="1"/>
    </w:lvlOverride>
  </w:num>
  <w:num w:numId="8">
    <w:abstractNumId w:val="7"/>
  </w:num>
  <w:num w:numId="9">
    <w:abstractNumId w:val="1"/>
  </w:num>
  <w:num w:numId="10">
    <w:abstractNumId w:val="10"/>
  </w:num>
  <w:num w:numId="11">
    <w:abstractNumId w:val="9"/>
  </w:num>
  <w:num w:numId="12">
    <w:abstractNumId w:val="8"/>
  </w:num>
  <w:num w:numId="13">
    <w:abstractNumId w:val="19"/>
  </w:num>
  <w:num w:numId="14">
    <w:abstractNumId w:val="17"/>
  </w:num>
  <w:num w:numId="15">
    <w:abstractNumId w:val="11"/>
  </w:num>
  <w:num w:numId="16">
    <w:abstractNumId w:val="16"/>
  </w:num>
  <w:num w:numId="17">
    <w:abstractNumId w:val="21"/>
  </w:num>
  <w:num w:numId="18">
    <w:abstractNumId w:val="0"/>
  </w:num>
  <w:num w:numId="19">
    <w:abstractNumId w:val="13"/>
  </w:num>
  <w:num w:numId="20">
    <w:abstractNumId w:val="2"/>
  </w:num>
  <w:num w:numId="21">
    <w:abstractNumId w:val="5"/>
    <w:lvlOverride w:ilvl="0">
      <w:startOverride w:val="1"/>
    </w:lvlOverride>
  </w:num>
  <w:num w:numId="22">
    <w:abstractNumId w:val="3"/>
  </w:num>
  <w:num w:numId="23">
    <w:abstractNumId w:val="14"/>
  </w:num>
  <w:num w:numId="24">
    <w:abstractNumId w:val="15"/>
  </w:num>
  <w:num w:numId="25">
    <w:abstractNumId w:val="12"/>
  </w:num>
  <w:num w:numId="26">
    <w:abstractNumId w:val="4"/>
  </w:num>
  <w:num w:numId="27">
    <w:abstractNumId w:val="23"/>
  </w:num>
  <w:num w:numId="28">
    <w:abstractNumId w:val="20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Rualark Rualark">
    <w15:presenceInfo w15:providerId="Windows Live" w15:userId="caca9baabc8c313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proofState w:spelling="clean" w:grammar="clean"/>
  <w:trackRevisions/>
  <w:doNotTrackFormatting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2CB0"/>
    <w:rsid w:val="00001684"/>
    <w:rsid w:val="00002829"/>
    <w:rsid w:val="00002F64"/>
    <w:rsid w:val="00005DBE"/>
    <w:rsid w:val="000113D6"/>
    <w:rsid w:val="00013F53"/>
    <w:rsid w:val="00015E0B"/>
    <w:rsid w:val="00017958"/>
    <w:rsid w:val="00023807"/>
    <w:rsid w:val="0002705B"/>
    <w:rsid w:val="00030F89"/>
    <w:rsid w:val="00031880"/>
    <w:rsid w:val="00031C84"/>
    <w:rsid w:val="00040238"/>
    <w:rsid w:val="000407C0"/>
    <w:rsid w:val="00042137"/>
    <w:rsid w:val="0004631E"/>
    <w:rsid w:val="000477F9"/>
    <w:rsid w:val="000500D2"/>
    <w:rsid w:val="000504BB"/>
    <w:rsid w:val="00052780"/>
    <w:rsid w:val="00054A42"/>
    <w:rsid w:val="00057078"/>
    <w:rsid w:val="00061870"/>
    <w:rsid w:val="00066411"/>
    <w:rsid w:val="00067862"/>
    <w:rsid w:val="0007032E"/>
    <w:rsid w:val="0007100B"/>
    <w:rsid w:val="00074C57"/>
    <w:rsid w:val="000761F5"/>
    <w:rsid w:val="000823D8"/>
    <w:rsid w:val="00087AB7"/>
    <w:rsid w:val="00087BC4"/>
    <w:rsid w:val="00087D2D"/>
    <w:rsid w:val="00091651"/>
    <w:rsid w:val="00093F4A"/>
    <w:rsid w:val="00097D2B"/>
    <w:rsid w:val="000A1640"/>
    <w:rsid w:val="000A3A95"/>
    <w:rsid w:val="000B412C"/>
    <w:rsid w:val="000B6295"/>
    <w:rsid w:val="000B76BB"/>
    <w:rsid w:val="000C0715"/>
    <w:rsid w:val="000C0924"/>
    <w:rsid w:val="000C3F3B"/>
    <w:rsid w:val="000C512E"/>
    <w:rsid w:val="000D3BDF"/>
    <w:rsid w:val="000D3E75"/>
    <w:rsid w:val="000D3E77"/>
    <w:rsid w:val="000D4CCC"/>
    <w:rsid w:val="000D4D3F"/>
    <w:rsid w:val="000E1E15"/>
    <w:rsid w:val="000E284F"/>
    <w:rsid w:val="000F363C"/>
    <w:rsid w:val="00102D69"/>
    <w:rsid w:val="00104392"/>
    <w:rsid w:val="0010440A"/>
    <w:rsid w:val="00105A1A"/>
    <w:rsid w:val="00105D45"/>
    <w:rsid w:val="00115306"/>
    <w:rsid w:val="00115F6F"/>
    <w:rsid w:val="001174D5"/>
    <w:rsid w:val="00120016"/>
    <w:rsid w:val="001213BA"/>
    <w:rsid w:val="00123EE1"/>
    <w:rsid w:val="00123FA3"/>
    <w:rsid w:val="0012454C"/>
    <w:rsid w:val="0012580C"/>
    <w:rsid w:val="00125EBB"/>
    <w:rsid w:val="00126BE3"/>
    <w:rsid w:val="00135BDF"/>
    <w:rsid w:val="001362EF"/>
    <w:rsid w:val="00140E3C"/>
    <w:rsid w:val="001442E1"/>
    <w:rsid w:val="0014490F"/>
    <w:rsid w:val="0014505D"/>
    <w:rsid w:val="00145DB4"/>
    <w:rsid w:val="00146B6E"/>
    <w:rsid w:val="0014772F"/>
    <w:rsid w:val="00151473"/>
    <w:rsid w:val="0015325C"/>
    <w:rsid w:val="00156382"/>
    <w:rsid w:val="001621B7"/>
    <w:rsid w:val="001622F0"/>
    <w:rsid w:val="0017171E"/>
    <w:rsid w:val="00171B9D"/>
    <w:rsid w:val="00171F07"/>
    <w:rsid w:val="00175BCA"/>
    <w:rsid w:val="00176353"/>
    <w:rsid w:val="00181433"/>
    <w:rsid w:val="001818E4"/>
    <w:rsid w:val="00181962"/>
    <w:rsid w:val="00182B78"/>
    <w:rsid w:val="00183D1B"/>
    <w:rsid w:val="001875E3"/>
    <w:rsid w:val="00192469"/>
    <w:rsid w:val="00195D0D"/>
    <w:rsid w:val="001A05DA"/>
    <w:rsid w:val="001A064E"/>
    <w:rsid w:val="001A4B14"/>
    <w:rsid w:val="001B0F74"/>
    <w:rsid w:val="001B139A"/>
    <w:rsid w:val="001B1A55"/>
    <w:rsid w:val="001B47A9"/>
    <w:rsid w:val="001B6FAB"/>
    <w:rsid w:val="001B7C0D"/>
    <w:rsid w:val="001C1D1D"/>
    <w:rsid w:val="001C4631"/>
    <w:rsid w:val="001E1950"/>
    <w:rsid w:val="001E3339"/>
    <w:rsid w:val="001F00C2"/>
    <w:rsid w:val="001F7897"/>
    <w:rsid w:val="00201C54"/>
    <w:rsid w:val="00201D46"/>
    <w:rsid w:val="002040CC"/>
    <w:rsid w:val="00205871"/>
    <w:rsid w:val="00206692"/>
    <w:rsid w:val="0020768D"/>
    <w:rsid w:val="0021356F"/>
    <w:rsid w:val="0022030E"/>
    <w:rsid w:val="00233A89"/>
    <w:rsid w:val="00235074"/>
    <w:rsid w:val="00240B0C"/>
    <w:rsid w:val="00247F3B"/>
    <w:rsid w:val="002533F2"/>
    <w:rsid w:val="00255A6C"/>
    <w:rsid w:val="0025637A"/>
    <w:rsid w:val="00256701"/>
    <w:rsid w:val="002569B6"/>
    <w:rsid w:val="002601B4"/>
    <w:rsid w:val="002612F5"/>
    <w:rsid w:val="00263810"/>
    <w:rsid w:val="00266DB9"/>
    <w:rsid w:val="00270CC5"/>
    <w:rsid w:val="00271D00"/>
    <w:rsid w:val="002761AA"/>
    <w:rsid w:val="00281F6C"/>
    <w:rsid w:val="002916E6"/>
    <w:rsid w:val="00295E44"/>
    <w:rsid w:val="00296BB0"/>
    <w:rsid w:val="002A0E27"/>
    <w:rsid w:val="002A212C"/>
    <w:rsid w:val="002A2C5A"/>
    <w:rsid w:val="002A60C4"/>
    <w:rsid w:val="002B1236"/>
    <w:rsid w:val="002B18F7"/>
    <w:rsid w:val="002B74D8"/>
    <w:rsid w:val="002C38DB"/>
    <w:rsid w:val="002C763C"/>
    <w:rsid w:val="002C77ED"/>
    <w:rsid w:val="002C7BA5"/>
    <w:rsid w:val="002D1360"/>
    <w:rsid w:val="002D5019"/>
    <w:rsid w:val="002D612B"/>
    <w:rsid w:val="002D6262"/>
    <w:rsid w:val="002D6377"/>
    <w:rsid w:val="002D77AC"/>
    <w:rsid w:val="002E106E"/>
    <w:rsid w:val="002E1AEF"/>
    <w:rsid w:val="002E4F96"/>
    <w:rsid w:val="002E5016"/>
    <w:rsid w:val="002E6CA6"/>
    <w:rsid w:val="002F5D64"/>
    <w:rsid w:val="0030023C"/>
    <w:rsid w:val="00300B10"/>
    <w:rsid w:val="00305D17"/>
    <w:rsid w:val="003150AE"/>
    <w:rsid w:val="003156E8"/>
    <w:rsid w:val="00317436"/>
    <w:rsid w:val="00317685"/>
    <w:rsid w:val="003218EC"/>
    <w:rsid w:val="00321EFF"/>
    <w:rsid w:val="00332E31"/>
    <w:rsid w:val="00335E02"/>
    <w:rsid w:val="003378B8"/>
    <w:rsid w:val="00341322"/>
    <w:rsid w:val="0034144D"/>
    <w:rsid w:val="00341757"/>
    <w:rsid w:val="00342C1D"/>
    <w:rsid w:val="0035074C"/>
    <w:rsid w:val="00350A9B"/>
    <w:rsid w:val="00363E11"/>
    <w:rsid w:val="0036550C"/>
    <w:rsid w:val="003702B3"/>
    <w:rsid w:val="00373811"/>
    <w:rsid w:val="00376593"/>
    <w:rsid w:val="00382FC7"/>
    <w:rsid w:val="00385367"/>
    <w:rsid w:val="00387A22"/>
    <w:rsid w:val="00392DA0"/>
    <w:rsid w:val="00394B65"/>
    <w:rsid w:val="003A1624"/>
    <w:rsid w:val="003A69E6"/>
    <w:rsid w:val="003A69EB"/>
    <w:rsid w:val="003B32FA"/>
    <w:rsid w:val="003B404F"/>
    <w:rsid w:val="003C0A8E"/>
    <w:rsid w:val="003C695D"/>
    <w:rsid w:val="003D39B0"/>
    <w:rsid w:val="003D798F"/>
    <w:rsid w:val="003D7F1B"/>
    <w:rsid w:val="003E6A76"/>
    <w:rsid w:val="003F075F"/>
    <w:rsid w:val="003F2F75"/>
    <w:rsid w:val="003F4ADA"/>
    <w:rsid w:val="00405197"/>
    <w:rsid w:val="00405F29"/>
    <w:rsid w:val="004074AA"/>
    <w:rsid w:val="00407A93"/>
    <w:rsid w:val="004104FA"/>
    <w:rsid w:val="00415595"/>
    <w:rsid w:val="00420A8B"/>
    <w:rsid w:val="00421B3A"/>
    <w:rsid w:val="00421BC9"/>
    <w:rsid w:val="004262EE"/>
    <w:rsid w:val="004265AB"/>
    <w:rsid w:val="004310AE"/>
    <w:rsid w:val="0043217B"/>
    <w:rsid w:val="004335B6"/>
    <w:rsid w:val="0043483E"/>
    <w:rsid w:val="00436DC0"/>
    <w:rsid w:val="00440CF7"/>
    <w:rsid w:val="0044275A"/>
    <w:rsid w:val="00442DFA"/>
    <w:rsid w:val="0044409A"/>
    <w:rsid w:val="004450AD"/>
    <w:rsid w:val="00446A6B"/>
    <w:rsid w:val="0045196F"/>
    <w:rsid w:val="00452C4A"/>
    <w:rsid w:val="00452F78"/>
    <w:rsid w:val="00461256"/>
    <w:rsid w:val="00473C04"/>
    <w:rsid w:val="00476656"/>
    <w:rsid w:val="00481313"/>
    <w:rsid w:val="0048207D"/>
    <w:rsid w:val="00482B7D"/>
    <w:rsid w:val="004834C2"/>
    <w:rsid w:val="00485ADD"/>
    <w:rsid w:val="0049142F"/>
    <w:rsid w:val="0049186B"/>
    <w:rsid w:val="00492C8B"/>
    <w:rsid w:val="00494582"/>
    <w:rsid w:val="00495D6B"/>
    <w:rsid w:val="00496456"/>
    <w:rsid w:val="0049660F"/>
    <w:rsid w:val="004A0AAF"/>
    <w:rsid w:val="004B3A5B"/>
    <w:rsid w:val="004B3E2F"/>
    <w:rsid w:val="004C02AB"/>
    <w:rsid w:val="004C07CE"/>
    <w:rsid w:val="004C2984"/>
    <w:rsid w:val="004C29B6"/>
    <w:rsid w:val="004C4139"/>
    <w:rsid w:val="004D2A76"/>
    <w:rsid w:val="004D5AB7"/>
    <w:rsid w:val="004D6ACF"/>
    <w:rsid w:val="004D6B9B"/>
    <w:rsid w:val="004E01B4"/>
    <w:rsid w:val="004E10A8"/>
    <w:rsid w:val="004E192D"/>
    <w:rsid w:val="004E5B5E"/>
    <w:rsid w:val="004F05BB"/>
    <w:rsid w:val="004F203A"/>
    <w:rsid w:val="004F34DD"/>
    <w:rsid w:val="004F3942"/>
    <w:rsid w:val="004F51C0"/>
    <w:rsid w:val="004F5D7D"/>
    <w:rsid w:val="004F6F8B"/>
    <w:rsid w:val="0050004F"/>
    <w:rsid w:val="005006D7"/>
    <w:rsid w:val="00501D6B"/>
    <w:rsid w:val="005068FF"/>
    <w:rsid w:val="00512B8A"/>
    <w:rsid w:val="00513542"/>
    <w:rsid w:val="00520834"/>
    <w:rsid w:val="005259C8"/>
    <w:rsid w:val="00525EEB"/>
    <w:rsid w:val="005301DF"/>
    <w:rsid w:val="00530E81"/>
    <w:rsid w:val="00530FD5"/>
    <w:rsid w:val="005328AD"/>
    <w:rsid w:val="00532E38"/>
    <w:rsid w:val="0053545A"/>
    <w:rsid w:val="00540CF0"/>
    <w:rsid w:val="00544966"/>
    <w:rsid w:val="00553DA2"/>
    <w:rsid w:val="00554E69"/>
    <w:rsid w:val="00555E3D"/>
    <w:rsid w:val="005578F3"/>
    <w:rsid w:val="005616A7"/>
    <w:rsid w:val="00562B0F"/>
    <w:rsid w:val="00563667"/>
    <w:rsid w:val="0056546F"/>
    <w:rsid w:val="00567758"/>
    <w:rsid w:val="005677E2"/>
    <w:rsid w:val="00571293"/>
    <w:rsid w:val="005723AF"/>
    <w:rsid w:val="00572590"/>
    <w:rsid w:val="005754AF"/>
    <w:rsid w:val="0057750D"/>
    <w:rsid w:val="00577EDF"/>
    <w:rsid w:val="00581E0E"/>
    <w:rsid w:val="00582322"/>
    <w:rsid w:val="00583156"/>
    <w:rsid w:val="00584774"/>
    <w:rsid w:val="0058488C"/>
    <w:rsid w:val="00584D50"/>
    <w:rsid w:val="0058753E"/>
    <w:rsid w:val="00587BCF"/>
    <w:rsid w:val="00595FC2"/>
    <w:rsid w:val="005A6B8A"/>
    <w:rsid w:val="005B7A63"/>
    <w:rsid w:val="005C1F13"/>
    <w:rsid w:val="005C7344"/>
    <w:rsid w:val="005C7587"/>
    <w:rsid w:val="005D24C6"/>
    <w:rsid w:val="005D39B8"/>
    <w:rsid w:val="005D42C8"/>
    <w:rsid w:val="005D61CE"/>
    <w:rsid w:val="005D7189"/>
    <w:rsid w:val="005E2747"/>
    <w:rsid w:val="005E649D"/>
    <w:rsid w:val="005E6E6F"/>
    <w:rsid w:val="005F052A"/>
    <w:rsid w:val="005F1D15"/>
    <w:rsid w:val="005F5741"/>
    <w:rsid w:val="005F5890"/>
    <w:rsid w:val="005F6B7C"/>
    <w:rsid w:val="0060014B"/>
    <w:rsid w:val="006017A4"/>
    <w:rsid w:val="00611878"/>
    <w:rsid w:val="00613A5C"/>
    <w:rsid w:val="00614A3D"/>
    <w:rsid w:val="0061749F"/>
    <w:rsid w:val="00622547"/>
    <w:rsid w:val="006231FB"/>
    <w:rsid w:val="0062390D"/>
    <w:rsid w:val="00630CA6"/>
    <w:rsid w:val="006419C9"/>
    <w:rsid w:val="00641E97"/>
    <w:rsid w:val="00642B4F"/>
    <w:rsid w:val="006444D8"/>
    <w:rsid w:val="00647E3E"/>
    <w:rsid w:val="00653B86"/>
    <w:rsid w:val="00653D5C"/>
    <w:rsid w:val="006552C6"/>
    <w:rsid w:val="006565D9"/>
    <w:rsid w:val="00664ED3"/>
    <w:rsid w:val="00675B32"/>
    <w:rsid w:val="00682367"/>
    <w:rsid w:val="006830EF"/>
    <w:rsid w:val="006872A0"/>
    <w:rsid w:val="006928C9"/>
    <w:rsid w:val="00694745"/>
    <w:rsid w:val="006963C9"/>
    <w:rsid w:val="00696DCF"/>
    <w:rsid w:val="00696E93"/>
    <w:rsid w:val="006A0679"/>
    <w:rsid w:val="006A2201"/>
    <w:rsid w:val="006A4FA4"/>
    <w:rsid w:val="006A7127"/>
    <w:rsid w:val="006B21A0"/>
    <w:rsid w:val="006B3B2A"/>
    <w:rsid w:val="006B3D58"/>
    <w:rsid w:val="006B5DD7"/>
    <w:rsid w:val="006B6603"/>
    <w:rsid w:val="006C05B2"/>
    <w:rsid w:val="006C0BA4"/>
    <w:rsid w:val="006C318F"/>
    <w:rsid w:val="006C35CB"/>
    <w:rsid w:val="006C52AF"/>
    <w:rsid w:val="006C60CB"/>
    <w:rsid w:val="006C6410"/>
    <w:rsid w:val="006C7955"/>
    <w:rsid w:val="006D0FD0"/>
    <w:rsid w:val="006D1284"/>
    <w:rsid w:val="006D1DBB"/>
    <w:rsid w:val="006D3645"/>
    <w:rsid w:val="006D413D"/>
    <w:rsid w:val="006D445C"/>
    <w:rsid w:val="006D5422"/>
    <w:rsid w:val="006D66B4"/>
    <w:rsid w:val="006E26C0"/>
    <w:rsid w:val="006E5B41"/>
    <w:rsid w:val="006E6594"/>
    <w:rsid w:val="006F032E"/>
    <w:rsid w:val="006F0836"/>
    <w:rsid w:val="006F2E27"/>
    <w:rsid w:val="006F2F17"/>
    <w:rsid w:val="0070713E"/>
    <w:rsid w:val="0071246E"/>
    <w:rsid w:val="007130B6"/>
    <w:rsid w:val="007151CB"/>
    <w:rsid w:val="00721AF2"/>
    <w:rsid w:val="0072308B"/>
    <w:rsid w:val="0072347A"/>
    <w:rsid w:val="00725CAC"/>
    <w:rsid w:val="00730C78"/>
    <w:rsid w:val="0073576D"/>
    <w:rsid w:val="00735951"/>
    <w:rsid w:val="00745E13"/>
    <w:rsid w:val="00746481"/>
    <w:rsid w:val="00747226"/>
    <w:rsid w:val="007472E6"/>
    <w:rsid w:val="0075138C"/>
    <w:rsid w:val="00752B74"/>
    <w:rsid w:val="007532F0"/>
    <w:rsid w:val="007618BF"/>
    <w:rsid w:val="00764A55"/>
    <w:rsid w:val="00765173"/>
    <w:rsid w:val="00767C31"/>
    <w:rsid w:val="00770294"/>
    <w:rsid w:val="0077281D"/>
    <w:rsid w:val="00777171"/>
    <w:rsid w:val="00781990"/>
    <w:rsid w:val="007828E9"/>
    <w:rsid w:val="0078435E"/>
    <w:rsid w:val="0078499C"/>
    <w:rsid w:val="007971ED"/>
    <w:rsid w:val="00797EC0"/>
    <w:rsid w:val="007A240C"/>
    <w:rsid w:val="007A2FD5"/>
    <w:rsid w:val="007A3970"/>
    <w:rsid w:val="007A4501"/>
    <w:rsid w:val="007A615C"/>
    <w:rsid w:val="007B010F"/>
    <w:rsid w:val="007B085C"/>
    <w:rsid w:val="007B26AD"/>
    <w:rsid w:val="007B6103"/>
    <w:rsid w:val="007C00FA"/>
    <w:rsid w:val="007C373C"/>
    <w:rsid w:val="007C4A32"/>
    <w:rsid w:val="007C54AD"/>
    <w:rsid w:val="007C5AF9"/>
    <w:rsid w:val="007D66BD"/>
    <w:rsid w:val="007E1967"/>
    <w:rsid w:val="007E502E"/>
    <w:rsid w:val="007E5535"/>
    <w:rsid w:val="007E554D"/>
    <w:rsid w:val="007E77CF"/>
    <w:rsid w:val="007F0F4B"/>
    <w:rsid w:val="007F14AD"/>
    <w:rsid w:val="007F3700"/>
    <w:rsid w:val="007F5E64"/>
    <w:rsid w:val="007F671A"/>
    <w:rsid w:val="007F6D85"/>
    <w:rsid w:val="008061B7"/>
    <w:rsid w:val="00806E13"/>
    <w:rsid w:val="008108D4"/>
    <w:rsid w:val="00810BCE"/>
    <w:rsid w:val="00811471"/>
    <w:rsid w:val="008120AA"/>
    <w:rsid w:val="0081218F"/>
    <w:rsid w:val="008170FB"/>
    <w:rsid w:val="00824B2C"/>
    <w:rsid w:val="008270FD"/>
    <w:rsid w:val="008329BC"/>
    <w:rsid w:val="00833716"/>
    <w:rsid w:val="00834A46"/>
    <w:rsid w:val="00844E0C"/>
    <w:rsid w:val="00845875"/>
    <w:rsid w:val="00846530"/>
    <w:rsid w:val="00847D87"/>
    <w:rsid w:val="0085100B"/>
    <w:rsid w:val="008527EB"/>
    <w:rsid w:val="00866031"/>
    <w:rsid w:val="00874800"/>
    <w:rsid w:val="00897549"/>
    <w:rsid w:val="008A0568"/>
    <w:rsid w:val="008A2273"/>
    <w:rsid w:val="008A2FCE"/>
    <w:rsid w:val="008A3E37"/>
    <w:rsid w:val="008A5881"/>
    <w:rsid w:val="008B0679"/>
    <w:rsid w:val="008B1587"/>
    <w:rsid w:val="008B519A"/>
    <w:rsid w:val="008B65B9"/>
    <w:rsid w:val="008B65E7"/>
    <w:rsid w:val="008B7169"/>
    <w:rsid w:val="008C0AF0"/>
    <w:rsid w:val="008C0FC3"/>
    <w:rsid w:val="008C6332"/>
    <w:rsid w:val="008C7FA5"/>
    <w:rsid w:val="008D03C7"/>
    <w:rsid w:val="008D38BD"/>
    <w:rsid w:val="008E2A4A"/>
    <w:rsid w:val="008F54CB"/>
    <w:rsid w:val="008F597F"/>
    <w:rsid w:val="008F723D"/>
    <w:rsid w:val="00901E18"/>
    <w:rsid w:val="00902A88"/>
    <w:rsid w:val="009162DF"/>
    <w:rsid w:val="00925B18"/>
    <w:rsid w:val="00927397"/>
    <w:rsid w:val="009315C6"/>
    <w:rsid w:val="00933418"/>
    <w:rsid w:val="009349EC"/>
    <w:rsid w:val="00937105"/>
    <w:rsid w:val="00937167"/>
    <w:rsid w:val="00947949"/>
    <w:rsid w:val="00947F0D"/>
    <w:rsid w:val="009547BA"/>
    <w:rsid w:val="00957CDC"/>
    <w:rsid w:val="0096197D"/>
    <w:rsid w:val="0096301A"/>
    <w:rsid w:val="00964963"/>
    <w:rsid w:val="00966091"/>
    <w:rsid w:val="00973E81"/>
    <w:rsid w:val="009763DB"/>
    <w:rsid w:val="00977CDB"/>
    <w:rsid w:val="00982213"/>
    <w:rsid w:val="00982672"/>
    <w:rsid w:val="00982942"/>
    <w:rsid w:val="00990C5B"/>
    <w:rsid w:val="009916C8"/>
    <w:rsid w:val="00993550"/>
    <w:rsid w:val="009A20EC"/>
    <w:rsid w:val="009A4325"/>
    <w:rsid w:val="009C3585"/>
    <w:rsid w:val="009C6959"/>
    <w:rsid w:val="009C6A5E"/>
    <w:rsid w:val="009D10D4"/>
    <w:rsid w:val="009D22D7"/>
    <w:rsid w:val="009E5D1A"/>
    <w:rsid w:val="009E6EB6"/>
    <w:rsid w:val="009E790E"/>
    <w:rsid w:val="009E7F8C"/>
    <w:rsid w:val="009F1BC3"/>
    <w:rsid w:val="009F2AA1"/>
    <w:rsid w:val="00A0306C"/>
    <w:rsid w:val="00A0632E"/>
    <w:rsid w:val="00A07A3B"/>
    <w:rsid w:val="00A11FD0"/>
    <w:rsid w:val="00A12CA7"/>
    <w:rsid w:val="00A12CE1"/>
    <w:rsid w:val="00A139DF"/>
    <w:rsid w:val="00A1430F"/>
    <w:rsid w:val="00A14633"/>
    <w:rsid w:val="00A1620C"/>
    <w:rsid w:val="00A1788F"/>
    <w:rsid w:val="00A20080"/>
    <w:rsid w:val="00A203FA"/>
    <w:rsid w:val="00A27625"/>
    <w:rsid w:val="00A3367A"/>
    <w:rsid w:val="00A37D1B"/>
    <w:rsid w:val="00A46931"/>
    <w:rsid w:val="00A53F78"/>
    <w:rsid w:val="00A54014"/>
    <w:rsid w:val="00A6037A"/>
    <w:rsid w:val="00A665AE"/>
    <w:rsid w:val="00A67C7B"/>
    <w:rsid w:val="00A70C65"/>
    <w:rsid w:val="00A73068"/>
    <w:rsid w:val="00A73C78"/>
    <w:rsid w:val="00A81B3A"/>
    <w:rsid w:val="00A84ACC"/>
    <w:rsid w:val="00A86999"/>
    <w:rsid w:val="00A9039D"/>
    <w:rsid w:val="00A95199"/>
    <w:rsid w:val="00A95299"/>
    <w:rsid w:val="00AA35CD"/>
    <w:rsid w:val="00AA4614"/>
    <w:rsid w:val="00AA6FD9"/>
    <w:rsid w:val="00AB6AF6"/>
    <w:rsid w:val="00AC6AEA"/>
    <w:rsid w:val="00AD127D"/>
    <w:rsid w:val="00AD29C1"/>
    <w:rsid w:val="00AD53DA"/>
    <w:rsid w:val="00AD684F"/>
    <w:rsid w:val="00AD7E09"/>
    <w:rsid w:val="00AE11C6"/>
    <w:rsid w:val="00AE135A"/>
    <w:rsid w:val="00AF048B"/>
    <w:rsid w:val="00AF2B50"/>
    <w:rsid w:val="00AF47C4"/>
    <w:rsid w:val="00B00291"/>
    <w:rsid w:val="00B02279"/>
    <w:rsid w:val="00B07BEE"/>
    <w:rsid w:val="00B13E94"/>
    <w:rsid w:val="00B149D1"/>
    <w:rsid w:val="00B15F5C"/>
    <w:rsid w:val="00B21BBA"/>
    <w:rsid w:val="00B22D80"/>
    <w:rsid w:val="00B276C1"/>
    <w:rsid w:val="00B33D8F"/>
    <w:rsid w:val="00B35B4C"/>
    <w:rsid w:val="00B35C8E"/>
    <w:rsid w:val="00B37E0A"/>
    <w:rsid w:val="00B4786D"/>
    <w:rsid w:val="00B47D66"/>
    <w:rsid w:val="00B50BED"/>
    <w:rsid w:val="00B5186E"/>
    <w:rsid w:val="00B51DCC"/>
    <w:rsid w:val="00B54AFD"/>
    <w:rsid w:val="00B55B76"/>
    <w:rsid w:val="00B55EEE"/>
    <w:rsid w:val="00B6200D"/>
    <w:rsid w:val="00B62090"/>
    <w:rsid w:val="00B656DF"/>
    <w:rsid w:val="00B719C5"/>
    <w:rsid w:val="00B757C4"/>
    <w:rsid w:val="00B771E0"/>
    <w:rsid w:val="00B80C57"/>
    <w:rsid w:val="00B8453F"/>
    <w:rsid w:val="00BA4130"/>
    <w:rsid w:val="00BA42FA"/>
    <w:rsid w:val="00BA6487"/>
    <w:rsid w:val="00BB13E8"/>
    <w:rsid w:val="00BB1A3F"/>
    <w:rsid w:val="00BB5956"/>
    <w:rsid w:val="00BC1216"/>
    <w:rsid w:val="00BC177A"/>
    <w:rsid w:val="00BC2DB9"/>
    <w:rsid w:val="00BC447F"/>
    <w:rsid w:val="00BC6F34"/>
    <w:rsid w:val="00BD00A2"/>
    <w:rsid w:val="00BD2921"/>
    <w:rsid w:val="00BD3B33"/>
    <w:rsid w:val="00BD7E14"/>
    <w:rsid w:val="00BE0F15"/>
    <w:rsid w:val="00BE263A"/>
    <w:rsid w:val="00BE37F9"/>
    <w:rsid w:val="00BE3A22"/>
    <w:rsid w:val="00BE47A7"/>
    <w:rsid w:val="00BF6666"/>
    <w:rsid w:val="00C0005F"/>
    <w:rsid w:val="00C001AD"/>
    <w:rsid w:val="00C027ED"/>
    <w:rsid w:val="00C05F2B"/>
    <w:rsid w:val="00C06264"/>
    <w:rsid w:val="00C06AC4"/>
    <w:rsid w:val="00C100E3"/>
    <w:rsid w:val="00C10A9F"/>
    <w:rsid w:val="00C125F1"/>
    <w:rsid w:val="00C129A7"/>
    <w:rsid w:val="00C15303"/>
    <w:rsid w:val="00C20E25"/>
    <w:rsid w:val="00C26D44"/>
    <w:rsid w:val="00C30949"/>
    <w:rsid w:val="00C30DF7"/>
    <w:rsid w:val="00C31684"/>
    <w:rsid w:val="00C50F8A"/>
    <w:rsid w:val="00C51991"/>
    <w:rsid w:val="00C53DC6"/>
    <w:rsid w:val="00C5505E"/>
    <w:rsid w:val="00C564E3"/>
    <w:rsid w:val="00C574EC"/>
    <w:rsid w:val="00C60C8C"/>
    <w:rsid w:val="00C64378"/>
    <w:rsid w:val="00C6729E"/>
    <w:rsid w:val="00C738BB"/>
    <w:rsid w:val="00C75D3A"/>
    <w:rsid w:val="00C767CE"/>
    <w:rsid w:val="00C81F63"/>
    <w:rsid w:val="00C827A2"/>
    <w:rsid w:val="00C82A54"/>
    <w:rsid w:val="00C84F32"/>
    <w:rsid w:val="00C90D7B"/>
    <w:rsid w:val="00C9490B"/>
    <w:rsid w:val="00CA1CB3"/>
    <w:rsid w:val="00CA214A"/>
    <w:rsid w:val="00CA2CB0"/>
    <w:rsid w:val="00CA7506"/>
    <w:rsid w:val="00CB15D9"/>
    <w:rsid w:val="00CB5A18"/>
    <w:rsid w:val="00CB62F0"/>
    <w:rsid w:val="00CD01A1"/>
    <w:rsid w:val="00CD31D3"/>
    <w:rsid w:val="00CD5CC1"/>
    <w:rsid w:val="00CD78EF"/>
    <w:rsid w:val="00CE0FE0"/>
    <w:rsid w:val="00CE5F55"/>
    <w:rsid w:val="00CE639B"/>
    <w:rsid w:val="00CE69E9"/>
    <w:rsid w:val="00CE6F77"/>
    <w:rsid w:val="00CE762D"/>
    <w:rsid w:val="00CF0318"/>
    <w:rsid w:val="00CF0CA8"/>
    <w:rsid w:val="00CF43C6"/>
    <w:rsid w:val="00CF682B"/>
    <w:rsid w:val="00D03415"/>
    <w:rsid w:val="00D03780"/>
    <w:rsid w:val="00D03BAB"/>
    <w:rsid w:val="00D10C93"/>
    <w:rsid w:val="00D11F62"/>
    <w:rsid w:val="00D1244B"/>
    <w:rsid w:val="00D13D0C"/>
    <w:rsid w:val="00D1521F"/>
    <w:rsid w:val="00D167E2"/>
    <w:rsid w:val="00D20778"/>
    <w:rsid w:val="00D3050B"/>
    <w:rsid w:val="00D30569"/>
    <w:rsid w:val="00D33DC2"/>
    <w:rsid w:val="00D34118"/>
    <w:rsid w:val="00D34F4C"/>
    <w:rsid w:val="00D371FF"/>
    <w:rsid w:val="00D40D53"/>
    <w:rsid w:val="00D41C84"/>
    <w:rsid w:val="00D4623D"/>
    <w:rsid w:val="00D50E6F"/>
    <w:rsid w:val="00D51309"/>
    <w:rsid w:val="00D52248"/>
    <w:rsid w:val="00D555A1"/>
    <w:rsid w:val="00D56025"/>
    <w:rsid w:val="00D56301"/>
    <w:rsid w:val="00D56319"/>
    <w:rsid w:val="00D56A72"/>
    <w:rsid w:val="00D607C0"/>
    <w:rsid w:val="00D62ACF"/>
    <w:rsid w:val="00D64639"/>
    <w:rsid w:val="00D712C9"/>
    <w:rsid w:val="00D728EA"/>
    <w:rsid w:val="00D7292D"/>
    <w:rsid w:val="00D825D6"/>
    <w:rsid w:val="00D90517"/>
    <w:rsid w:val="00D92CAE"/>
    <w:rsid w:val="00DA0797"/>
    <w:rsid w:val="00DA11DC"/>
    <w:rsid w:val="00DA1872"/>
    <w:rsid w:val="00DA3E81"/>
    <w:rsid w:val="00DA5F41"/>
    <w:rsid w:val="00DB0065"/>
    <w:rsid w:val="00DB175B"/>
    <w:rsid w:val="00DB619C"/>
    <w:rsid w:val="00DC0374"/>
    <w:rsid w:val="00DC0A6F"/>
    <w:rsid w:val="00DC1438"/>
    <w:rsid w:val="00DC16EC"/>
    <w:rsid w:val="00DC3F88"/>
    <w:rsid w:val="00DD1236"/>
    <w:rsid w:val="00DD2522"/>
    <w:rsid w:val="00DD2566"/>
    <w:rsid w:val="00DD26B9"/>
    <w:rsid w:val="00DD6B1A"/>
    <w:rsid w:val="00DD7A32"/>
    <w:rsid w:val="00DE05C9"/>
    <w:rsid w:val="00DE175E"/>
    <w:rsid w:val="00DE2DBD"/>
    <w:rsid w:val="00DE3D0F"/>
    <w:rsid w:val="00DF387B"/>
    <w:rsid w:val="00DF4557"/>
    <w:rsid w:val="00E076E4"/>
    <w:rsid w:val="00E14A98"/>
    <w:rsid w:val="00E16D06"/>
    <w:rsid w:val="00E20E80"/>
    <w:rsid w:val="00E231F1"/>
    <w:rsid w:val="00E2479B"/>
    <w:rsid w:val="00E33D23"/>
    <w:rsid w:val="00E3463C"/>
    <w:rsid w:val="00E40561"/>
    <w:rsid w:val="00E4166A"/>
    <w:rsid w:val="00E442DC"/>
    <w:rsid w:val="00E45C19"/>
    <w:rsid w:val="00E472E6"/>
    <w:rsid w:val="00E47815"/>
    <w:rsid w:val="00E50067"/>
    <w:rsid w:val="00E506B3"/>
    <w:rsid w:val="00E50A8C"/>
    <w:rsid w:val="00E564A6"/>
    <w:rsid w:val="00E5669B"/>
    <w:rsid w:val="00E57F06"/>
    <w:rsid w:val="00E60B4A"/>
    <w:rsid w:val="00E67F1A"/>
    <w:rsid w:val="00E7485B"/>
    <w:rsid w:val="00E8200D"/>
    <w:rsid w:val="00E92613"/>
    <w:rsid w:val="00E92DF2"/>
    <w:rsid w:val="00EA3C57"/>
    <w:rsid w:val="00EA6790"/>
    <w:rsid w:val="00EA6CE5"/>
    <w:rsid w:val="00EB0C6E"/>
    <w:rsid w:val="00EB4CFB"/>
    <w:rsid w:val="00EB5215"/>
    <w:rsid w:val="00ED0019"/>
    <w:rsid w:val="00EE262F"/>
    <w:rsid w:val="00EF0FA1"/>
    <w:rsid w:val="00EF28AD"/>
    <w:rsid w:val="00EF3FE1"/>
    <w:rsid w:val="00F0000F"/>
    <w:rsid w:val="00F04E4B"/>
    <w:rsid w:val="00F067E4"/>
    <w:rsid w:val="00F10B34"/>
    <w:rsid w:val="00F11078"/>
    <w:rsid w:val="00F14D61"/>
    <w:rsid w:val="00F15391"/>
    <w:rsid w:val="00F205DA"/>
    <w:rsid w:val="00F23164"/>
    <w:rsid w:val="00F2319B"/>
    <w:rsid w:val="00F24537"/>
    <w:rsid w:val="00F25FD1"/>
    <w:rsid w:val="00F30313"/>
    <w:rsid w:val="00F30E3B"/>
    <w:rsid w:val="00F31B29"/>
    <w:rsid w:val="00F33893"/>
    <w:rsid w:val="00F3553A"/>
    <w:rsid w:val="00F365DC"/>
    <w:rsid w:val="00F40DCB"/>
    <w:rsid w:val="00F44B67"/>
    <w:rsid w:val="00F4529D"/>
    <w:rsid w:val="00F46056"/>
    <w:rsid w:val="00F51769"/>
    <w:rsid w:val="00F51ACC"/>
    <w:rsid w:val="00F53A77"/>
    <w:rsid w:val="00F548D0"/>
    <w:rsid w:val="00F56A79"/>
    <w:rsid w:val="00F57124"/>
    <w:rsid w:val="00F61331"/>
    <w:rsid w:val="00F62DFC"/>
    <w:rsid w:val="00F67283"/>
    <w:rsid w:val="00F7102B"/>
    <w:rsid w:val="00F710A4"/>
    <w:rsid w:val="00F752C7"/>
    <w:rsid w:val="00F768D9"/>
    <w:rsid w:val="00F837D2"/>
    <w:rsid w:val="00F84DA8"/>
    <w:rsid w:val="00F85B05"/>
    <w:rsid w:val="00F86885"/>
    <w:rsid w:val="00F868F9"/>
    <w:rsid w:val="00F9033A"/>
    <w:rsid w:val="00F97774"/>
    <w:rsid w:val="00FA2BFE"/>
    <w:rsid w:val="00FA34CC"/>
    <w:rsid w:val="00FA3EC3"/>
    <w:rsid w:val="00FA47E1"/>
    <w:rsid w:val="00FA5B4F"/>
    <w:rsid w:val="00FB0F60"/>
    <w:rsid w:val="00FB1062"/>
    <w:rsid w:val="00FB14F6"/>
    <w:rsid w:val="00FB3BBF"/>
    <w:rsid w:val="00FC1FCC"/>
    <w:rsid w:val="00FC3FA6"/>
    <w:rsid w:val="00FC4D60"/>
    <w:rsid w:val="00FC5F7E"/>
    <w:rsid w:val="00FC7738"/>
    <w:rsid w:val="00FD02B0"/>
    <w:rsid w:val="00FD2A26"/>
    <w:rsid w:val="00FD4900"/>
    <w:rsid w:val="00FD7763"/>
    <w:rsid w:val="00FE0D87"/>
    <w:rsid w:val="00FE0E1E"/>
    <w:rsid w:val="00FE2710"/>
    <w:rsid w:val="00FE2B26"/>
    <w:rsid w:val="00FF1F8D"/>
    <w:rsid w:val="00FF4354"/>
    <w:rsid w:val="00FF5B3D"/>
    <w:rsid w:val="00FF6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8EA21"/>
  <w15:chartTrackingRefBased/>
  <w15:docId w15:val="{9DB58A0F-4B10-42D5-848F-A6D6C178E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5637A"/>
  </w:style>
  <w:style w:type="paragraph" w:styleId="1">
    <w:name w:val="heading 1"/>
    <w:basedOn w:val="a"/>
    <w:next w:val="a"/>
    <w:link w:val="10"/>
    <w:uiPriority w:val="9"/>
    <w:qFormat/>
    <w:rsid w:val="00D03BAB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D03BAB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D03BAB"/>
    <w:pPr>
      <w:keepNext/>
      <w:keepLines/>
      <w:spacing w:before="40" w:after="0"/>
      <w:jc w:val="center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D03BAB"/>
    <w:pPr>
      <w:keepNext/>
      <w:keepLines/>
      <w:spacing w:before="40" w:after="0"/>
      <w:jc w:val="center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lang w:val="ru-RU"/>
    </w:rPr>
  </w:style>
  <w:style w:type="paragraph" w:styleId="5">
    <w:name w:val="heading 5"/>
    <w:basedOn w:val="a"/>
    <w:next w:val="a"/>
    <w:link w:val="50"/>
    <w:uiPriority w:val="9"/>
    <w:unhideWhenUsed/>
    <w:qFormat/>
    <w:rsid w:val="0072347A"/>
    <w:pPr>
      <w:keepNext/>
      <w:keepLines/>
      <w:numPr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03BA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D03BA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rsid w:val="00D03BA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character" w:customStyle="1" w:styleId="40">
    <w:name w:val="Заголовок 4 Знак"/>
    <w:basedOn w:val="a0"/>
    <w:link w:val="4"/>
    <w:uiPriority w:val="9"/>
    <w:rsid w:val="00D03BAB"/>
    <w:rPr>
      <w:rFonts w:asciiTheme="majorHAnsi" w:eastAsiaTheme="majorEastAsia" w:hAnsiTheme="majorHAnsi" w:cstheme="majorBidi"/>
      <w:i/>
      <w:iCs/>
      <w:color w:val="2E74B5" w:themeColor="accent1" w:themeShade="BF"/>
      <w:lang w:val="ru-RU"/>
    </w:rPr>
  </w:style>
  <w:style w:type="character" w:customStyle="1" w:styleId="50">
    <w:name w:val="Заголовок 5 Знак"/>
    <w:basedOn w:val="a0"/>
    <w:link w:val="5"/>
    <w:uiPriority w:val="9"/>
    <w:rsid w:val="0072347A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a3">
    <w:name w:val="footnote text"/>
    <w:basedOn w:val="a"/>
    <w:link w:val="a4"/>
    <w:uiPriority w:val="99"/>
    <w:unhideWhenUsed/>
    <w:rsid w:val="00F7102B"/>
    <w:pPr>
      <w:spacing w:after="0" w:line="240" w:lineRule="auto"/>
    </w:pPr>
    <w:rPr>
      <w:sz w:val="20"/>
      <w:szCs w:val="20"/>
    </w:rPr>
  </w:style>
  <w:style w:type="character" w:customStyle="1" w:styleId="a4">
    <w:name w:val="Текст сноски Знак"/>
    <w:basedOn w:val="a0"/>
    <w:link w:val="a3"/>
    <w:uiPriority w:val="99"/>
    <w:rsid w:val="00F7102B"/>
    <w:rPr>
      <w:sz w:val="20"/>
      <w:szCs w:val="20"/>
    </w:rPr>
  </w:style>
  <w:style w:type="character" w:styleId="a5">
    <w:name w:val="footnote reference"/>
    <w:basedOn w:val="a0"/>
    <w:uiPriority w:val="99"/>
    <w:semiHidden/>
    <w:unhideWhenUsed/>
    <w:rsid w:val="00F7102B"/>
    <w:rPr>
      <w:vertAlign w:val="superscript"/>
    </w:rPr>
  </w:style>
  <w:style w:type="table" w:styleId="a6">
    <w:name w:val="Table Grid"/>
    <w:basedOn w:val="a1"/>
    <w:uiPriority w:val="39"/>
    <w:rsid w:val="00B656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E076E4"/>
    <w:pPr>
      <w:ind w:left="720"/>
      <w:contextualSpacing/>
    </w:pPr>
  </w:style>
  <w:style w:type="character" w:styleId="a8">
    <w:name w:val="annotation reference"/>
    <w:basedOn w:val="a0"/>
    <w:uiPriority w:val="99"/>
    <w:semiHidden/>
    <w:unhideWhenUsed/>
    <w:rsid w:val="002F5D64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2F5D64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2F5D64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2F5D64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2F5D64"/>
    <w:rPr>
      <w:b/>
      <w:bCs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2F5D6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2F5D64"/>
    <w:rPr>
      <w:rFonts w:ascii="Segoe UI" w:hAnsi="Segoe UI" w:cs="Segoe UI"/>
      <w:sz w:val="18"/>
      <w:szCs w:val="18"/>
    </w:rPr>
  </w:style>
  <w:style w:type="character" w:styleId="af">
    <w:name w:val="Placeholder Text"/>
    <w:basedOn w:val="a0"/>
    <w:uiPriority w:val="99"/>
    <w:semiHidden/>
    <w:rsid w:val="006B21A0"/>
    <w:rPr>
      <w:color w:val="808080"/>
    </w:rPr>
  </w:style>
  <w:style w:type="paragraph" w:styleId="af0">
    <w:name w:val="TOC Heading"/>
    <w:basedOn w:val="1"/>
    <w:next w:val="a"/>
    <w:uiPriority w:val="39"/>
    <w:unhideWhenUsed/>
    <w:qFormat/>
    <w:rsid w:val="00530FD5"/>
    <w:pPr>
      <w:jc w:val="left"/>
      <w:outlineLvl w:val="9"/>
    </w:pPr>
    <w:rPr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530FD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30FD5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530FD5"/>
    <w:pPr>
      <w:spacing w:after="100"/>
      <w:ind w:left="440"/>
    </w:pPr>
  </w:style>
  <w:style w:type="character" w:styleId="af1">
    <w:name w:val="Hyperlink"/>
    <w:basedOn w:val="a0"/>
    <w:uiPriority w:val="99"/>
    <w:unhideWhenUsed/>
    <w:rsid w:val="00530FD5"/>
    <w:rPr>
      <w:color w:val="0563C1" w:themeColor="hyperlink"/>
      <w:u w:val="single"/>
    </w:rPr>
  </w:style>
  <w:style w:type="paragraph" w:customStyle="1" w:styleId="Default">
    <w:name w:val="Default"/>
    <w:rsid w:val="007B085C"/>
    <w:pPr>
      <w:autoSpaceDE w:val="0"/>
      <w:autoSpaceDN w:val="0"/>
      <w:adjustRightInd w:val="0"/>
      <w:spacing w:after="0" w:line="240" w:lineRule="auto"/>
    </w:pPr>
    <w:rPr>
      <w:rFonts w:ascii="Century Schoolbook" w:hAnsi="Century Schoolbook" w:cs="Century Schoolbook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970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6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117" Type="http://schemas.openxmlformats.org/officeDocument/2006/relationships/image" Target="media/image1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7.png"/><Relationship Id="rId68" Type="http://schemas.openxmlformats.org/officeDocument/2006/relationships/image" Target="media/image63.png"/><Relationship Id="rId84" Type="http://schemas.openxmlformats.org/officeDocument/2006/relationships/image" Target="media/image84.png"/><Relationship Id="rId89" Type="http://schemas.openxmlformats.org/officeDocument/2006/relationships/image" Target="media/image90.png"/><Relationship Id="rId112" Type="http://schemas.openxmlformats.org/officeDocument/2006/relationships/image" Target="media/image114.png"/><Relationship Id="rId16" Type="http://schemas.openxmlformats.org/officeDocument/2006/relationships/image" Target="media/image9.png"/><Relationship Id="rId107" Type="http://schemas.openxmlformats.org/officeDocument/2006/relationships/image" Target="media/image109.png"/><Relationship Id="rId11" Type="http://schemas.openxmlformats.org/officeDocument/2006/relationships/image" Target="media/image4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6.png"/><Relationship Id="rId58" Type="http://schemas.openxmlformats.org/officeDocument/2006/relationships/image" Target="media/image52.png"/><Relationship Id="rId74" Type="http://schemas.openxmlformats.org/officeDocument/2006/relationships/image" Target="media/image69.png"/><Relationship Id="rId79" Type="http://schemas.openxmlformats.org/officeDocument/2006/relationships/image" Target="media/image78.png"/><Relationship Id="rId102" Type="http://schemas.openxmlformats.org/officeDocument/2006/relationships/image" Target="media/image104.png"/><Relationship Id="rId123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82" Type="http://schemas.openxmlformats.org/officeDocument/2006/relationships/image" Target="media/image81.png"/><Relationship Id="rId90" Type="http://schemas.openxmlformats.org/officeDocument/2006/relationships/image" Target="media/image91.png"/><Relationship Id="rId95" Type="http://schemas.openxmlformats.org/officeDocument/2006/relationships/image" Target="media/image96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4.png"/><Relationship Id="rId77" Type="http://schemas.openxmlformats.org/officeDocument/2006/relationships/image" Target="media/image75.png"/><Relationship Id="rId100" Type="http://schemas.openxmlformats.org/officeDocument/2006/relationships/image" Target="media/image102.png"/><Relationship Id="rId105" Type="http://schemas.openxmlformats.org/officeDocument/2006/relationships/image" Target="media/image107.png"/><Relationship Id="rId113" Type="http://schemas.openxmlformats.org/officeDocument/2006/relationships/image" Target="media/image115.png"/><Relationship Id="rId118" Type="http://schemas.openxmlformats.org/officeDocument/2006/relationships/image" Target="media/image12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7.png"/><Relationship Id="rId80" Type="http://schemas.openxmlformats.org/officeDocument/2006/relationships/image" Target="media/image79.png"/><Relationship Id="rId85" Type="http://schemas.openxmlformats.org/officeDocument/2006/relationships/image" Target="media/image85.png"/><Relationship Id="rId93" Type="http://schemas.openxmlformats.org/officeDocument/2006/relationships/image" Target="media/image94.png"/><Relationship Id="rId98" Type="http://schemas.openxmlformats.org/officeDocument/2006/relationships/image" Target="media/image100.png"/><Relationship Id="rId12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9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105.png"/><Relationship Id="rId108" Type="http://schemas.openxmlformats.org/officeDocument/2006/relationships/image" Target="media/image110.png"/><Relationship Id="rId116" Type="http://schemas.openxmlformats.org/officeDocument/2006/relationships/image" Target="media/image11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83.png"/><Relationship Id="rId88" Type="http://schemas.openxmlformats.org/officeDocument/2006/relationships/image" Target="media/image89.png"/><Relationship Id="rId91" Type="http://schemas.openxmlformats.org/officeDocument/2006/relationships/image" Target="media/image92.png"/><Relationship Id="rId96" Type="http://schemas.openxmlformats.org/officeDocument/2006/relationships/image" Target="media/image98.png"/><Relationship Id="rId111" Type="http://schemas.openxmlformats.org/officeDocument/2006/relationships/image" Target="media/image1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comments" Target="comments.xml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2.png"/><Relationship Id="rId57" Type="http://schemas.openxmlformats.org/officeDocument/2006/relationships/image" Target="media/image51.png"/><Relationship Id="rId106" Type="http://schemas.openxmlformats.org/officeDocument/2006/relationships/image" Target="media/image108.png"/><Relationship Id="rId114" Type="http://schemas.openxmlformats.org/officeDocument/2006/relationships/image" Target="media/image116.png"/><Relationship Id="rId119" Type="http://schemas.openxmlformats.org/officeDocument/2006/relationships/image" Target="media/image121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8.png"/><Relationship Id="rId78" Type="http://schemas.openxmlformats.org/officeDocument/2006/relationships/image" Target="media/image76.png"/><Relationship Id="rId81" Type="http://schemas.openxmlformats.org/officeDocument/2006/relationships/image" Target="media/image80.png"/><Relationship Id="rId86" Type="http://schemas.openxmlformats.org/officeDocument/2006/relationships/image" Target="media/image86.png"/><Relationship Id="rId94" Type="http://schemas.openxmlformats.org/officeDocument/2006/relationships/image" Target="media/image95.png"/><Relationship Id="rId99" Type="http://schemas.openxmlformats.org/officeDocument/2006/relationships/image" Target="media/image101.png"/><Relationship Id="rId101" Type="http://schemas.openxmlformats.org/officeDocument/2006/relationships/image" Target="media/image103.png"/><Relationship Id="rId122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109" Type="http://schemas.openxmlformats.org/officeDocument/2006/relationships/image" Target="media/image111.png"/><Relationship Id="rId34" Type="http://schemas.openxmlformats.org/officeDocument/2006/relationships/image" Target="media/image25.png"/><Relationship Id="rId50" Type="http://schemas.openxmlformats.org/officeDocument/2006/relationships/image" Target="media/image43.png"/><Relationship Id="rId55" Type="http://schemas.openxmlformats.org/officeDocument/2006/relationships/image" Target="media/image49.png"/><Relationship Id="rId76" Type="http://schemas.openxmlformats.org/officeDocument/2006/relationships/image" Target="media/image74.png"/><Relationship Id="rId97" Type="http://schemas.openxmlformats.org/officeDocument/2006/relationships/image" Target="media/image99.png"/><Relationship Id="rId104" Type="http://schemas.openxmlformats.org/officeDocument/2006/relationships/image" Target="media/image106.png"/><Relationship Id="rId120" Type="http://schemas.openxmlformats.org/officeDocument/2006/relationships/image" Target="media/image122.png"/><Relationship Id="rId7" Type="http://schemas.openxmlformats.org/officeDocument/2006/relationships/endnotes" Target="endnotes.xml"/><Relationship Id="rId71" Type="http://schemas.openxmlformats.org/officeDocument/2006/relationships/image" Target="media/image66.png"/><Relationship Id="rId92" Type="http://schemas.openxmlformats.org/officeDocument/2006/relationships/image" Target="media/image93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microsoft.com/office/2011/relationships/commentsExtended" Target="commentsExtended.xml"/><Relationship Id="rId40" Type="http://schemas.openxmlformats.org/officeDocument/2006/relationships/image" Target="media/image32.png"/><Relationship Id="rId45" Type="http://schemas.openxmlformats.org/officeDocument/2006/relationships/image" Target="media/image38.png"/><Relationship Id="rId66" Type="http://schemas.openxmlformats.org/officeDocument/2006/relationships/image" Target="media/image60.png"/><Relationship Id="rId87" Type="http://schemas.openxmlformats.org/officeDocument/2006/relationships/image" Target="media/image87.png"/><Relationship Id="rId110" Type="http://schemas.openxmlformats.org/officeDocument/2006/relationships/image" Target="media/image112.png"/><Relationship Id="rId115" Type="http://schemas.openxmlformats.org/officeDocument/2006/relationships/image" Target="media/image117.png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image" Target="media/image77.png"/><Relationship Id="rId3" Type="http://schemas.openxmlformats.org/officeDocument/2006/relationships/image" Target="media/image47.png"/><Relationship Id="rId7" Type="http://schemas.openxmlformats.org/officeDocument/2006/relationships/image" Target="media/image73.png"/><Relationship Id="rId2" Type="http://schemas.openxmlformats.org/officeDocument/2006/relationships/image" Target="media/image34.png"/><Relationship Id="rId1" Type="http://schemas.openxmlformats.org/officeDocument/2006/relationships/image" Target="media/image30.png"/><Relationship Id="rId6" Type="http://schemas.openxmlformats.org/officeDocument/2006/relationships/image" Target="media/image72.png"/><Relationship Id="rId11" Type="http://schemas.openxmlformats.org/officeDocument/2006/relationships/image" Target="media/image97.png"/><Relationship Id="rId5" Type="http://schemas.openxmlformats.org/officeDocument/2006/relationships/image" Target="media/image71.png"/><Relationship Id="rId10" Type="http://schemas.openxmlformats.org/officeDocument/2006/relationships/image" Target="media/image88.png"/><Relationship Id="rId4" Type="http://schemas.openxmlformats.org/officeDocument/2006/relationships/image" Target="media/image62.png"/><Relationship Id="rId9" Type="http://schemas.openxmlformats.org/officeDocument/2006/relationships/image" Target="media/image8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228691-8E3E-40B1-B678-AD39D949B4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6600</TotalTime>
  <Pages>29</Pages>
  <Words>4933</Words>
  <Characters>28122</Characters>
  <Application>Microsoft Office Word</Application>
  <DocSecurity>0</DocSecurity>
  <Lines>234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Rualark Rualark</dc:creator>
  <cp:keywords/>
  <dc:description/>
  <cp:lastModifiedBy>Rualark Rualark</cp:lastModifiedBy>
  <cp:revision>58</cp:revision>
  <cp:lastPrinted>2018-08-22T17:18:00Z</cp:lastPrinted>
  <dcterms:created xsi:type="dcterms:W3CDTF">2018-10-25T17:40:00Z</dcterms:created>
  <dcterms:modified xsi:type="dcterms:W3CDTF">2018-10-31T19:59:00Z</dcterms:modified>
</cp:coreProperties>
</file>